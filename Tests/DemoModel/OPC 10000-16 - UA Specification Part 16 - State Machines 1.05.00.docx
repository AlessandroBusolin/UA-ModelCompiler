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E6EE51" w14:textId="77777777" w:rsidR="00C24F9A" w:rsidRDefault="00C24F9A" w:rsidP="00C24F9A">
      <w:r>
        <w:rPr>
          <w:lang w:val="en-US" w:eastAsia="en-US"/>
        </w:rPr>
        <mc:AlternateContent>
          <mc:Choice Requires="wps">
            <w:drawing>
              <wp:anchor distT="0" distB="0" distL="114300" distR="114300" simplePos="0" relativeHeight="251664384" behindDoc="1" locked="0" layoutInCell="1" allowOverlap="1" wp14:anchorId="4CB6BD11" wp14:editId="19801563">
                <wp:simplePos x="0" y="0"/>
                <wp:positionH relativeFrom="column">
                  <wp:posOffset>6946293</wp:posOffset>
                </wp:positionH>
                <wp:positionV relativeFrom="paragraph">
                  <wp:posOffset>-180340</wp:posOffset>
                </wp:positionV>
                <wp:extent cx="689645" cy="10704682"/>
                <wp:effectExtent l="0" t="0" r="0" b="1905"/>
                <wp:wrapNone/>
                <wp:docPr id="512" name="Rectangle 512"/>
                <wp:cNvGraphicFramePr/>
                <a:graphic xmlns:a="http://schemas.openxmlformats.org/drawingml/2006/main">
                  <a:graphicData uri="http://schemas.microsoft.com/office/word/2010/wordprocessingShape">
                    <wps:wsp>
                      <wps:cNvSpPr/>
                      <wps:spPr>
                        <a:xfrm>
                          <a:off x="0" y="0"/>
                          <a:ext cx="689645" cy="10704682"/>
                        </a:xfrm>
                        <a:prstGeom prst="rect">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FA3C3" id="Rectangle 512" o:spid="_x0000_s1026" style="position:absolute;margin-left:546.95pt;margin-top:-14.2pt;width:54.3pt;height:84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" fillcolor="#ebebeb" stroked="f" strokeweight="1pt"/>
            </w:pict>
          </mc:Fallback>
        </mc:AlternateContent>
      </w:r>
    </w:p>
    <w:tbl>
      <w:tblPr>
        <w:tblStyle w:val="TableGrid"/>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916"/>
        <w:gridCol w:w="993"/>
      </w:tblGrid>
      <w:tr w:rsidR="00C24F9A" w:rsidRPr="00FB3F5C" w14:paraId="1F1D71CB" w14:textId="77777777" w:rsidTr="00B879CE">
        <w:trPr>
          <w:trHeight w:val="2977"/>
        </w:trPr>
        <w:tc>
          <w:tcPr>
            <w:tcW w:w="4583" w:type="pct"/>
            <w:tcBorders>
              <w:top w:val="nil"/>
              <w:bottom w:val="single" w:sz="4" w:space="0" w:color="auto"/>
              <w:right w:val="nil"/>
            </w:tcBorders>
            <w:shd w:val="clear" w:color="auto" w:fill="FFFFFF" w:themeFill="background1"/>
          </w:tcPr>
          <w:p w14:paraId="0C516794" w14:textId="77777777" w:rsidR="00C24F9A" w:rsidRDefault="00C24F9A" w:rsidP="00B879CE">
            <w:pPr>
              <w:pStyle w:val="Figure"/>
              <w:ind w:left="1701"/>
              <w:rPr>
                <w:rFonts w:asciiTheme="minorHAnsi" w:hAnsiTheme="minorHAnsi" w:cstheme="minorHAnsi"/>
              </w:rPr>
            </w:pPr>
          </w:p>
          <w:p w14:paraId="29FF5D8D" w14:textId="77777777" w:rsidR="00C24F9A" w:rsidRDefault="00C24F9A" w:rsidP="00B879CE">
            <w:pPr>
              <w:pStyle w:val="Figure"/>
              <w:ind w:left="1701"/>
              <w:rPr>
                <w:rFonts w:asciiTheme="minorHAnsi" w:hAnsiTheme="minorHAnsi" w:cstheme="minorHAnsi"/>
              </w:rPr>
            </w:pPr>
          </w:p>
          <w:p w14:paraId="44B4BA52" w14:textId="77777777" w:rsidR="00C24F9A" w:rsidRDefault="00C24F9A" w:rsidP="00B879CE">
            <w:pPr>
              <w:pStyle w:val="Figure"/>
              <w:ind w:left="1701"/>
              <w:rPr>
                <w:rFonts w:asciiTheme="minorHAnsi" w:hAnsiTheme="minorHAnsi" w:cstheme="minorHAnsi"/>
              </w:rPr>
            </w:pPr>
          </w:p>
          <w:p w14:paraId="645CBC4B" w14:textId="77777777" w:rsidR="00C24F9A" w:rsidRDefault="00C24F9A" w:rsidP="00B879CE">
            <w:pPr>
              <w:pStyle w:val="Figure"/>
              <w:ind w:left="1701"/>
              <w:jc w:val="left"/>
              <w:rPr>
                <w:rFonts w:asciiTheme="minorHAnsi" w:hAnsiTheme="minorHAnsi" w:cstheme="minorHAnsi"/>
              </w:rPr>
            </w:pPr>
            <w:r w:rsidRPr="00FB3F5C">
              <w:rPr>
                <w:rFonts w:asciiTheme="minorHAnsi" w:hAnsiTheme="minorHAnsi" w:cstheme="minorHAnsi"/>
              </w:rPr>
              <w:object w:dxaOrig="8611" w:dyaOrig="3241" w14:anchorId="7BE9AE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35.25pt;height:126pt" o:ole="" fillcolor="window">
                  <v:imagedata r:id="rId12" o:title=""/>
                </v:shape>
                <o:OLEObject Type="Embed" ProgID="Word.Picture.8" ShapeID="_x0000_i1047" DrawAspect="Content" ObjectID="_1695566595" r:id="rId13"/>
              </w:object>
            </w:r>
          </w:p>
          <w:p w14:paraId="54B087A6" w14:textId="77777777" w:rsidR="00C24F9A" w:rsidRPr="00FB3F5C" w:rsidRDefault="00C24F9A" w:rsidP="00B879CE">
            <w:pPr>
              <w:pStyle w:val="Figure"/>
              <w:ind w:left="1701"/>
              <w:rPr>
                <w:rFonts w:asciiTheme="minorHAnsi" w:hAnsiTheme="minorHAnsi" w:cstheme="minorHAnsi"/>
                <w:lang w:val="en-GB"/>
              </w:rPr>
            </w:pPr>
          </w:p>
        </w:tc>
        <w:tc>
          <w:tcPr>
            <w:tcW w:w="417" w:type="pct"/>
            <w:vMerge w:val="restart"/>
            <w:tcBorders>
              <w:top w:val="nil"/>
              <w:left w:val="nil"/>
              <w:bottom w:val="single" w:sz="4" w:space="0" w:color="auto"/>
            </w:tcBorders>
            <w:shd w:val="clear" w:color="auto" w:fill="auto"/>
            <w:textDirection w:val="tbRl"/>
            <w:vAlign w:val="center"/>
          </w:tcPr>
          <w:p w14:paraId="1350D58E" w14:textId="77777777" w:rsidR="00C24F9A" w:rsidRPr="00777593" w:rsidRDefault="00C24F9A" w:rsidP="00B879CE">
            <w:pPr>
              <w:pStyle w:val="DocumentTitle"/>
              <w:snapToGrid w:val="0"/>
              <w:spacing w:before="0" w:after="0"/>
              <w:ind w:left="113" w:right="113"/>
              <w:rPr>
                <w:rFonts w:asciiTheme="minorHAnsi" w:hAnsiTheme="minorHAnsi" w:cstheme="minorHAnsi"/>
                <w:b w:val="0"/>
                <w:sz w:val="52"/>
              </w:rPr>
            </w:pPr>
            <w:r>
              <w:rPr>
                <w:lang w:eastAsia="en-US"/>
              </w:rPr>
              <mc:AlternateContent>
                <mc:Choice Requires="wps">
                  <w:drawing>
                    <wp:anchor distT="0" distB="0" distL="114300" distR="114300" simplePos="0" relativeHeight="251665408" behindDoc="0" locked="0" layoutInCell="1" allowOverlap="1" wp14:anchorId="61C13321" wp14:editId="4BD373B8">
                      <wp:simplePos x="0" y="0"/>
                      <wp:positionH relativeFrom="column">
                        <wp:posOffset>-556084</wp:posOffset>
                      </wp:positionH>
                      <wp:positionV relativeFrom="paragraph">
                        <wp:posOffset>-326390</wp:posOffset>
                      </wp:positionV>
                      <wp:extent cx="0" cy="10705317"/>
                      <wp:effectExtent l="0" t="0" r="19050" b="20320"/>
                      <wp:wrapNone/>
                      <wp:docPr id="513" name="Straight Connector 513"/>
                      <wp:cNvGraphicFramePr/>
                      <a:graphic xmlns:a="http://schemas.openxmlformats.org/drawingml/2006/main">
                        <a:graphicData uri="http://schemas.microsoft.com/office/word/2010/wordprocessingShape">
                          <wps:wsp>
                            <wps:cNvCnPr/>
                            <wps:spPr>
                              <a:xfrm>
                                <a:off x="0" y="0"/>
                                <a:ext cx="0" cy="10705317"/>
                              </a:xfrm>
                              <a:prstGeom prst="line">
                                <a:avLst/>
                              </a:prstGeom>
                              <a:ln w="1270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4D7798C" id="Straight Connector 513"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8pt,-25.7pt" to="-43.8pt,8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" strokecolor="#7f7f7f [1612]" strokeweight="1pt">
                      <v:stroke joinstyle="miter"/>
                    </v:line>
                  </w:pict>
                </mc:Fallback>
              </mc:AlternateContent>
            </w:r>
            <w:r>
              <w:rPr>
                <w:rFonts w:asciiTheme="minorHAnsi" w:hAnsiTheme="minorHAnsi" w:cstheme="minorHAnsi"/>
                <w:b w:val="0"/>
                <w:sz w:val="52"/>
              </w:rPr>
              <w:tab/>
            </w:r>
            <w:r>
              <w:rPr>
                <w:rFonts w:ascii="Arial Rounded MT Bold" w:hAnsi="Arial Rounded MT Bold" w:cs="Cambria"/>
                <w:color w:val="4F81BD"/>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 UA Specification</w:t>
            </w:r>
          </w:p>
        </w:tc>
      </w:tr>
      <w:tr w:rsidR="00C24F9A" w:rsidRPr="00FB3F5C" w14:paraId="3F4F62B7" w14:textId="77777777" w:rsidTr="00B879CE">
        <w:trPr>
          <w:trHeight w:val="806"/>
        </w:trPr>
        <w:tc>
          <w:tcPr>
            <w:tcW w:w="4583" w:type="pct"/>
            <w:tcBorders>
              <w:top w:val="single" w:sz="4" w:space="0" w:color="auto"/>
              <w:bottom w:val="nil"/>
              <w:right w:val="nil"/>
            </w:tcBorders>
            <w:shd w:val="clear" w:color="auto" w:fill="EBEBEB"/>
            <w:vAlign w:val="center"/>
          </w:tcPr>
          <w:p w14:paraId="47A33DFB" w14:textId="76846DA3" w:rsidR="00C24F9A" w:rsidRPr="00777593" w:rsidRDefault="00C24F9A" w:rsidP="00B879CE">
            <w:pPr>
              <w:pStyle w:val="DocumentTitle"/>
              <w:spacing w:before="0" w:after="0"/>
              <w:ind w:left="1701" w:right="567"/>
              <w:jc w:val="left"/>
              <w:rPr>
                <w:rFonts w:asciiTheme="minorHAnsi" w:hAnsiTheme="minorHAnsi" w:cstheme="minorHAnsi"/>
              </w:rPr>
            </w:pPr>
            <w:r w:rsidRPr="00CE0AA5">
              <w:rPr>
                <w:rFonts w:ascii="Arial Rounded MT Bold" w:hAnsi="Arial Rounded MT Bold" w:cs="Cambria"/>
                <w:color w:val="4F81BD"/>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CE0AA5">
              <w:rPr>
                <w:rFonts w:ascii="Arial Rounded MT Bold" w:hAnsi="Arial Rounded MT Bold" w:cs="Cambria"/>
                <w:color w:val="4F81BD"/>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DOCPROPERTY  "DocNumber"  \* MERGEFORMAT </w:instrText>
            </w:r>
            <w:r w:rsidRPr="00CE0AA5">
              <w:rPr>
                <w:rFonts w:ascii="Arial Rounded MT Bold" w:hAnsi="Arial Rounded MT Bold" w:cs="Cambria"/>
                <w:color w:val="4F81BD"/>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455359">
              <w:rPr>
                <w:rFonts w:ascii="Arial Rounded MT Bold" w:hAnsi="Arial Rounded MT Bold" w:cs="Cambria"/>
                <w:color w:val="4F81BD"/>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 10000-16</w:t>
            </w:r>
            <w:r w:rsidRPr="00CE0AA5">
              <w:rPr>
                <w:rFonts w:ascii="Arial Rounded MT Bold" w:hAnsi="Arial Rounded MT Bold" w:cs="Cambria"/>
                <w:color w:val="4F81BD"/>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c>
        <w:tc>
          <w:tcPr>
            <w:tcW w:w="417" w:type="pct"/>
            <w:vMerge/>
            <w:tcBorders>
              <w:top w:val="single" w:sz="4" w:space="0" w:color="auto"/>
              <w:left w:val="nil"/>
              <w:bottom w:val="single" w:sz="4" w:space="0" w:color="auto"/>
            </w:tcBorders>
            <w:shd w:val="clear" w:color="auto" w:fill="auto"/>
            <w:textDirection w:val="tbRl"/>
            <w:vAlign w:val="center"/>
          </w:tcPr>
          <w:p w14:paraId="5C8D99BA" w14:textId="77777777" w:rsidR="00C24F9A" w:rsidRDefault="00C24F9A" w:rsidP="00B879CE">
            <w:pPr>
              <w:pStyle w:val="DocumentTitle"/>
              <w:snapToGrid w:val="0"/>
              <w:spacing w:before="0" w:after="0"/>
              <w:ind w:left="113" w:right="113"/>
              <w:rPr>
                <w:rFonts w:asciiTheme="minorHAnsi" w:hAnsiTheme="minorHAnsi" w:cstheme="minorHAnsi"/>
                <w:b w:val="0"/>
                <w:sz w:val="52"/>
              </w:rPr>
            </w:pPr>
          </w:p>
        </w:tc>
      </w:tr>
      <w:tr w:rsidR="00C24F9A" w:rsidRPr="00FB3F5C" w14:paraId="2163D9BB" w14:textId="77777777" w:rsidTr="00B879CE">
        <w:tc>
          <w:tcPr>
            <w:tcW w:w="4583" w:type="pct"/>
            <w:tcBorders>
              <w:top w:val="nil"/>
              <w:bottom w:val="nil"/>
              <w:right w:val="nil"/>
            </w:tcBorders>
            <w:shd w:val="clear" w:color="auto" w:fill="FFFFFF" w:themeFill="background1"/>
          </w:tcPr>
          <w:p w14:paraId="638AE0C4" w14:textId="77777777" w:rsidR="00C24F9A" w:rsidRPr="00FB3F5C" w:rsidRDefault="00C24F9A" w:rsidP="00B879CE">
            <w:pPr>
              <w:pStyle w:val="DocumentTitle"/>
              <w:spacing w:before="240"/>
              <w:ind w:left="1701" w:right="0"/>
              <w:rPr>
                <w:rFonts w:asciiTheme="minorHAnsi" w:hAnsiTheme="minorHAnsi" w:cstheme="minorHAnsi"/>
                <w:sz w:val="72"/>
              </w:rPr>
            </w:pPr>
          </w:p>
          <w:p w14:paraId="61DDBAAF" w14:textId="2AE5ED97" w:rsidR="00C24F9A" w:rsidRPr="00FB3F5C" w:rsidRDefault="00C24F9A" w:rsidP="00B879CE">
            <w:pPr>
              <w:pStyle w:val="DocumentTitle"/>
              <w:spacing w:before="240"/>
              <w:ind w:left="1701" w:right="0"/>
              <w:jc w:val="left"/>
              <w:rPr>
                <w:rFonts w:asciiTheme="minorHAnsi" w:hAnsiTheme="minorHAnsi" w:cstheme="minorHAnsi"/>
                <w:sz w:val="56"/>
                <w:szCs w:val="56"/>
              </w:rPr>
            </w:pPr>
            <w:r w:rsidRPr="00FB3F5C">
              <w:rPr>
                <w:rFonts w:asciiTheme="minorHAnsi" w:hAnsiTheme="minorHAnsi" w:cstheme="minorHAnsi"/>
                <w:lang w:val="en-GB"/>
              </w:rPr>
              <w:fldChar w:fldCharType="begin"/>
            </w:r>
            <w:r w:rsidRPr="00FB3F5C">
              <w:rPr>
                <w:rFonts w:asciiTheme="minorHAnsi" w:hAnsiTheme="minorHAnsi" w:cstheme="minorHAnsi"/>
                <w:lang w:val="en-GB"/>
              </w:rPr>
              <w:instrText xml:space="preserve"> TITLE  \* MERGEFORMAT </w:instrText>
            </w:r>
            <w:r w:rsidRPr="00FB3F5C">
              <w:rPr>
                <w:rFonts w:asciiTheme="minorHAnsi" w:hAnsiTheme="minorHAnsi" w:cstheme="minorHAnsi"/>
                <w:lang w:val="en-GB"/>
              </w:rPr>
              <w:fldChar w:fldCharType="separate"/>
            </w:r>
            <w:r w:rsidR="00455359">
              <w:rPr>
                <w:rFonts w:asciiTheme="minorHAnsi" w:hAnsiTheme="minorHAnsi" w:cstheme="minorHAnsi"/>
                <w:lang w:val="en-GB"/>
              </w:rPr>
              <w:t>OPC Unified Architecture</w:t>
            </w:r>
            <w:r w:rsidRPr="00FB3F5C">
              <w:rPr>
                <w:rFonts w:asciiTheme="minorHAnsi" w:hAnsiTheme="minorHAnsi" w:cstheme="minorHAnsi"/>
                <w:lang w:val="en-GB"/>
              </w:rPr>
              <w:fldChar w:fldCharType="end"/>
            </w:r>
          </w:p>
          <w:p w14:paraId="124FB29B" w14:textId="4A0148B6" w:rsidR="00C24F9A" w:rsidRPr="00FB3F5C" w:rsidRDefault="00C24F9A" w:rsidP="00B879CE">
            <w:pPr>
              <w:pStyle w:val="DocumentTitle"/>
              <w:spacing w:before="240"/>
              <w:ind w:left="1701" w:right="0"/>
              <w:jc w:val="left"/>
              <w:rPr>
                <w:rFonts w:asciiTheme="minorHAnsi" w:hAnsiTheme="minorHAnsi" w:cstheme="minorHAnsi"/>
                <w:szCs w:val="56"/>
              </w:rPr>
            </w:pPr>
            <w:r w:rsidRPr="00FB3F5C">
              <w:rPr>
                <w:rFonts w:asciiTheme="minorHAnsi" w:hAnsiTheme="minorHAnsi" w:cstheme="minorHAnsi"/>
                <w:lang w:val="en-GB"/>
              </w:rPr>
              <w:fldChar w:fldCharType="begin"/>
            </w:r>
            <w:r w:rsidRPr="00FB3F5C">
              <w:rPr>
                <w:rFonts w:asciiTheme="minorHAnsi" w:hAnsiTheme="minorHAnsi" w:cstheme="minorHAnsi"/>
                <w:lang w:val="en-GB"/>
              </w:rPr>
              <w:instrText xml:space="preserve"> DOCPROPERTY  "Part Number"  \* MERGEFORMAT </w:instrText>
            </w:r>
            <w:r w:rsidRPr="00FB3F5C">
              <w:rPr>
                <w:rFonts w:asciiTheme="minorHAnsi" w:hAnsiTheme="minorHAnsi" w:cstheme="minorHAnsi"/>
                <w:lang w:val="en-GB"/>
              </w:rPr>
              <w:fldChar w:fldCharType="separate"/>
            </w:r>
            <w:r w:rsidR="00455359">
              <w:rPr>
                <w:rFonts w:asciiTheme="minorHAnsi" w:hAnsiTheme="minorHAnsi" w:cstheme="minorHAnsi"/>
                <w:lang w:val="en-GB"/>
              </w:rPr>
              <w:t>Part 16</w:t>
            </w:r>
            <w:r w:rsidRPr="00FB3F5C">
              <w:rPr>
                <w:rFonts w:asciiTheme="minorHAnsi" w:hAnsiTheme="minorHAnsi" w:cstheme="minorHAnsi"/>
                <w:lang w:val="en-GB"/>
              </w:rPr>
              <w:fldChar w:fldCharType="end"/>
            </w:r>
            <w:r w:rsidRPr="00FB3F5C">
              <w:rPr>
                <w:rFonts w:asciiTheme="minorHAnsi" w:hAnsiTheme="minorHAnsi" w:cstheme="minorHAnsi"/>
                <w:szCs w:val="56"/>
              </w:rPr>
              <w:t xml:space="preserve">: </w:t>
            </w:r>
            <w:r w:rsidRPr="00FB3F5C">
              <w:rPr>
                <w:rFonts w:asciiTheme="minorHAnsi" w:hAnsiTheme="minorHAnsi" w:cstheme="minorHAnsi"/>
                <w:lang w:val="en-GB"/>
              </w:rPr>
              <w:fldChar w:fldCharType="begin"/>
            </w:r>
            <w:r w:rsidRPr="00FB3F5C">
              <w:rPr>
                <w:rFonts w:asciiTheme="minorHAnsi" w:hAnsiTheme="minorHAnsi" w:cstheme="minorHAnsi"/>
                <w:lang w:val="en-GB"/>
              </w:rPr>
              <w:instrText xml:space="preserve"> DOCPROPERTY  "Part Name"  \* MERGEFORMAT </w:instrText>
            </w:r>
            <w:r w:rsidRPr="00FB3F5C">
              <w:rPr>
                <w:rFonts w:asciiTheme="minorHAnsi" w:hAnsiTheme="minorHAnsi" w:cstheme="minorHAnsi"/>
                <w:lang w:val="en-GB"/>
              </w:rPr>
              <w:fldChar w:fldCharType="separate"/>
            </w:r>
            <w:r w:rsidR="00455359">
              <w:rPr>
                <w:rFonts w:asciiTheme="minorHAnsi" w:hAnsiTheme="minorHAnsi" w:cstheme="minorHAnsi"/>
                <w:lang w:val="en-GB"/>
              </w:rPr>
              <w:t>State Machines</w:t>
            </w:r>
            <w:r w:rsidRPr="00FB3F5C">
              <w:rPr>
                <w:rFonts w:asciiTheme="minorHAnsi" w:hAnsiTheme="minorHAnsi" w:cstheme="minorHAnsi"/>
              </w:rPr>
              <w:fldChar w:fldCharType="end"/>
            </w:r>
          </w:p>
          <w:p w14:paraId="16838E6C" w14:textId="77777777" w:rsidR="00C24F9A" w:rsidRDefault="00C24F9A" w:rsidP="00B879CE">
            <w:pPr>
              <w:pStyle w:val="DocumentTitle"/>
              <w:spacing w:before="240"/>
              <w:ind w:left="1701" w:right="0"/>
              <w:jc w:val="left"/>
              <w:rPr>
                <w:rFonts w:asciiTheme="minorHAnsi" w:hAnsiTheme="minorHAnsi" w:cstheme="minorHAnsi"/>
                <w:szCs w:val="56"/>
              </w:rPr>
            </w:pPr>
          </w:p>
          <w:p w14:paraId="4FFB7BDB" w14:textId="77777777" w:rsidR="00C24F9A" w:rsidRPr="00FB3F5C" w:rsidRDefault="00C24F9A" w:rsidP="00B879CE">
            <w:pPr>
              <w:pStyle w:val="DocumentTitle"/>
              <w:spacing w:before="240"/>
              <w:ind w:left="1701" w:right="0"/>
              <w:jc w:val="left"/>
              <w:rPr>
                <w:rFonts w:asciiTheme="minorHAnsi" w:hAnsiTheme="minorHAnsi" w:cstheme="minorHAnsi"/>
                <w:szCs w:val="56"/>
              </w:rPr>
            </w:pPr>
          </w:p>
          <w:p w14:paraId="7DCB6A5B" w14:textId="5080D861" w:rsidR="00C24F9A" w:rsidRPr="00A66074" w:rsidRDefault="00C24F9A" w:rsidP="00B879CE">
            <w:pPr>
              <w:pStyle w:val="DocumentTitle"/>
              <w:spacing w:before="240"/>
              <w:ind w:left="1701" w:right="0"/>
              <w:jc w:val="left"/>
              <w:rPr>
                <w:rFonts w:asciiTheme="minorHAnsi" w:hAnsiTheme="minorHAnsi" w:cstheme="minorHAnsi"/>
                <w:sz w:val="36"/>
                <w:szCs w:val="56"/>
              </w:rPr>
            </w:pPr>
            <w:r w:rsidRPr="00A66074">
              <w:rPr>
                <w:rFonts w:asciiTheme="minorHAnsi" w:hAnsiTheme="minorHAnsi" w:cstheme="minorHAnsi"/>
                <w:sz w:val="40"/>
                <w:lang w:val="en-GB"/>
              </w:rPr>
              <w:fldChar w:fldCharType="begin"/>
            </w:r>
            <w:r w:rsidRPr="00A66074">
              <w:rPr>
                <w:rFonts w:asciiTheme="minorHAnsi" w:hAnsiTheme="minorHAnsi" w:cstheme="minorHAnsi"/>
                <w:sz w:val="40"/>
                <w:lang w:val="en-GB"/>
              </w:rPr>
              <w:instrText xml:space="preserve"> DOCPROPERTY  OPCReleaseType  \* MERGEFORMAT </w:instrText>
            </w:r>
            <w:r w:rsidRPr="00A66074">
              <w:rPr>
                <w:rFonts w:asciiTheme="minorHAnsi" w:hAnsiTheme="minorHAnsi" w:cstheme="minorHAnsi"/>
                <w:sz w:val="40"/>
                <w:lang w:val="en-GB"/>
              </w:rPr>
              <w:fldChar w:fldCharType="separate"/>
            </w:r>
            <w:r w:rsidR="00455359">
              <w:rPr>
                <w:rFonts w:asciiTheme="minorHAnsi" w:hAnsiTheme="minorHAnsi" w:cstheme="minorHAnsi"/>
                <w:sz w:val="40"/>
                <w:lang w:val="en-GB"/>
              </w:rPr>
              <w:t>Release</w:t>
            </w:r>
            <w:r w:rsidRPr="00A66074">
              <w:rPr>
                <w:rFonts w:asciiTheme="minorHAnsi" w:hAnsiTheme="minorHAnsi" w:cstheme="minorHAnsi"/>
                <w:sz w:val="40"/>
                <w:lang w:val="en-GB"/>
              </w:rPr>
              <w:fldChar w:fldCharType="end"/>
            </w:r>
            <w:r w:rsidRPr="00A66074">
              <w:rPr>
                <w:rFonts w:asciiTheme="minorHAnsi" w:hAnsiTheme="minorHAnsi" w:cstheme="minorHAnsi"/>
                <w:sz w:val="36"/>
                <w:szCs w:val="56"/>
              </w:rPr>
              <w:t xml:space="preserve"> </w:t>
            </w:r>
            <w:r w:rsidRPr="00A66074">
              <w:rPr>
                <w:rFonts w:asciiTheme="minorHAnsi" w:hAnsiTheme="minorHAnsi" w:cstheme="minorHAnsi"/>
                <w:sz w:val="40"/>
                <w:lang w:val="en-GB"/>
              </w:rPr>
              <w:fldChar w:fldCharType="begin"/>
            </w:r>
            <w:r w:rsidRPr="00A66074">
              <w:rPr>
                <w:rFonts w:asciiTheme="minorHAnsi" w:hAnsiTheme="minorHAnsi" w:cstheme="minorHAnsi"/>
                <w:sz w:val="40"/>
                <w:lang w:val="en-GB"/>
              </w:rPr>
              <w:instrText xml:space="preserve"> DOCPROPERTY "OPCVersion"  \* MERGEFORMAT </w:instrText>
            </w:r>
            <w:r w:rsidRPr="00A66074">
              <w:rPr>
                <w:rFonts w:asciiTheme="minorHAnsi" w:hAnsiTheme="minorHAnsi" w:cstheme="minorHAnsi"/>
                <w:sz w:val="40"/>
                <w:lang w:val="en-GB"/>
              </w:rPr>
              <w:fldChar w:fldCharType="separate"/>
            </w:r>
            <w:r w:rsidR="00455359">
              <w:rPr>
                <w:rFonts w:asciiTheme="minorHAnsi" w:hAnsiTheme="minorHAnsi" w:cstheme="minorHAnsi"/>
                <w:sz w:val="40"/>
                <w:lang w:val="en-GB"/>
              </w:rPr>
              <w:t>1.05.00</w:t>
            </w:r>
            <w:r w:rsidRPr="00A66074">
              <w:rPr>
                <w:rFonts w:asciiTheme="minorHAnsi" w:hAnsiTheme="minorHAnsi" w:cstheme="minorHAnsi"/>
                <w:sz w:val="40"/>
                <w:lang w:val="en-GB"/>
              </w:rPr>
              <w:fldChar w:fldCharType="end"/>
            </w:r>
          </w:p>
          <w:p w14:paraId="7FBC112D" w14:textId="043EDE72" w:rsidR="00C24F9A" w:rsidRPr="00A66074" w:rsidRDefault="00C24F9A" w:rsidP="00B879CE">
            <w:pPr>
              <w:pStyle w:val="DocumentTitle"/>
              <w:spacing w:before="240"/>
              <w:ind w:left="1701" w:right="0"/>
              <w:jc w:val="left"/>
              <w:rPr>
                <w:rFonts w:asciiTheme="minorHAnsi" w:hAnsiTheme="minorHAnsi" w:cstheme="minorHAnsi"/>
                <w:sz w:val="36"/>
                <w:szCs w:val="56"/>
              </w:rPr>
            </w:pPr>
            <w:r w:rsidRPr="00A66074">
              <w:rPr>
                <w:rFonts w:asciiTheme="minorHAnsi" w:hAnsiTheme="minorHAnsi" w:cstheme="minorHAnsi"/>
                <w:sz w:val="40"/>
                <w:lang w:val="en-GB"/>
              </w:rPr>
              <w:fldChar w:fldCharType="begin"/>
            </w:r>
            <w:r w:rsidRPr="00A66074">
              <w:rPr>
                <w:rFonts w:asciiTheme="minorHAnsi" w:hAnsiTheme="minorHAnsi" w:cstheme="minorHAnsi"/>
                <w:sz w:val="40"/>
                <w:lang w:val="en-GB"/>
              </w:rPr>
              <w:instrText xml:space="preserve"> DOCPROPERTY  "Date completed"  \* MERGEFORMAT </w:instrText>
            </w:r>
            <w:r w:rsidRPr="00A66074">
              <w:rPr>
                <w:rFonts w:asciiTheme="minorHAnsi" w:hAnsiTheme="minorHAnsi" w:cstheme="minorHAnsi"/>
                <w:sz w:val="40"/>
                <w:lang w:val="en-GB"/>
              </w:rPr>
              <w:fldChar w:fldCharType="separate"/>
            </w:r>
            <w:r w:rsidR="00455359">
              <w:rPr>
                <w:rFonts w:asciiTheme="minorHAnsi" w:hAnsiTheme="minorHAnsi" w:cstheme="minorHAnsi"/>
                <w:sz w:val="40"/>
                <w:lang w:val="en-GB"/>
              </w:rPr>
              <w:t>2021-10-12</w:t>
            </w:r>
            <w:r w:rsidRPr="00A66074">
              <w:rPr>
                <w:rFonts w:asciiTheme="minorHAnsi" w:hAnsiTheme="minorHAnsi" w:cstheme="minorHAnsi"/>
                <w:sz w:val="40"/>
                <w:lang w:val="en-GB"/>
              </w:rPr>
              <w:fldChar w:fldCharType="end"/>
            </w:r>
          </w:p>
          <w:p w14:paraId="6CEBEFBE" w14:textId="77777777" w:rsidR="00C24F9A" w:rsidRDefault="00C24F9A" w:rsidP="00B879CE">
            <w:pPr>
              <w:pStyle w:val="DocumentTitle"/>
              <w:spacing w:before="240"/>
              <w:ind w:left="1701" w:right="0"/>
              <w:jc w:val="both"/>
              <w:rPr>
                <w:rFonts w:asciiTheme="minorHAnsi" w:hAnsiTheme="minorHAnsi" w:cstheme="minorHAnsi"/>
                <w:sz w:val="32"/>
              </w:rPr>
            </w:pPr>
          </w:p>
          <w:p w14:paraId="32594ABA" w14:textId="77777777" w:rsidR="00C24F9A" w:rsidRPr="0050213E" w:rsidRDefault="00C24F9A" w:rsidP="00B879CE">
            <w:pPr>
              <w:pStyle w:val="DocumentTitle"/>
              <w:spacing w:before="360" w:after="240"/>
              <w:ind w:left="1701" w:right="0"/>
              <w:jc w:val="both"/>
              <w:rPr>
                <w:rFonts w:asciiTheme="minorHAnsi" w:hAnsiTheme="minorHAnsi" w:cstheme="minorHAnsi"/>
                <w:sz w:val="36"/>
              </w:rPr>
            </w:pPr>
          </w:p>
          <w:p w14:paraId="2694A168" w14:textId="77777777" w:rsidR="00C24F9A" w:rsidRDefault="00C24F9A" w:rsidP="00B879CE">
            <w:pPr>
              <w:pStyle w:val="DocumentTitle"/>
              <w:spacing w:before="240"/>
              <w:ind w:left="1701" w:right="0"/>
              <w:jc w:val="both"/>
              <w:rPr>
                <w:rFonts w:asciiTheme="minorHAnsi" w:hAnsiTheme="minorHAnsi" w:cstheme="minorHAnsi"/>
              </w:rPr>
            </w:pPr>
          </w:p>
          <w:p w14:paraId="2F00D279" w14:textId="77777777" w:rsidR="00C24F9A" w:rsidRPr="00FB3F5C" w:rsidRDefault="00C24F9A" w:rsidP="00B879CE">
            <w:pPr>
              <w:pStyle w:val="DocumentTitle"/>
              <w:spacing w:before="240" w:after="720"/>
              <w:ind w:left="1701" w:right="0"/>
              <w:jc w:val="both"/>
              <w:rPr>
                <w:rFonts w:asciiTheme="minorHAnsi" w:hAnsiTheme="minorHAnsi" w:cstheme="minorHAnsi"/>
              </w:rPr>
            </w:pPr>
          </w:p>
          <w:p w14:paraId="4D972E91" w14:textId="77777777" w:rsidR="00C24F9A" w:rsidRPr="00FB3F5C" w:rsidRDefault="00C24F9A" w:rsidP="00B879CE">
            <w:pPr>
              <w:pStyle w:val="DocumentTitle"/>
              <w:spacing w:before="240"/>
              <w:ind w:left="1701" w:right="0"/>
              <w:jc w:val="both"/>
              <w:rPr>
                <w:rFonts w:asciiTheme="minorHAnsi" w:hAnsiTheme="minorHAnsi" w:cstheme="minorHAnsi"/>
              </w:rPr>
            </w:pPr>
          </w:p>
          <w:p w14:paraId="3BE25CDF" w14:textId="77777777" w:rsidR="00C24F9A" w:rsidRPr="00FB3F5C" w:rsidRDefault="00C24F9A" w:rsidP="00B879CE">
            <w:pPr>
              <w:pStyle w:val="Figure"/>
              <w:ind w:left="1701"/>
              <w:rPr>
                <w:rFonts w:asciiTheme="minorHAnsi" w:hAnsiTheme="minorHAnsi" w:cstheme="minorHAnsi"/>
                <w:lang w:val="en-GB"/>
              </w:rPr>
            </w:pPr>
          </w:p>
        </w:tc>
        <w:tc>
          <w:tcPr>
            <w:tcW w:w="417" w:type="pct"/>
            <w:vMerge/>
            <w:tcBorders>
              <w:top w:val="single" w:sz="4" w:space="0" w:color="auto"/>
              <w:left w:val="nil"/>
              <w:bottom w:val="nil"/>
            </w:tcBorders>
            <w:shd w:val="clear" w:color="auto" w:fill="auto"/>
          </w:tcPr>
          <w:p w14:paraId="7611BBF0" w14:textId="77777777" w:rsidR="00C24F9A" w:rsidRPr="00FB3F5C" w:rsidRDefault="00C24F9A" w:rsidP="00B879CE">
            <w:pPr>
              <w:pStyle w:val="Figure"/>
              <w:rPr>
                <w:rFonts w:asciiTheme="minorHAnsi" w:hAnsiTheme="minorHAnsi" w:cstheme="minorHAnsi"/>
                <w:lang w:val="en-GB"/>
              </w:rPr>
            </w:pPr>
          </w:p>
        </w:tc>
      </w:tr>
    </w:tbl>
    <w:p w14:paraId="0EA49202" w14:textId="77777777" w:rsidR="00C24F9A" w:rsidRDefault="00C24F9A" w:rsidP="00C24F9A">
      <w:pPr>
        <w:pStyle w:val="Figure"/>
        <w:keepNext w:val="0"/>
        <w:rPr>
          <w:rFonts w:asciiTheme="minorHAnsi" w:hAnsiTheme="minorHAnsi" w:cstheme="minorHAnsi"/>
          <w:lang w:val="en-GB"/>
        </w:rPr>
      </w:pPr>
    </w:p>
    <w:p w14:paraId="5A821D9C" w14:textId="77777777" w:rsidR="00C24F9A" w:rsidRDefault="00C24F9A" w:rsidP="00C24F9A">
      <w:pPr>
        <w:pStyle w:val="Figure"/>
        <w:keepNext w:val="0"/>
        <w:jc w:val="both"/>
        <w:rPr>
          <w:rFonts w:asciiTheme="minorHAnsi" w:hAnsiTheme="minorHAnsi" w:cstheme="minorHAnsi"/>
          <w:lang w:val="en-GB"/>
        </w:rPr>
        <w:sectPr w:rsidR="00C24F9A" w:rsidSect="00C24F9A">
          <w:headerReference w:type="even" r:id="rId14"/>
          <w:pgSz w:w="11909" w:h="16834" w:code="9"/>
          <w:pgMar w:top="284" w:right="0" w:bottom="284" w:left="0" w:header="709" w:footer="709" w:gutter="0"/>
          <w:pgNumType w:start="1"/>
          <w:cols w:space="720"/>
          <w:titlePg/>
          <w:docGrid w:linePitch="272"/>
        </w:sectPr>
      </w:pPr>
    </w:p>
    <w:p w14:paraId="08607D14" w14:textId="41B8A4A8" w:rsidR="002472F0" w:rsidRPr="001B0368" w:rsidRDefault="00AD0F9F" w:rsidP="00C24F9A">
      <w:pPr>
        <w:rPr>
          <w:rFonts w:asciiTheme="minorHAnsi" w:hAnsiTheme="minorHAnsi" w:cstheme="minorHAnsi"/>
          <w:noProof w:val="0"/>
        </w:rPr>
      </w:pPr>
      <w:r w:rsidRPr="001B0368">
        <w:rPr>
          <w:lang w:eastAsia="en-US"/>
        </w:rPr>
        <w:lastRenderedPageBreak/>
        <mc:AlternateContent>
          <mc:Choice Requires="wps">
            <w:drawing>
              <wp:anchor distT="0" distB="0" distL="114300" distR="114300" simplePos="0" relativeHeight="251659264" behindDoc="1" locked="0" layoutInCell="1" allowOverlap="1" wp14:anchorId="58E96776" wp14:editId="0D8B4A15">
                <wp:simplePos x="0" y="0"/>
                <wp:positionH relativeFrom="column">
                  <wp:posOffset>6939887</wp:posOffset>
                </wp:positionH>
                <wp:positionV relativeFrom="paragraph">
                  <wp:posOffset>-800981</wp:posOffset>
                </wp:positionV>
                <wp:extent cx="689610" cy="10884089"/>
                <wp:effectExtent l="0" t="0" r="0" b="0"/>
                <wp:wrapNone/>
                <wp:docPr id="1" name="Rectangle 1"/>
                <wp:cNvGraphicFramePr/>
                <a:graphic xmlns:a="http://schemas.openxmlformats.org/drawingml/2006/main">
                  <a:graphicData uri="http://schemas.microsoft.com/office/word/2010/wordprocessingShape">
                    <wps:wsp>
                      <wps:cNvSpPr/>
                      <wps:spPr>
                        <a:xfrm>
                          <a:off x="0" y="0"/>
                          <a:ext cx="689610" cy="10884089"/>
                        </a:xfrm>
                        <a:prstGeom prst="rect">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71C3F63E" id="Rectangle 1" o:spid="_x0000_s1026" style="position:absolute;margin-left:546.45pt;margin-top:-63.05pt;width:54.3pt;height:8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" fillcolor="#ebebeb" stroked="f" strokeweight="1pt"/>
            </w:pict>
          </mc:Fallback>
        </mc:AlternateContent>
      </w:r>
      <w:r w:rsidRPr="001B0368">
        <w:rPr>
          <w:lang w:eastAsia="en-US"/>
        </w:rPr>
        <mc:AlternateContent>
          <mc:Choice Requires="wps">
            <w:drawing>
              <wp:anchor distT="0" distB="0" distL="114300" distR="114300" simplePos="0" relativeHeight="251662336" behindDoc="0" locked="0" layoutInCell="1" allowOverlap="1" wp14:anchorId="75D642C5" wp14:editId="6B64F5A8">
                <wp:simplePos x="0" y="0"/>
                <wp:positionH relativeFrom="column">
                  <wp:posOffset>6938010</wp:posOffset>
                </wp:positionH>
                <wp:positionV relativeFrom="paragraph">
                  <wp:posOffset>-644364</wp:posOffset>
                </wp:positionV>
                <wp:extent cx="0" cy="10705317"/>
                <wp:effectExtent l="0" t="0" r="19050" b="20320"/>
                <wp:wrapNone/>
                <wp:docPr id="3" name="Straight Connector 3"/>
                <wp:cNvGraphicFramePr/>
                <a:graphic xmlns:a="http://schemas.openxmlformats.org/drawingml/2006/main">
                  <a:graphicData uri="http://schemas.microsoft.com/office/word/2010/wordprocessingShape">
                    <wps:wsp>
                      <wps:cNvCnPr/>
                      <wps:spPr>
                        <a:xfrm>
                          <a:off x="0" y="0"/>
                          <a:ext cx="0" cy="10705317"/>
                        </a:xfrm>
                        <a:prstGeom prst="line">
                          <a:avLst/>
                        </a:prstGeom>
                        <a:ln w="1270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line w14:anchorId="59F9C580" id="Straight Connector 3"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6.3pt,-50.75pt" to="546.3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" strokecolor="#7f7f7f [1612]" strokeweight="1pt">
                <v:stroke joinstyle="miter"/>
              </v:line>
            </w:pict>
          </mc:Fallback>
        </mc:AlternateContent>
      </w:r>
    </w:p>
    <w:p w14:paraId="4D337C44" w14:textId="7381CB57" w:rsidR="00684004" w:rsidRPr="001B0368" w:rsidRDefault="00684004" w:rsidP="002472F0">
      <w:pPr>
        <w:tabs>
          <w:tab w:val="right" w:pos="6804"/>
        </w:tabs>
        <w:ind w:left="-2835"/>
        <w:rPr>
          <w:noProof w:val="0"/>
        </w:rPr>
      </w:pPr>
    </w:p>
    <w:tbl>
      <w:tblPr>
        <w:tblW w:w="0" w:type="auto"/>
        <w:jc w:val="center"/>
        <w:tblLayout w:type="fixed"/>
        <w:tblCellMar>
          <w:left w:w="72" w:type="dxa"/>
          <w:right w:w="72" w:type="dxa"/>
        </w:tblCellMar>
        <w:tblLook w:val="0000" w:firstRow="0" w:lastRow="0" w:firstColumn="0" w:lastColumn="0" w:noHBand="0" w:noVBand="0"/>
      </w:tblPr>
      <w:tblGrid>
        <w:gridCol w:w="1522"/>
        <w:gridCol w:w="2520"/>
        <w:gridCol w:w="1464"/>
        <w:gridCol w:w="3605"/>
      </w:tblGrid>
      <w:tr w:rsidR="00684004" w:rsidRPr="001B0368" w14:paraId="78642058" w14:textId="77777777" w:rsidTr="00FF36BD">
        <w:trPr>
          <w:cantSplit/>
          <w:jc w:val="center"/>
        </w:trPr>
        <w:tc>
          <w:tcPr>
            <w:tcW w:w="1522" w:type="dxa"/>
            <w:tcBorders>
              <w:top w:val="double" w:sz="6" w:space="0" w:color="auto"/>
              <w:left w:val="double" w:sz="6" w:space="0" w:color="auto"/>
            </w:tcBorders>
            <w:shd w:val="pct10" w:color="auto" w:fill="auto"/>
          </w:tcPr>
          <w:p w14:paraId="4B331472" w14:textId="77777777" w:rsidR="00684004" w:rsidRPr="001B0368" w:rsidRDefault="00684004" w:rsidP="00684004">
            <w:pPr>
              <w:rPr>
                <w:noProof w:val="0"/>
              </w:rPr>
            </w:pPr>
            <w:r w:rsidRPr="001B0368">
              <w:rPr>
                <w:noProof w:val="0"/>
              </w:rPr>
              <w:t>Specification Type:</w:t>
            </w:r>
          </w:p>
        </w:tc>
        <w:tc>
          <w:tcPr>
            <w:tcW w:w="2520" w:type="dxa"/>
            <w:tcBorders>
              <w:top w:val="double" w:sz="6" w:space="0" w:color="auto"/>
              <w:bottom w:val="single" w:sz="6" w:space="0" w:color="auto"/>
            </w:tcBorders>
            <w:shd w:val="pct10" w:color="auto" w:fill="auto"/>
          </w:tcPr>
          <w:p w14:paraId="01A427CB" w14:textId="77777777" w:rsidR="00684004" w:rsidRPr="001B0368" w:rsidRDefault="00684004" w:rsidP="00684004">
            <w:pPr>
              <w:jc w:val="left"/>
              <w:rPr>
                <w:noProof w:val="0"/>
              </w:rPr>
            </w:pPr>
            <w:r w:rsidRPr="001B0368">
              <w:rPr>
                <w:noProof w:val="0"/>
              </w:rPr>
              <w:t>Industry Standard Specification</w:t>
            </w:r>
          </w:p>
        </w:tc>
        <w:tc>
          <w:tcPr>
            <w:tcW w:w="1464" w:type="dxa"/>
            <w:tcBorders>
              <w:top w:val="double" w:sz="6" w:space="0" w:color="auto"/>
            </w:tcBorders>
            <w:shd w:val="pct10" w:color="auto" w:fill="auto"/>
          </w:tcPr>
          <w:p w14:paraId="11974A13" w14:textId="77777777" w:rsidR="00684004" w:rsidRPr="001B0368" w:rsidRDefault="00684004" w:rsidP="00684004">
            <w:pPr>
              <w:rPr>
                <w:noProof w:val="0"/>
              </w:rPr>
            </w:pPr>
            <w:r w:rsidRPr="001B0368">
              <w:rPr>
                <w:noProof w:val="0"/>
              </w:rPr>
              <w:t>Comments:</w:t>
            </w:r>
          </w:p>
        </w:tc>
        <w:tc>
          <w:tcPr>
            <w:tcW w:w="3605" w:type="dxa"/>
            <w:tcBorders>
              <w:top w:val="double" w:sz="6" w:space="0" w:color="auto"/>
              <w:right w:val="double" w:sz="6" w:space="0" w:color="auto"/>
            </w:tcBorders>
            <w:shd w:val="pct10" w:color="auto" w:fill="auto"/>
          </w:tcPr>
          <w:p w14:paraId="74017EA3" w14:textId="42EA2761" w:rsidR="00684004" w:rsidRPr="001B0368" w:rsidRDefault="00F44CCA" w:rsidP="00684004">
            <w:pPr>
              <w:jc w:val="left"/>
              <w:rPr>
                <w:noProof w:val="0"/>
              </w:rPr>
            </w:pPr>
            <w:r w:rsidRPr="001B0368">
              <w:rPr>
                <w:noProof w:val="0"/>
              </w:rPr>
              <w:fldChar w:fldCharType="begin"/>
            </w:r>
            <w:r w:rsidRPr="001B0368">
              <w:rPr>
                <w:noProof w:val="0"/>
              </w:rPr>
              <w:instrText xml:space="preserve"> COMMENTS   \* MERGEFORMAT </w:instrText>
            </w:r>
            <w:r w:rsidRPr="001B0368">
              <w:rPr>
                <w:noProof w:val="0"/>
              </w:rPr>
              <w:fldChar w:fldCharType="separate"/>
            </w:r>
            <w:r w:rsidR="00455359">
              <w:rPr>
                <w:noProof w:val="0"/>
              </w:rPr>
              <w:t>Report or view errata: http://www.opcfoundation.org/errata</w:t>
            </w:r>
            <w:r w:rsidRPr="001B0368">
              <w:rPr>
                <w:noProof w:val="0"/>
              </w:rPr>
              <w:fldChar w:fldCharType="end"/>
            </w:r>
          </w:p>
        </w:tc>
      </w:tr>
      <w:tr w:rsidR="00684004" w:rsidRPr="001B0368" w14:paraId="0BEE83E5" w14:textId="77777777" w:rsidTr="00FF36BD">
        <w:trPr>
          <w:cantSplit/>
          <w:jc w:val="center"/>
        </w:trPr>
        <w:tc>
          <w:tcPr>
            <w:tcW w:w="1522" w:type="dxa"/>
            <w:tcBorders>
              <w:left w:val="double" w:sz="6" w:space="0" w:color="auto"/>
            </w:tcBorders>
            <w:shd w:val="pct10" w:color="auto" w:fill="auto"/>
          </w:tcPr>
          <w:p w14:paraId="3439D26C" w14:textId="77777777" w:rsidR="00684004" w:rsidRPr="001B0368" w:rsidRDefault="00684004" w:rsidP="00684004">
            <w:pPr>
              <w:rPr>
                <w:noProof w:val="0"/>
              </w:rPr>
            </w:pPr>
          </w:p>
        </w:tc>
        <w:tc>
          <w:tcPr>
            <w:tcW w:w="2520" w:type="dxa"/>
            <w:shd w:val="pct10" w:color="auto" w:fill="auto"/>
          </w:tcPr>
          <w:p w14:paraId="294A35DA" w14:textId="77777777" w:rsidR="00684004" w:rsidRPr="001B0368" w:rsidRDefault="00684004" w:rsidP="00684004">
            <w:pPr>
              <w:jc w:val="left"/>
              <w:rPr>
                <w:noProof w:val="0"/>
              </w:rPr>
            </w:pPr>
          </w:p>
        </w:tc>
        <w:tc>
          <w:tcPr>
            <w:tcW w:w="1464" w:type="dxa"/>
            <w:shd w:val="pct10" w:color="auto" w:fill="auto"/>
          </w:tcPr>
          <w:p w14:paraId="1F00C403" w14:textId="77777777" w:rsidR="00684004" w:rsidRPr="001B0368" w:rsidRDefault="00684004" w:rsidP="00684004">
            <w:pPr>
              <w:rPr>
                <w:noProof w:val="0"/>
              </w:rPr>
            </w:pPr>
          </w:p>
        </w:tc>
        <w:tc>
          <w:tcPr>
            <w:tcW w:w="3605" w:type="dxa"/>
            <w:tcBorders>
              <w:right w:val="double" w:sz="6" w:space="0" w:color="auto"/>
            </w:tcBorders>
            <w:shd w:val="pct10" w:color="auto" w:fill="auto"/>
          </w:tcPr>
          <w:p w14:paraId="7B6C7C6E" w14:textId="77777777" w:rsidR="00684004" w:rsidRPr="001B0368" w:rsidRDefault="00684004" w:rsidP="00684004">
            <w:pPr>
              <w:jc w:val="left"/>
              <w:rPr>
                <w:noProof w:val="0"/>
              </w:rPr>
            </w:pPr>
          </w:p>
        </w:tc>
      </w:tr>
      <w:tr w:rsidR="00FF36BD" w:rsidRPr="001B0368" w14:paraId="70815633" w14:textId="77777777" w:rsidTr="00FF36BD">
        <w:trPr>
          <w:cantSplit/>
          <w:jc w:val="center"/>
        </w:trPr>
        <w:tc>
          <w:tcPr>
            <w:tcW w:w="1522" w:type="dxa"/>
            <w:tcBorders>
              <w:left w:val="double" w:sz="6" w:space="0" w:color="auto"/>
            </w:tcBorders>
            <w:shd w:val="pct10" w:color="auto" w:fill="auto"/>
          </w:tcPr>
          <w:p w14:paraId="0A15BC51" w14:textId="7A387592" w:rsidR="00FF36BD" w:rsidRPr="001B0368" w:rsidRDefault="00FF36BD" w:rsidP="00FF36BD">
            <w:pPr>
              <w:rPr>
                <w:noProof w:val="0"/>
              </w:rPr>
            </w:pPr>
            <w:r w:rsidRPr="001B0368">
              <w:rPr>
                <w:noProof w:val="0"/>
              </w:rPr>
              <w:t>Document</w:t>
            </w:r>
            <w:r w:rsidRPr="001B0368">
              <w:rPr>
                <w:noProof w:val="0"/>
              </w:rPr>
              <w:br/>
              <w:t>Number</w:t>
            </w:r>
          </w:p>
        </w:tc>
        <w:tc>
          <w:tcPr>
            <w:tcW w:w="2520" w:type="dxa"/>
            <w:shd w:val="pct10" w:color="auto" w:fill="auto"/>
          </w:tcPr>
          <w:p w14:paraId="7EE618A2" w14:textId="04E8777F" w:rsidR="00FF36BD" w:rsidRPr="001B0368" w:rsidRDefault="00FF36BD" w:rsidP="00FF36BD">
            <w:pPr>
              <w:pStyle w:val="DocumentTitle"/>
              <w:spacing w:before="240"/>
              <w:ind w:left="0" w:right="0"/>
              <w:jc w:val="left"/>
              <w:rPr>
                <w:rFonts w:ascii="Arial" w:hAnsi="Arial"/>
                <w:noProof w:val="0"/>
                <w:sz w:val="20"/>
                <w:lang w:val="en-GB"/>
              </w:rPr>
            </w:pPr>
            <w:r w:rsidRPr="001B0368">
              <w:rPr>
                <w:rFonts w:ascii="Arial" w:hAnsi="Arial"/>
                <w:noProof w:val="0"/>
                <w:sz w:val="20"/>
                <w:lang w:val="en-GB"/>
              </w:rPr>
              <w:fldChar w:fldCharType="begin"/>
            </w:r>
            <w:r w:rsidRPr="001B0368">
              <w:rPr>
                <w:rFonts w:ascii="Arial" w:hAnsi="Arial"/>
                <w:noProof w:val="0"/>
                <w:sz w:val="20"/>
                <w:lang w:val="en-GB"/>
              </w:rPr>
              <w:instrText xml:space="preserve"> DOCPROPERTY  "DocNumber"  \* MERGEFORMAT </w:instrText>
            </w:r>
            <w:r w:rsidRPr="001B0368">
              <w:rPr>
                <w:rFonts w:ascii="Arial" w:hAnsi="Arial"/>
                <w:noProof w:val="0"/>
                <w:sz w:val="20"/>
                <w:lang w:val="en-GB"/>
              </w:rPr>
              <w:fldChar w:fldCharType="separate"/>
            </w:r>
            <w:r w:rsidR="00455359">
              <w:rPr>
                <w:rFonts w:ascii="Arial" w:hAnsi="Arial"/>
                <w:noProof w:val="0"/>
                <w:sz w:val="20"/>
                <w:lang w:val="en-GB"/>
              </w:rPr>
              <w:t>OPC 10000-16</w:t>
            </w:r>
            <w:r w:rsidRPr="001B0368">
              <w:rPr>
                <w:rFonts w:ascii="Arial" w:hAnsi="Arial"/>
                <w:noProof w:val="0"/>
                <w:sz w:val="20"/>
                <w:lang w:val="en-GB"/>
              </w:rPr>
              <w:fldChar w:fldCharType="end"/>
            </w:r>
          </w:p>
        </w:tc>
        <w:tc>
          <w:tcPr>
            <w:tcW w:w="1464" w:type="dxa"/>
            <w:shd w:val="pct10" w:color="auto" w:fill="auto"/>
          </w:tcPr>
          <w:p w14:paraId="5C4BFB4E" w14:textId="77777777" w:rsidR="00FF36BD" w:rsidRPr="001B0368" w:rsidRDefault="00FF36BD" w:rsidP="00FF36BD">
            <w:pPr>
              <w:rPr>
                <w:noProof w:val="0"/>
              </w:rPr>
            </w:pPr>
          </w:p>
        </w:tc>
        <w:tc>
          <w:tcPr>
            <w:tcW w:w="3605" w:type="dxa"/>
            <w:tcBorders>
              <w:right w:val="double" w:sz="6" w:space="0" w:color="auto"/>
            </w:tcBorders>
            <w:shd w:val="pct10" w:color="auto" w:fill="auto"/>
          </w:tcPr>
          <w:p w14:paraId="69F4D44C" w14:textId="77777777" w:rsidR="00FF36BD" w:rsidRPr="001B0368" w:rsidRDefault="00FF36BD" w:rsidP="00FF36BD">
            <w:pPr>
              <w:jc w:val="left"/>
              <w:rPr>
                <w:noProof w:val="0"/>
              </w:rPr>
            </w:pPr>
          </w:p>
        </w:tc>
      </w:tr>
      <w:tr w:rsidR="00684004" w:rsidRPr="001B0368" w14:paraId="2CF5F639" w14:textId="77777777" w:rsidTr="00FF36BD">
        <w:trPr>
          <w:cantSplit/>
          <w:jc w:val="center"/>
        </w:trPr>
        <w:tc>
          <w:tcPr>
            <w:tcW w:w="1522" w:type="dxa"/>
            <w:tcBorders>
              <w:left w:val="double" w:sz="6" w:space="0" w:color="auto"/>
            </w:tcBorders>
            <w:shd w:val="pct10" w:color="auto" w:fill="auto"/>
          </w:tcPr>
          <w:p w14:paraId="5846AC4D" w14:textId="77777777" w:rsidR="00684004" w:rsidRPr="001B0368" w:rsidRDefault="00684004" w:rsidP="00684004">
            <w:pPr>
              <w:rPr>
                <w:noProof w:val="0"/>
              </w:rPr>
            </w:pPr>
            <w:r w:rsidRPr="001B0368">
              <w:rPr>
                <w:noProof w:val="0"/>
              </w:rPr>
              <w:t>Title:</w:t>
            </w:r>
          </w:p>
        </w:tc>
        <w:tc>
          <w:tcPr>
            <w:tcW w:w="2520" w:type="dxa"/>
            <w:tcBorders>
              <w:bottom w:val="single" w:sz="6" w:space="0" w:color="auto"/>
            </w:tcBorders>
            <w:shd w:val="pct10" w:color="auto" w:fill="auto"/>
          </w:tcPr>
          <w:p w14:paraId="2A4CE416" w14:textId="605CF4C7" w:rsidR="00684004" w:rsidRPr="001B0368" w:rsidRDefault="00684004" w:rsidP="00FF36BD">
            <w:pPr>
              <w:jc w:val="left"/>
              <w:rPr>
                <w:noProof w:val="0"/>
              </w:rPr>
            </w:pPr>
            <w:r w:rsidRPr="001B0368">
              <w:rPr>
                <w:noProof w:val="0"/>
              </w:rPr>
              <w:fldChar w:fldCharType="begin"/>
            </w:r>
            <w:r w:rsidRPr="001B0368">
              <w:rPr>
                <w:noProof w:val="0"/>
              </w:rPr>
              <w:instrText xml:space="preserve">title </w:instrText>
            </w:r>
            <w:r w:rsidRPr="001B0368">
              <w:rPr>
                <w:noProof w:val="0"/>
              </w:rPr>
              <w:fldChar w:fldCharType="separate"/>
            </w:r>
            <w:r w:rsidR="00455359">
              <w:rPr>
                <w:noProof w:val="0"/>
              </w:rPr>
              <w:t>OPC Unified Architecture</w:t>
            </w:r>
            <w:r w:rsidRPr="001B0368">
              <w:rPr>
                <w:noProof w:val="0"/>
              </w:rPr>
              <w:fldChar w:fldCharType="end"/>
            </w:r>
            <w:r w:rsidRPr="001B0368">
              <w:rPr>
                <w:noProof w:val="0"/>
              </w:rPr>
              <w:br/>
            </w:r>
            <w:r w:rsidRPr="001B0368">
              <w:rPr>
                <w:noProof w:val="0"/>
              </w:rPr>
              <w:br/>
            </w:r>
            <w:r w:rsidR="00F44CCA" w:rsidRPr="001B0368">
              <w:rPr>
                <w:noProof w:val="0"/>
              </w:rPr>
              <w:fldChar w:fldCharType="begin"/>
            </w:r>
            <w:r w:rsidR="00F44CCA" w:rsidRPr="001B0368">
              <w:rPr>
                <w:noProof w:val="0"/>
              </w:rPr>
              <w:instrText xml:space="preserve"> DOCPROPERTY  "Part Number"  \* MERGEFORMAT </w:instrText>
            </w:r>
            <w:r w:rsidR="00F44CCA" w:rsidRPr="001B0368">
              <w:rPr>
                <w:noProof w:val="0"/>
              </w:rPr>
              <w:fldChar w:fldCharType="separate"/>
            </w:r>
            <w:r w:rsidR="00455359">
              <w:rPr>
                <w:noProof w:val="0"/>
              </w:rPr>
              <w:t>Part 16</w:t>
            </w:r>
            <w:r w:rsidR="00F44CCA" w:rsidRPr="001B0368">
              <w:rPr>
                <w:noProof w:val="0"/>
              </w:rPr>
              <w:fldChar w:fldCharType="end"/>
            </w:r>
            <w:r w:rsidRPr="001B0368">
              <w:rPr>
                <w:noProof w:val="0"/>
              </w:rPr>
              <w:t>:</w:t>
            </w:r>
            <w:r w:rsidR="00FF36BD" w:rsidRPr="001B0368">
              <w:rPr>
                <w:noProof w:val="0"/>
              </w:rPr>
              <w:t xml:space="preserve"> </w:t>
            </w:r>
            <w:r w:rsidR="00F44CCA" w:rsidRPr="001B0368">
              <w:rPr>
                <w:noProof w:val="0"/>
              </w:rPr>
              <w:fldChar w:fldCharType="begin"/>
            </w:r>
            <w:r w:rsidR="00F44CCA" w:rsidRPr="001B0368">
              <w:rPr>
                <w:noProof w:val="0"/>
              </w:rPr>
              <w:instrText xml:space="preserve"> DOCPROPERTY  "Part Name"  \* MERGEFORMAT </w:instrText>
            </w:r>
            <w:r w:rsidR="00F44CCA" w:rsidRPr="001B0368">
              <w:rPr>
                <w:noProof w:val="0"/>
              </w:rPr>
              <w:fldChar w:fldCharType="separate"/>
            </w:r>
            <w:r w:rsidR="00455359" w:rsidRPr="00455359">
              <w:rPr>
                <w:bCs/>
                <w:noProof w:val="0"/>
              </w:rPr>
              <w:t>State</w:t>
            </w:r>
            <w:r w:rsidR="00455359">
              <w:rPr>
                <w:noProof w:val="0"/>
              </w:rPr>
              <w:t xml:space="preserve"> Machines</w:t>
            </w:r>
            <w:r w:rsidR="00F44CCA" w:rsidRPr="001B0368">
              <w:rPr>
                <w:noProof w:val="0"/>
              </w:rPr>
              <w:fldChar w:fldCharType="end"/>
            </w:r>
          </w:p>
        </w:tc>
        <w:tc>
          <w:tcPr>
            <w:tcW w:w="1464" w:type="dxa"/>
            <w:shd w:val="pct10" w:color="auto" w:fill="auto"/>
          </w:tcPr>
          <w:p w14:paraId="62D6D8DC" w14:textId="77777777" w:rsidR="00684004" w:rsidRPr="001B0368" w:rsidRDefault="00684004" w:rsidP="00684004">
            <w:pPr>
              <w:rPr>
                <w:noProof w:val="0"/>
              </w:rPr>
            </w:pPr>
            <w:r w:rsidRPr="001B0368">
              <w:rPr>
                <w:noProof w:val="0"/>
              </w:rPr>
              <w:t>Date:</w:t>
            </w:r>
          </w:p>
        </w:tc>
        <w:tc>
          <w:tcPr>
            <w:tcW w:w="3605" w:type="dxa"/>
            <w:tcBorders>
              <w:bottom w:val="single" w:sz="6" w:space="0" w:color="auto"/>
              <w:right w:val="double" w:sz="6" w:space="0" w:color="auto"/>
            </w:tcBorders>
            <w:shd w:val="pct10" w:color="auto" w:fill="auto"/>
          </w:tcPr>
          <w:p w14:paraId="674A6AF4" w14:textId="27F72EF6" w:rsidR="00684004" w:rsidRPr="001B0368" w:rsidRDefault="00F44CCA" w:rsidP="00684004">
            <w:pPr>
              <w:jc w:val="left"/>
              <w:rPr>
                <w:noProof w:val="0"/>
              </w:rPr>
            </w:pPr>
            <w:r w:rsidRPr="001B0368">
              <w:rPr>
                <w:noProof w:val="0"/>
              </w:rPr>
              <w:fldChar w:fldCharType="begin"/>
            </w:r>
            <w:r w:rsidRPr="001B0368">
              <w:rPr>
                <w:noProof w:val="0"/>
              </w:rPr>
              <w:instrText xml:space="preserve"> DOCPROPERTY "Date Completed" \* MERGEFORMAT </w:instrText>
            </w:r>
            <w:r w:rsidRPr="001B0368">
              <w:rPr>
                <w:noProof w:val="0"/>
              </w:rPr>
              <w:fldChar w:fldCharType="separate"/>
            </w:r>
            <w:r w:rsidR="00455359">
              <w:rPr>
                <w:noProof w:val="0"/>
              </w:rPr>
              <w:t>2021-10-12</w:t>
            </w:r>
            <w:r w:rsidRPr="001B0368">
              <w:rPr>
                <w:noProof w:val="0"/>
              </w:rPr>
              <w:fldChar w:fldCharType="end"/>
            </w:r>
          </w:p>
        </w:tc>
      </w:tr>
      <w:tr w:rsidR="00684004" w:rsidRPr="001B0368" w14:paraId="3F809A9B" w14:textId="77777777" w:rsidTr="00FF36BD">
        <w:trPr>
          <w:cantSplit/>
          <w:jc w:val="center"/>
        </w:trPr>
        <w:tc>
          <w:tcPr>
            <w:tcW w:w="1522" w:type="dxa"/>
            <w:tcBorders>
              <w:left w:val="double" w:sz="6" w:space="0" w:color="auto"/>
            </w:tcBorders>
            <w:shd w:val="pct10" w:color="auto" w:fill="auto"/>
          </w:tcPr>
          <w:p w14:paraId="72F3AB8A" w14:textId="77777777" w:rsidR="00684004" w:rsidRPr="001B0368" w:rsidRDefault="00684004" w:rsidP="00684004">
            <w:pPr>
              <w:rPr>
                <w:noProof w:val="0"/>
              </w:rPr>
            </w:pPr>
          </w:p>
        </w:tc>
        <w:tc>
          <w:tcPr>
            <w:tcW w:w="2520" w:type="dxa"/>
            <w:shd w:val="pct10" w:color="auto" w:fill="auto"/>
          </w:tcPr>
          <w:p w14:paraId="0908CE3D" w14:textId="77777777" w:rsidR="00684004" w:rsidRPr="001B0368" w:rsidRDefault="00684004" w:rsidP="00684004">
            <w:pPr>
              <w:jc w:val="left"/>
              <w:rPr>
                <w:noProof w:val="0"/>
              </w:rPr>
            </w:pPr>
          </w:p>
        </w:tc>
        <w:tc>
          <w:tcPr>
            <w:tcW w:w="1464" w:type="dxa"/>
            <w:shd w:val="pct10" w:color="auto" w:fill="auto"/>
          </w:tcPr>
          <w:p w14:paraId="31DCAC70" w14:textId="77777777" w:rsidR="00684004" w:rsidRPr="001B0368" w:rsidRDefault="00684004" w:rsidP="00684004">
            <w:pPr>
              <w:rPr>
                <w:noProof w:val="0"/>
              </w:rPr>
            </w:pPr>
          </w:p>
        </w:tc>
        <w:tc>
          <w:tcPr>
            <w:tcW w:w="3605" w:type="dxa"/>
            <w:tcBorders>
              <w:right w:val="double" w:sz="6" w:space="0" w:color="auto"/>
            </w:tcBorders>
            <w:shd w:val="pct10" w:color="auto" w:fill="auto"/>
          </w:tcPr>
          <w:p w14:paraId="79D019F4" w14:textId="77777777" w:rsidR="00684004" w:rsidRPr="001B0368" w:rsidRDefault="00684004" w:rsidP="00684004">
            <w:pPr>
              <w:jc w:val="left"/>
              <w:rPr>
                <w:noProof w:val="0"/>
              </w:rPr>
            </w:pPr>
          </w:p>
        </w:tc>
      </w:tr>
      <w:tr w:rsidR="00684004" w:rsidRPr="001B0368" w14:paraId="4CC5D861" w14:textId="77777777" w:rsidTr="00FF36BD">
        <w:trPr>
          <w:cantSplit/>
          <w:jc w:val="center"/>
        </w:trPr>
        <w:tc>
          <w:tcPr>
            <w:tcW w:w="1522" w:type="dxa"/>
            <w:tcBorders>
              <w:left w:val="double" w:sz="6" w:space="0" w:color="auto"/>
            </w:tcBorders>
            <w:shd w:val="pct10" w:color="auto" w:fill="auto"/>
          </w:tcPr>
          <w:p w14:paraId="43B7F49D" w14:textId="77777777" w:rsidR="00684004" w:rsidRPr="001B0368" w:rsidRDefault="00684004" w:rsidP="00684004">
            <w:pPr>
              <w:rPr>
                <w:noProof w:val="0"/>
              </w:rPr>
            </w:pPr>
            <w:r w:rsidRPr="001B0368">
              <w:rPr>
                <w:noProof w:val="0"/>
              </w:rPr>
              <w:t>Version:</w:t>
            </w:r>
          </w:p>
        </w:tc>
        <w:tc>
          <w:tcPr>
            <w:tcW w:w="2520" w:type="dxa"/>
            <w:tcBorders>
              <w:bottom w:val="single" w:sz="6" w:space="0" w:color="auto"/>
            </w:tcBorders>
            <w:shd w:val="pct10" w:color="auto" w:fill="auto"/>
          </w:tcPr>
          <w:p w14:paraId="03300FBE" w14:textId="5BBB2453" w:rsidR="00684004" w:rsidRPr="001B0368" w:rsidRDefault="00F44CCA" w:rsidP="00684004">
            <w:pPr>
              <w:jc w:val="left"/>
              <w:rPr>
                <w:noProof w:val="0"/>
              </w:rPr>
            </w:pPr>
            <w:r w:rsidRPr="001B0368">
              <w:rPr>
                <w:noProof w:val="0"/>
              </w:rPr>
              <w:fldChar w:fldCharType="begin"/>
            </w:r>
            <w:r w:rsidRPr="001B0368">
              <w:rPr>
                <w:noProof w:val="0"/>
              </w:rPr>
              <w:instrText xml:space="preserve"> DOCPROPERTY  OPCReleaseType  \* MERGEFORMAT </w:instrText>
            </w:r>
            <w:r w:rsidRPr="001B0368">
              <w:rPr>
                <w:noProof w:val="0"/>
              </w:rPr>
              <w:fldChar w:fldCharType="separate"/>
            </w:r>
            <w:r w:rsidR="00455359">
              <w:rPr>
                <w:noProof w:val="0"/>
              </w:rPr>
              <w:t>Release</w:t>
            </w:r>
            <w:r w:rsidRPr="001B0368">
              <w:rPr>
                <w:noProof w:val="0"/>
              </w:rPr>
              <w:fldChar w:fldCharType="end"/>
            </w:r>
            <w:r w:rsidR="00684004" w:rsidRPr="001B0368">
              <w:rPr>
                <w:noProof w:val="0"/>
              </w:rPr>
              <w:t xml:space="preserve"> </w:t>
            </w:r>
            <w:r w:rsidRPr="001B0368">
              <w:rPr>
                <w:noProof w:val="0"/>
              </w:rPr>
              <w:fldChar w:fldCharType="begin"/>
            </w:r>
            <w:r w:rsidRPr="001B0368">
              <w:rPr>
                <w:noProof w:val="0"/>
              </w:rPr>
              <w:instrText xml:space="preserve"> DOCPROPERTY "OPCVersion"  \* MERGEFORMAT </w:instrText>
            </w:r>
            <w:r w:rsidRPr="001B0368">
              <w:rPr>
                <w:noProof w:val="0"/>
              </w:rPr>
              <w:fldChar w:fldCharType="separate"/>
            </w:r>
            <w:r w:rsidR="00455359">
              <w:rPr>
                <w:noProof w:val="0"/>
              </w:rPr>
              <w:t>1.05.00</w:t>
            </w:r>
            <w:r w:rsidRPr="001B0368">
              <w:rPr>
                <w:noProof w:val="0"/>
              </w:rPr>
              <w:fldChar w:fldCharType="end"/>
            </w:r>
          </w:p>
        </w:tc>
        <w:tc>
          <w:tcPr>
            <w:tcW w:w="1464" w:type="dxa"/>
            <w:shd w:val="pct10" w:color="auto" w:fill="auto"/>
          </w:tcPr>
          <w:p w14:paraId="65D8A44B" w14:textId="77777777" w:rsidR="00684004" w:rsidRPr="001B0368" w:rsidRDefault="00684004" w:rsidP="00684004">
            <w:pPr>
              <w:rPr>
                <w:noProof w:val="0"/>
              </w:rPr>
            </w:pPr>
            <w:r w:rsidRPr="001B0368">
              <w:rPr>
                <w:noProof w:val="0"/>
              </w:rPr>
              <w:t>Software:</w:t>
            </w:r>
          </w:p>
        </w:tc>
        <w:tc>
          <w:tcPr>
            <w:tcW w:w="3605" w:type="dxa"/>
            <w:tcBorders>
              <w:right w:val="double" w:sz="6" w:space="0" w:color="auto"/>
            </w:tcBorders>
            <w:shd w:val="pct10" w:color="auto" w:fill="auto"/>
          </w:tcPr>
          <w:p w14:paraId="4323BAE6" w14:textId="77777777" w:rsidR="00684004" w:rsidRPr="001B0368" w:rsidRDefault="00684004" w:rsidP="00684004">
            <w:pPr>
              <w:jc w:val="left"/>
              <w:rPr>
                <w:noProof w:val="0"/>
              </w:rPr>
            </w:pPr>
            <w:r w:rsidRPr="001B0368">
              <w:rPr>
                <w:noProof w:val="0"/>
              </w:rPr>
              <w:t>MS-Word</w:t>
            </w:r>
          </w:p>
        </w:tc>
      </w:tr>
      <w:tr w:rsidR="00684004" w:rsidRPr="001B0368" w14:paraId="647B3A43" w14:textId="77777777" w:rsidTr="00FF36BD">
        <w:trPr>
          <w:cantSplit/>
          <w:jc w:val="center"/>
        </w:trPr>
        <w:tc>
          <w:tcPr>
            <w:tcW w:w="1522" w:type="dxa"/>
            <w:tcBorders>
              <w:left w:val="double" w:sz="6" w:space="0" w:color="auto"/>
            </w:tcBorders>
            <w:shd w:val="pct10" w:color="auto" w:fill="auto"/>
          </w:tcPr>
          <w:p w14:paraId="5D0ADE5F" w14:textId="77777777" w:rsidR="00684004" w:rsidRPr="001B0368" w:rsidRDefault="00684004" w:rsidP="00684004">
            <w:pPr>
              <w:rPr>
                <w:noProof w:val="0"/>
              </w:rPr>
            </w:pPr>
          </w:p>
        </w:tc>
        <w:tc>
          <w:tcPr>
            <w:tcW w:w="2520" w:type="dxa"/>
            <w:shd w:val="pct10" w:color="auto" w:fill="auto"/>
          </w:tcPr>
          <w:p w14:paraId="0501DA40" w14:textId="77777777" w:rsidR="00684004" w:rsidRPr="001B0368" w:rsidRDefault="00684004" w:rsidP="00684004">
            <w:pPr>
              <w:jc w:val="left"/>
              <w:rPr>
                <w:noProof w:val="0"/>
              </w:rPr>
            </w:pPr>
          </w:p>
        </w:tc>
        <w:tc>
          <w:tcPr>
            <w:tcW w:w="1464" w:type="dxa"/>
            <w:shd w:val="pct10" w:color="auto" w:fill="auto"/>
          </w:tcPr>
          <w:p w14:paraId="331E86C4" w14:textId="77777777" w:rsidR="00684004" w:rsidRPr="001B0368" w:rsidRDefault="00684004" w:rsidP="00684004">
            <w:pPr>
              <w:rPr>
                <w:noProof w:val="0"/>
              </w:rPr>
            </w:pPr>
            <w:r w:rsidRPr="001B0368">
              <w:rPr>
                <w:noProof w:val="0"/>
              </w:rPr>
              <w:t>Source:</w:t>
            </w:r>
          </w:p>
        </w:tc>
        <w:tc>
          <w:tcPr>
            <w:tcW w:w="3605" w:type="dxa"/>
            <w:tcBorders>
              <w:top w:val="single" w:sz="6" w:space="0" w:color="auto"/>
              <w:bottom w:val="single" w:sz="6" w:space="0" w:color="auto"/>
              <w:right w:val="double" w:sz="6" w:space="0" w:color="auto"/>
            </w:tcBorders>
            <w:shd w:val="pct10" w:color="auto" w:fill="auto"/>
          </w:tcPr>
          <w:p w14:paraId="3524EBEA" w14:textId="42482D97" w:rsidR="00684004" w:rsidRPr="001B0368" w:rsidRDefault="00F44CCA" w:rsidP="00EB6C12">
            <w:pPr>
              <w:jc w:val="left"/>
              <w:rPr>
                <w:noProof w:val="0"/>
              </w:rPr>
            </w:pPr>
            <w:r w:rsidRPr="001B0368">
              <w:rPr>
                <w:noProof w:val="0"/>
              </w:rPr>
              <w:fldChar w:fldCharType="begin"/>
            </w:r>
            <w:r w:rsidRPr="001B0368">
              <w:rPr>
                <w:noProof w:val="0"/>
              </w:rPr>
              <w:instrText xml:space="preserve"> FILENAME  \* MERGEFORMAT </w:instrText>
            </w:r>
            <w:r w:rsidRPr="001B0368">
              <w:rPr>
                <w:noProof w:val="0"/>
              </w:rPr>
              <w:fldChar w:fldCharType="separate"/>
            </w:r>
            <w:r w:rsidR="00455359">
              <w:t>OPC 10000-16 - UA Specification Part 16 - State Machines 1.05.00.docx</w:t>
            </w:r>
            <w:r w:rsidRPr="001B0368">
              <w:rPr>
                <w:noProof w:val="0"/>
              </w:rPr>
              <w:fldChar w:fldCharType="end"/>
            </w:r>
          </w:p>
        </w:tc>
      </w:tr>
      <w:tr w:rsidR="00684004" w:rsidRPr="001B0368" w14:paraId="6522526F" w14:textId="77777777" w:rsidTr="00FF36BD">
        <w:trPr>
          <w:cantSplit/>
          <w:jc w:val="center"/>
        </w:trPr>
        <w:tc>
          <w:tcPr>
            <w:tcW w:w="1522" w:type="dxa"/>
            <w:tcBorders>
              <w:left w:val="double" w:sz="6" w:space="0" w:color="auto"/>
            </w:tcBorders>
            <w:shd w:val="pct10" w:color="auto" w:fill="auto"/>
          </w:tcPr>
          <w:p w14:paraId="6676F667" w14:textId="77777777" w:rsidR="00684004" w:rsidRPr="001B0368" w:rsidRDefault="00684004" w:rsidP="00684004">
            <w:pPr>
              <w:rPr>
                <w:noProof w:val="0"/>
              </w:rPr>
            </w:pPr>
          </w:p>
        </w:tc>
        <w:tc>
          <w:tcPr>
            <w:tcW w:w="2520" w:type="dxa"/>
            <w:shd w:val="pct10" w:color="auto" w:fill="auto"/>
          </w:tcPr>
          <w:p w14:paraId="7CD7B3FE" w14:textId="77777777" w:rsidR="00684004" w:rsidRPr="001B0368" w:rsidRDefault="00684004" w:rsidP="00684004">
            <w:pPr>
              <w:jc w:val="left"/>
              <w:rPr>
                <w:noProof w:val="0"/>
              </w:rPr>
            </w:pPr>
          </w:p>
        </w:tc>
        <w:tc>
          <w:tcPr>
            <w:tcW w:w="1464" w:type="dxa"/>
            <w:shd w:val="pct10" w:color="auto" w:fill="auto"/>
          </w:tcPr>
          <w:p w14:paraId="7A210AA9" w14:textId="77777777" w:rsidR="00684004" w:rsidRPr="001B0368" w:rsidRDefault="00684004" w:rsidP="00684004">
            <w:pPr>
              <w:rPr>
                <w:noProof w:val="0"/>
              </w:rPr>
            </w:pPr>
          </w:p>
        </w:tc>
        <w:tc>
          <w:tcPr>
            <w:tcW w:w="3605" w:type="dxa"/>
            <w:tcBorders>
              <w:right w:val="double" w:sz="6" w:space="0" w:color="auto"/>
            </w:tcBorders>
            <w:shd w:val="pct10" w:color="auto" w:fill="auto"/>
          </w:tcPr>
          <w:p w14:paraId="60A2EB1B" w14:textId="77777777" w:rsidR="00684004" w:rsidRPr="001B0368" w:rsidRDefault="00684004" w:rsidP="00684004">
            <w:pPr>
              <w:jc w:val="left"/>
              <w:rPr>
                <w:noProof w:val="0"/>
              </w:rPr>
            </w:pPr>
          </w:p>
        </w:tc>
      </w:tr>
      <w:tr w:rsidR="00684004" w:rsidRPr="001B0368" w14:paraId="6F19EB5C" w14:textId="77777777" w:rsidTr="00FF36BD">
        <w:trPr>
          <w:cantSplit/>
          <w:jc w:val="center"/>
        </w:trPr>
        <w:tc>
          <w:tcPr>
            <w:tcW w:w="1522" w:type="dxa"/>
            <w:tcBorders>
              <w:left w:val="double" w:sz="6" w:space="0" w:color="auto"/>
            </w:tcBorders>
            <w:shd w:val="pct10" w:color="auto" w:fill="auto"/>
          </w:tcPr>
          <w:p w14:paraId="70C14E2E" w14:textId="77777777" w:rsidR="00684004" w:rsidRPr="001B0368" w:rsidRDefault="00684004" w:rsidP="00684004">
            <w:pPr>
              <w:rPr>
                <w:noProof w:val="0"/>
              </w:rPr>
            </w:pPr>
            <w:r w:rsidRPr="001B0368">
              <w:rPr>
                <w:noProof w:val="0"/>
              </w:rPr>
              <w:t>Author:</w:t>
            </w:r>
          </w:p>
        </w:tc>
        <w:tc>
          <w:tcPr>
            <w:tcW w:w="2520" w:type="dxa"/>
            <w:tcBorders>
              <w:bottom w:val="single" w:sz="6" w:space="0" w:color="auto"/>
            </w:tcBorders>
            <w:shd w:val="pct10" w:color="auto" w:fill="auto"/>
          </w:tcPr>
          <w:p w14:paraId="42E11D18" w14:textId="1FC39F97" w:rsidR="00684004" w:rsidRPr="001B0368" w:rsidRDefault="00F44CCA" w:rsidP="00684004">
            <w:pPr>
              <w:jc w:val="left"/>
              <w:rPr>
                <w:noProof w:val="0"/>
              </w:rPr>
            </w:pPr>
            <w:r w:rsidRPr="001B0368">
              <w:rPr>
                <w:noProof w:val="0"/>
              </w:rPr>
              <w:fldChar w:fldCharType="begin"/>
            </w:r>
            <w:r w:rsidRPr="001B0368">
              <w:rPr>
                <w:noProof w:val="0"/>
              </w:rPr>
              <w:instrText xml:space="preserve"> DOCPROPERTY  Company  \* MERGEFORMAT </w:instrText>
            </w:r>
            <w:r w:rsidRPr="001B0368">
              <w:rPr>
                <w:noProof w:val="0"/>
              </w:rPr>
              <w:fldChar w:fldCharType="separate"/>
            </w:r>
            <w:r w:rsidR="00455359">
              <w:rPr>
                <w:noProof w:val="0"/>
              </w:rPr>
              <w:t>OPC Foundation</w:t>
            </w:r>
            <w:r w:rsidRPr="001B0368">
              <w:rPr>
                <w:noProof w:val="0"/>
              </w:rPr>
              <w:fldChar w:fldCharType="end"/>
            </w:r>
          </w:p>
        </w:tc>
        <w:tc>
          <w:tcPr>
            <w:tcW w:w="1464" w:type="dxa"/>
            <w:shd w:val="pct10" w:color="auto" w:fill="auto"/>
          </w:tcPr>
          <w:p w14:paraId="5125E83A" w14:textId="77777777" w:rsidR="00684004" w:rsidRPr="001B0368" w:rsidRDefault="00684004" w:rsidP="00684004">
            <w:pPr>
              <w:rPr>
                <w:noProof w:val="0"/>
              </w:rPr>
            </w:pPr>
            <w:r w:rsidRPr="001B0368">
              <w:rPr>
                <w:noProof w:val="0"/>
              </w:rPr>
              <w:t>Status:</w:t>
            </w:r>
          </w:p>
        </w:tc>
        <w:tc>
          <w:tcPr>
            <w:tcW w:w="3605" w:type="dxa"/>
            <w:tcBorders>
              <w:bottom w:val="single" w:sz="6" w:space="0" w:color="auto"/>
              <w:right w:val="double" w:sz="6" w:space="0" w:color="auto"/>
            </w:tcBorders>
            <w:shd w:val="pct10" w:color="auto" w:fill="auto"/>
          </w:tcPr>
          <w:p w14:paraId="364ACFFD" w14:textId="37F3D4EA" w:rsidR="00684004" w:rsidRPr="001B0368" w:rsidRDefault="00F44CCA" w:rsidP="00684004">
            <w:pPr>
              <w:jc w:val="left"/>
              <w:rPr>
                <w:noProof w:val="0"/>
              </w:rPr>
            </w:pPr>
            <w:r w:rsidRPr="001B0368">
              <w:rPr>
                <w:noProof w:val="0"/>
              </w:rPr>
              <w:fldChar w:fldCharType="begin"/>
            </w:r>
            <w:r w:rsidRPr="001B0368">
              <w:rPr>
                <w:noProof w:val="0"/>
              </w:rPr>
              <w:instrText xml:space="preserve"> DOCPROPERTY  OPCReleaseType  \* MERGEFORMAT </w:instrText>
            </w:r>
            <w:r w:rsidRPr="001B0368">
              <w:rPr>
                <w:noProof w:val="0"/>
              </w:rPr>
              <w:fldChar w:fldCharType="separate"/>
            </w:r>
            <w:r w:rsidR="00455359">
              <w:rPr>
                <w:noProof w:val="0"/>
              </w:rPr>
              <w:t>Release</w:t>
            </w:r>
            <w:r w:rsidRPr="001B0368">
              <w:rPr>
                <w:noProof w:val="0"/>
              </w:rPr>
              <w:fldChar w:fldCharType="end"/>
            </w:r>
          </w:p>
        </w:tc>
      </w:tr>
      <w:tr w:rsidR="00684004" w:rsidRPr="001B0368" w14:paraId="4362AAFA" w14:textId="77777777" w:rsidTr="00FF36BD">
        <w:trPr>
          <w:cantSplit/>
          <w:jc w:val="center"/>
        </w:trPr>
        <w:tc>
          <w:tcPr>
            <w:tcW w:w="1522" w:type="dxa"/>
            <w:tcBorders>
              <w:left w:val="double" w:sz="6" w:space="0" w:color="auto"/>
              <w:bottom w:val="double" w:sz="6" w:space="0" w:color="auto"/>
            </w:tcBorders>
            <w:shd w:val="pct10" w:color="auto" w:fill="auto"/>
          </w:tcPr>
          <w:p w14:paraId="50670914" w14:textId="77777777" w:rsidR="00684004" w:rsidRPr="001B0368" w:rsidRDefault="00684004" w:rsidP="00684004">
            <w:pPr>
              <w:rPr>
                <w:noProof w:val="0"/>
              </w:rPr>
            </w:pPr>
          </w:p>
        </w:tc>
        <w:tc>
          <w:tcPr>
            <w:tcW w:w="2520" w:type="dxa"/>
            <w:tcBorders>
              <w:bottom w:val="double" w:sz="6" w:space="0" w:color="auto"/>
            </w:tcBorders>
            <w:shd w:val="pct10" w:color="auto" w:fill="auto"/>
          </w:tcPr>
          <w:p w14:paraId="1BD42A3F" w14:textId="77777777" w:rsidR="00684004" w:rsidRPr="001B0368" w:rsidRDefault="00684004" w:rsidP="00684004">
            <w:pPr>
              <w:jc w:val="left"/>
              <w:rPr>
                <w:noProof w:val="0"/>
              </w:rPr>
            </w:pPr>
          </w:p>
        </w:tc>
        <w:tc>
          <w:tcPr>
            <w:tcW w:w="1464" w:type="dxa"/>
            <w:tcBorders>
              <w:bottom w:val="double" w:sz="6" w:space="0" w:color="auto"/>
            </w:tcBorders>
            <w:shd w:val="pct10" w:color="auto" w:fill="auto"/>
          </w:tcPr>
          <w:p w14:paraId="35656E88" w14:textId="77777777" w:rsidR="00684004" w:rsidRPr="001B0368" w:rsidRDefault="00684004" w:rsidP="00684004">
            <w:pPr>
              <w:rPr>
                <w:noProof w:val="0"/>
              </w:rPr>
            </w:pPr>
          </w:p>
        </w:tc>
        <w:tc>
          <w:tcPr>
            <w:tcW w:w="3605" w:type="dxa"/>
            <w:tcBorders>
              <w:bottom w:val="double" w:sz="6" w:space="0" w:color="auto"/>
              <w:right w:val="double" w:sz="6" w:space="0" w:color="auto"/>
            </w:tcBorders>
            <w:shd w:val="pct10" w:color="auto" w:fill="auto"/>
          </w:tcPr>
          <w:p w14:paraId="0F4E215D" w14:textId="77777777" w:rsidR="00684004" w:rsidRPr="001B0368" w:rsidRDefault="00684004" w:rsidP="00684004">
            <w:pPr>
              <w:jc w:val="left"/>
              <w:rPr>
                <w:noProof w:val="0"/>
              </w:rPr>
            </w:pPr>
          </w:p>
        </w:tc>
      </w:tr>
    </w:tbl>
    <w:p w14:paraId="780C6829" w14:textId="6BD30039" w:rsidR="00684004" w:rsidRPr="001B0368" w:rsidRDefault="00684004" w:rsidP="00684004">
      <w:pPr>
        <w:pStyle w:val="Figure"/>
        <w:jc w:val="both"/>
        <w:outlineLvl w:val="0"/>
        <w:rPr>
          <w:noProof w:val="0"/>
          <w:sz w:val="24"/>
          <w:lang w:val="en-GB"/>
        </w:rPr>
      </w:pPr>
      <w:r w:rsidRPr="001B0368">
        <w:rPr>
          <w:noProof w:val="0"/>
          <w:lang w:val="en-GB"/>
        </w:rPr>
        <w:br w:type="page"/>
      </w:r>
    </w:p>
    <w:p w14:paraId="0F04E6A8" w14:textId="77777777" w:rsidR="00684004" w:rsidRPr="001B0368" w:rsidRDefault="00684004" w:rsidP="00684004">
      <w:pPr>
        <w:rPr>
          <w:noProof w:val="0"/>
          <w:sz w:val="24"/>
        </w:rPr>
      </w:pPr>
    </w:p>
    <w:p w14:paraId="60D64E98" w14:textId="77777777" w:rsidR="00A74B74" w:rsidRPr="001B0368" w:rsidRDefault="00A74B74" w:rsidP="00A74B74">
      <w:pPr>
        <w:spacing w:after="400"/>
        <w:jc w:val="center"/>
        <w:rPr>
          <w:noProof w:val="0"/>
          <w:sz w:val="24"/>
        </w:rPr>
      </w:pPr>
      <w:r w:rsidRPr="001B0368">
        <w:rPr>
          <w:noProof w:val="0"/>
          <w:sz w:val="24"/>
        </w:rPr>
        <w:t>CONTENTS</w:t>
      </w:r>
    </w:p>
    <w:p w14:paraId="1C177A73" w14:textId="4A786DBE" w:rsidR="00455359" w:rsidRDefault="00A74B74">
      <w:pPr>
        <w:pStyle w:val="TOC1"/>
        <w:rPr>
          <w:rFonts w:asciiTheme="minorHAnsi" w:eastAsiaTheme="minorEastAsia" w:hAnsiTheme="minorHAnsi" w:cstheme="minorBidi"/>
          <w:spacing w:val="0"/>
          <w:sz w:val="22"/>
          <w:szCs w:val="22"/>
          <w:lang w:val="en-US" w:eastAsia="en-US"/>
        </w:rPr>
      </w:pPr>
      <w:r w:rsidRPr="001B0368">
        <w:rPr>
          <w:noProof w:val="0"/>
        </w:rPr>
        <w:fldChar w:fldCharType="begin"/>
      </w:r>
      <w:r w:rsidRPr="001B0368">
        <w:rPr>
          <w:noProof w:val="0"/>
        </w:rPr>
        <w:instrText xml:space="preserve"> TOC \o "1-3" \h \z \u </w:instrText>
      </w:r>
      <w:r w:rsidRPr="001B0368">
        <w:rPr>
          <w:noProof w:val="0"/>
        </w:rPr>
        <w:fldChar w:fldCharType="separate"/>
      </w:r>
      <w:hyperlink w:anchor="_Toc84953474" w:history="1">
        <w:r w:rsidR="00455359" w:rsidRPr="00CE16A4">
          <w:rPr>
            <w:rStyle w:val="Hyperlink"/>
            <w:b/>
            <w:caps/>
            <w:smallCaps/>
          </w:rPr>
          <w:t>FIGURES</w:t>
        </w:r>
        <w:r w:rsidR="00455359">
          <w:rPr>
            <w:webHidden/>
          </w:rPr>
          <w:tab/>
        </w:r>
        <w:r w:rsidR="00455359">
          <w:rPr>
            <w:webHidden/>
          </w:rPr>
          <w:fldChar w:fldCharType="begin"/>
        </w:r>
        <w:r w:rsidR="00455359">
          <w:rPr>
            <w:webHidden/>
          </w:rPr>
          <w:instrText xml:space="preserve"> PAGEREF _Toc84953474 \h </w:instrText>
        </w:r>
        <w:r w:rsidR="00455359">
          <w:rPr>
            <w:webHidden/>
          </w:rPr>
        </w:r>
        <w:r w:rsidR="00455359">
          <w:rPr>
            <w:webHidden/>
          </w:rPr>
          <w:fldChar w:fldCharType="separate"/>
        </w:r>
        <w:r w:rsidR="00C57605">
          <w:rPr>
            <w:webHidden/>
          </w:rPr>
          <w:t>iii</w:t>
        </w:r>
        <w:r w:rsidR="00455359">
          <w:rPr>
            <w:webHidden/>
          </w:rPr>
          <w:fldChar w:fldCharType="end"/>
        </w:r>
      </w:hyperlink>
    </w:p>
    <w:p w14:paraId="4BC1418D" w14:textId="79EFF95F" w:rsidR="00455359" w:rsidRDefault="00455359">
      <w:pPr>
        <w:pStyle w:val="TOC1"/>
        <w:rPr>
          <w:rFonts w:asciiTheme="minorHAnsi" w:eastAsiaTheme="minorEastAsia" w:hAnsiTheme="minorHAnsi" w:cstheme="minorBidi"/>
          <w:spacing w:val="0"/>
          <w:sz w:val="22"/>
          <w:szCs w:val="22"/>
          <w:lang w:val="en-US" w:eastAsia="en-US"/>
        </w:rPr>
      </w:pPr>
      <w:hyperlink w:anchor="_Toc84953475" w:history="1">
        <w:r w:rsidRPr="00CE16A4">
          <w:rPr>
            <w:rStyle w:val="Hyperlink"/>
            <w:b/>
            <w:caps/>
            <w:smallCaps/>
          </w:rPr>
          <w:t>TABLES</w:t>
        </w:r>
        <w:r>
          <w:rPr>
            <w:webHidden/>
          </w:rPr>
          <w:tab/>
        </w:r>
        <w:r>
          <w:rPr>
            <w:webHidden/>
          </w:rPr>
          <w:fldChar w:fldCharType="begin"/>
        </w:r>
        <w:r>
          <w:rPr>
            <w:webHidden/>
          </w:rPr>
          <w:instrText xml:space="preserve"> PAGEREF _Toc84953475 \h </w:instrText>
        </w:r>
        <w:r>
          <w:rPr>
            <w:webHidden/>
          </w:rPr>
        </w:r>
        <w:r>
          <w:rPr>
            <w:webHidden/>
          </w:rPr>
          <w:fldChar w:fldCharType="separate"/>
        </w:r>
        <w:r w:rsidR="00C57605">
          <w:rPr>
            <w:webHidden/>
          </w:rPr>
          <w:t>iii</w:t>
        </w:r>
        <w:r>
          <w:rPr>
            <w:webHidden/>
          </w:rPr>
          <w:fldChar w:fldCharType="end"/>
        </w:r>
      </w:hyperlink>
    </w:p>
    <w:p w14:paraId="4FFCABC4" w14:textId="2E73DF50" w:rsidR="00455359" w:rsidRDefault="00455359">
      <w:pPr>
        <w:pStyle w:val="TOC1"/>
        <w:rPr>
          <w:rFonts w:asciiTheme="minorHAnsi" w:eastAsiaTheme="minorEastAsia" w:hAnsiTheme="minorHAnsi" w:cstheme="minorBidi"/>
          <w:spacing w:val="0"/>
          <w:sz w:val="22"/>
          <w:szCs w:val="22"/>
          <w:lang w:val="en-US" w:eastAsia="en-US"/>
        </w:rPr>
      </w:pPr>
      <w:hyperlink w:anchor="_Toc84953476" w:history="1">
        <w:r w:rsidRPr="00CE16A4">
          <w:rPr>
            <w:rStyle w:val="Hyperlink"/>
          </w:rPr>
          <w:t>1</w:t>
        </w:r>
        <w:r>
          <w:rPr>
            <w:rFonts w:asciiTheme="minorHAnsi" w:eastAsiaTheme="minorEastAsia" w:hAnsiTheme="minorHAnsi" w:cstheme="minorBidi"/>
            <w:spacing w:val="0"/>
            <w:sz w:val="22"/>
            <w:szCs w:val="22"/>
            <w:lang w:val="en-US" w:eastAsia="en-US"/>
          </w:rPr>
          <w:tab/>
        </w:r>
        <w:r w:rsidRPr="00CE16A4">
          <w:rPr>
            <w:rStyle w:val="Hyperlink"/>
          </w:rPr>
          <w:t>Scope</w:t>
        </w:r>
        <w:r>
          <w:rPr>
            <w:webHidden/>
          </w:rPr>
          <w:tab/>
        </w:r>
        <w:r>
          <w:rPr>
            <w:webHidden/>
          </w:rPr>
          <w:fldChar w:fldCharType="begin"/>
        </w:r>
        <w:r>
          <w:rPr>
            <w:webHidden/>
          </w:rPr>
          <w:instrText xml:space="preserve"> PAGEREF _Toc84953476 \h </w:instrText>
        </w:r>
        <w:r>
          <w:rPr>
            <w:webHidden/>
          </w:rPr>
        </w:r>
        <w:r>
          <w:rPr>
            <w:webHidden/>
          </w:rPr>
          <w:fldChar w:fldCharType="separate"/>
        </w:r>
        <w:r w:rsidR="00C57605">
          <w:rPr>
            <w:webHidden/>
          </w:rPr>
          <w:t>1</w:t>
        </w:r>
        <w:r>
          <w:rPr>
            <w:webHidden/>
          </w:rPr>
          <w:fldChar w:fldCharType="end"/>
        </w:r>
      </w:hyperlink>
    </w:p>
    <w:p w14:paraId="2B566D79" w14:textId="05128D13" w:rsidR="00455359" w:rsidRDefault="00455359">
      <w:pPr>
        <w:pStyle w:val="TOC1"/>
        <w:rPr>
          <w:rFonts w:asciiTheme="minorHAnsi" w:eastAsiaTheme="minorEastAsia" w:hAnsiTheme="minorHAnsi" w:cstheme="minorBidi"/>
          <w:spacing w:val="0"/>
          <w:sz w:val="22"/>
          <w:szCs w:val="22"/>
          <w:lang w:val="en-US" w:eastAsia="en-US"/>
        </w:rPr>
      </w:pPr>
      <w:hyperlink w:anchor="_Toc84953477" w:history="1">
        <w:r w:rsidRPr="00CE16A4">
          <w:rPr>
            <w:rStyle w:val="Hyperlink"/>
          </w:rPr>
          <w:t>2</w:t>
        </w:r>
        <w:r>
          <w:rPr>
            <w:rFonts w:asciiTheme="minorHAnsi" w:eastAsiaTheme="minorEastAsia" w:hAnsiTheme="minorHAnsi" w:cstheme="minorBidi"/>
            <w:spacing w:val="0"/>
            <w:sz w:val="22"/>
            <w:szCs w:val="22"/>
            <w:lang w:val="en-US" w:eastAsia="en-US"/>
          </w:rPr>
          <w:tab/>
        </w:r>
        <w:r w:rsidRPr="00CE16A4">
          <w:rPr>
            <w:rStyle w:val="Hyperlink"/>
          </w:rPr>
          <w:t>Normative references</w:t>
        </w:r>
        <w:r>
          <w:rPr>
            <w:webHidden/>
          </w:rPr>
          <w:tab/>
        </w:r>
        <w:r>
          <w:rPr>
            <w:webHidden/>
          </w:rPr>
          <w:fldChar w:fldCharType="begin"/>
        </w:r>
        <w:r>
          <w:rPr>
            <w:webHidden/>
          </w:rPr>
          <w:instrText xml:space="preserve"> PAGEREF _Toc84953477 \h </w:instrText>
        </w:r>
        <w:r>
          <w:rPr>
            <w:webHidden/>
          </w:rPr>
        </w:r>
        <w:r>
          <w:rPr>
            <w:webHidden/>
          </w:rPr>
          <w:fldChar w:fldCharType="separate"/>
        </w:r>
        <w:r w:rsidR="00C57605">
          <w:rPr>
            <w:webHidden/>
          </w:rPr>
          <w:t>1</w:t>
        </w:r>
        <w:r>
          <w:rPr>
            <w:webHidden/>
          </w:rPr>
          <w:fldChar w:fldCharType="end"/>
        </w:r>
      </w:hyperlink>
    </w:p>
    <w:p w14:paraId="2DB28AAF" w14:textId="1CF6E5A6" w:rsidR="00455359" w:rsidRDefault="00455359">
      <w:pPr>
        <w:pStyle w:val="TOC1"/>
        <w:rPr>
          <w:rFonts w:asciiTheme="minorHAnsi" w:eastAsiaTheme="minorEastAsia" w:hAnsiTheme="minorHAnsi" w:cstheme="minorBidi"/>
          <w:spacing w:val="0"/>
          <w:sz w:val="22"/>
          <w:szCs w:val="22"/>
          <w:lang w:val="en-US" w:eastAsia="en-US"/>
        </w:rPr>
      </w:pPr>
      <w:hyperlink w:anchor="_Toc84953478" w:history="1">
        <w:r w:rsidRPr="00CE16A4">
          <w:rPr>
            <w:rStyle w:val="Hyperlink"/>
          </w:rPr>
          <w:t>3</w:t>
        </w:r>
        <w:r>
          <w:rPr>
            <w:rFonts w:asciiTheme="minorHAnsi" w:eastAsiaTheme="minorEastAsia" w:hAnsiTheme="minorHAnsi" w:cstheme="minorBidi"/>
            <w:spacing w:val="0"/>
            <w:sz w:val="22"/>
            <w:szCs w:val="22"/>
            <w:lang w:val="en-US" w:eastAsia="en-US"/>
          </w:rPr>
          <w:tab/>
        </w:r>
        <w:r w:rsidRPr="00CE16A4">
          <w:rPr>
            <w:rStyle w:val="Hyperlink"/>
          </w:rPr>
          <w:t>Terms, definitions, abbreviated terms and conventions</w:t>
        </w:r>
        <w:r>
          <w:rPr>
            <w:webHidden/>
          </w:rPr>
          <w:tab/>
        </w:r>
        <w:r>
          <w:rPr>
            <w:webHidden/>
          </w:rPr>
          <w:fldChar w:fldCharType="begin"/>
        </w:r>
        <w:r>
          <w:rPr>
            <w:webHidden/>
          </w:rPr>
          <w:instrText xml:space="preserve"> PAGEREF _Toc84953478 \h </w:instrText>
        </w:r>
        <w:r>
          <w:rPr>
            <w:webHidden/>
          </w:rPr>
        </w:r>
        <w:r>
          <w:rPr>
            <w:webHidden/>
          </w:rPr>
          <w:fldChar w:fldCharType="separate"/>
        </w:r>
        <w:r w:rsidR="00C57605">
          <w:rPr>
            <w:webHidden/>
          </w:rPr>
          <w:t>1</w:t>
        </w:r>
        <w:r>
          <w:rPr>
            <w:webHidden/>
          </w:rPr>
          <w:fldChar w:fldCharType="end"/>
        </w:r>
      </w:hyperlink>
    </w:p>
    <w:p w14:paraId="357F193E" w14:textId="6DA78624" w:rsidR="00455359" w:rsidRDefault="00455359">
      <w:pPr>
        <w:pStyle w:val="TOC2"/>
        <w:rPr>
          <w:rFonts w:asciiTheme="minorHAnsi" w:eastAsiaTheme="minorEastAsia" w:hAnsiTheme="minorHAnsi" w:cstheme="minorBidi"/>
          <w:spacing w:val="0"/>
          <w:sz w:val="22"/>
          <w:szCs w:val="22"/>
          <w:lang w:val="en-US" w:eastAsia="en-US"/>
        </w:rPr>
      </w:pPr>
      <w:hyperlink w:anchor="_Toc84953479" w:history="1">
        <w:r w:rsidRPr="00CE16A4">
          <w:rPr>
            <w:rStyle w:val="Hyperlink"/>
          </w:rPr>
          <w:t>3.1</w:t>
        </w:r>
        <w:r>
          <w:rPr>
            <w:rFonts w:asciiTheme="minorHAnsi" w:eastAsiaTheme="minorEastAsia" w:hAnsiTheme="minorHAnsi" w:cstheme="minorBidi"/>
            <w:spacing w:val="0"/>
            <w:sz w:val="22"/>
            <w:szCs w:val="22"/>
            <w:lang w:val="en-US" w:eastAsia="en-US"/>
          </w:rPr>
          <w:tab/>
        </w:r>
        <w:r w:rsidRPr="00CE16A4">
          <w:rPr>
            <w:rStyle w:val="Hyperlink"/>
          </w:rPr>
          <w:t>Terms and definitions</w:t>
        </w:r>
        <w:r>
          <w:rPr>
            <w:webHidden/>
          </w:rPr>
          <w:tab/>
        </w:r>
        <w:r>
          <w:rPr>
            <w:webHidden/>
          </w:rPr>
          <w:fldChar w:fldCharType="begin"/>
        </w:r>
        <w:r>
          <w:rPr>
            <w:webHidden/>
          </w:rPr>
          <w:instrText xml:space="preserve"> PAGEREF _Toc84953479 \h </w:instrText>
        </w:r>
        <w:r>
          <w:rPr>
            <w:webHidden/>
          </w:rPr>
        </w:r>
        <w:r>
          <w:rPr>
            <w:webHidden/>
          </w:rPr>
          <w:fldChar w:fldCharType="separate"/>
        </w:r>
        <w:r w:rsidR="00C57605">
          <w:rPr>
            <w:webHidden/>
          </w:rPr>
          <w:t>1</w:t>
        </w:r>
        <w:r>
          <w:rPr>
            <w:webHidden/>
          </w:rPr>
          <w:fldChar w:fldCharType="end"/>
        </w:r>
      </w:hyperlink>
    </w:p>
    <w:p w14:paraId="67F825CE" w14:textId="6BA7E96C" w:rsidR="00455359" w:rsidRDefault="00455359">
      <w:pPr>
        <w:pStyle w:val="TOC1"/>
        <w:rPr>
          <w:rFonts w:asciiTheme="minorHAnsi" w:eastAsiaTheme="minorEastAsia" w:hAnsiTheme="minorHAnsi" w:cstheme="minorBidi"/>
          <w:spacing w:val="0"/>
          <w:sz w:val="22"/>
          <w:szCs w:val="22"/>
          <w:lang w:val="en-US" w:eastAsia="en-US"/>
        </w:rPr>
      </w:pPr>
      <w:hyperlink w:anchor="_Toc84953480" w:history="1">
        <w:r w:rsidRPr="00CE16A4">
          <w:rPr>
            <w:rStyle w:val="Hyperlink"/>
          </w:rPr>
          <w:t>4</w:t>
        </w:r>
        <w:r>
          <w:rPr>
            <w:rFonts w:asciiTheme="minorHAnsi" w:eastAsiaTheme="minorEastAsia" w:hAnsiTheme="minorHAnsi" w:cstheme="minorBidi"/>
            <w:spacing w:val="0"/>
            <w:sz w:val="22"/>
            <w:szCs w:val="22"/>
            <w:lang w:val="en-US" w:eastAsia="en-US"/>
          </w:rPr>
          <w:tab/>
        </w:r>
        <w:r w:rsidRPr="00CE16A4">
          <w:rPr>
            <w:rStyle w:val="Hyperlink"/>
          </w:rPr>
          <w:t>State Machine Model</w:t>
        </w:r>
        <w:r>
          <w:rPr>
            <w:webHidden/>
          </w:rPr>
          <w:tab/>
        </w:r>
        <w:r>
          <w:rPr>
            <w:webHidden/>
          </w:rPr>
          <w:fldChar w:fldCharType="begin"/>
        </w:r>
        <w:r>
          <w:rPr>
            <w:webHidden/>
          </w:rPr>
          <w:instrText xml:space="preserve"> PAGEREF _Toc84953480 \h </w:instrText>
        </w:r>
        <w:r>
          <w:rPr>
            <w:webHidden/>
          </w:rPr>
        </w:r>
        <w:r>
          <w:rPr>
            <w:webHidden/>
          </w:rPr>
          <w:fldChar w:fldCharType="separate"/>
        </w:r>
        <w:r w:rsidR="00C57605">
          <w:rPr>
            <w:webHidden/>
          </w:rPr>
          <w:t>1</w:t>
        </w:r>
        <w:r>
          <w:rPr>
            <w:webHidden/>
          </w:rPr>
          <w:fldChar w:fldCharType="end"/>
        </w:r>
      </w:hyperlink>
    </w:p>
    <w:p w14:paraId="35CF3836" w14:textId="1B7BE1D1" w:rsidR="00455359" w:rsidRDefault="00455359">
      <w:pPr>
        <w:pStyle w:val="TOC2"/>
        <w:rPr>
          <w:rFonts w:asciiTheme="minorHAnsi" w:eastAsiaTheme="minorEastAsia" w:hAnsiTheme="minorHAnsi" w:cstheme="minorBidi"/>
          <w:spacing w:val="0"/>
          <w:sz w:val="22"/>
          <w:szCs w:val="22"/>
          <w:lang w:val="en-US" w:eastAsia="en-US"/>
        </w:rPr>
      </w:pPr>
      <w:hyperlink w:anchor="_Toc84953481" w:history="1">
        <w:r w:rsidRPr="00CE16A4">
          <w:rPr>
            <w:rStyle w:val="Hyperlink"/>
          </w:rPr>
          <w:t>4.1</w:t>
        </w:r>
        <w:r>
          <w:rPr>
            <w:rFonts w:asciiTheme="minorHAnsi" w:eastAsiaTheme="minorEastAsia" w:hAnsiTheme="minorHAnsi" w:cstheme="minorBidi"/>
            <w:spacing w:val="0"/>
            <w:sz w:val="22"/>
            <w:szCs w:val="22"/>
            <w:lang w:val="en-US" w:eastAsia="en-US"/>
          </w:rPr>
          <w:tab/>
        </w:r>
        <w:r w:rsidRPr="00CE16A4">
          <w:rPr>
            <w:rStyle w:val="Hyperlink"/>
          </w:rPr>
          <w:t>General</w:t>
        </w:r>
        <w:r>
          <w:rPr>
            <w:webHidden/>
          </w:rPr>
          <w:tab/>
        </w:r>
        <w:r>
          <w:rPr>
            <w:webHidden/>
          </w:rPr>
          <w:fldChar w:fldCharType="begin"/>
        </w:r>
        <w:r>
          <w:rPr>
            <w:webHidden/>
          </w:rPr>
          <w:instrText xml:space="preserve"> PAGEREF _Toc84953481 \h </w:instrText>
        </w:r>
        <w:r>
          <w:rPr>
            <w:webHidden/>
          </w:rPr>
        </w:r>
        <w:r>
          <w:rPr>
            <w:webHidden/>
          </w:rPr>
          <w:fldChar w:fldCharType="separate"/>
        </w:r>
        <w:r w:rsidR="00C57605">
          <w:rPr>
            <w:webHidden/>
          </w:rPr>
          <w:t>1</w:t>
        </w:r>
        <w:r>
          <w:rPr>
            <w:webHidden/>
          </w:rPr>
          <w:fldChar w:fldCharType="end"/>
        </w:r>
      </w:hyperlink>
    </w:p>
    <w:p w14:paraId="69AC4A6E" w14:textId="6F1E2E36" w:rsidR="00455359" w:rsidRDefault="00455359">
      <w:pPr>
        <w:pStyle w:val="TOC2"/>
        <w:rPr>
          <w:rFonts w:asciiTheme="minorHAnsi" w:eastAsiaTheme="minorEastAsia" w:hAnsiTheme="minorHAnsi" w:cstheme="minorBidi"/>
          <w:spacing w:val="0"/>
          <w:sz w:val="22"/>
          <w:szCs w:val="22"/>
          <w:lang w:val="en-US" w:eastAsia="en-US"/>
        </w:rPr>
      </w:pPr>
      <w:hyperlink w:anchor="_Toc84953482" w:history="1">
        <w:r w:rsidRPr="00CE16A4">
          <w:rPr>
            <w:rStyle w:val="Hyperlink"/>
          </w:rPr>
          <w:t>4.2</w:t>
        </w:r>
        <w:r>
          <w:rPr>
            <w:rFonts w:asciiTheme="minorHAnsi" w:eastAsiaTheme="minorEastAsia" w:hAnsiTheme="minorHAnsi" w:cstheme="minorBidi"/>
            <w:spacing w:val="0"/>
            <w:sz w:val="22"/>
            <w:szCs w:val="22"/>
            <w:lang w:val="en-US" w:eastAsia="en-US"/>
          </w:rPr>
          <w:tab/>
        </w:r>
        <w:r w:rsidRPr="00CE16A4">
          <w:rPr>
            <w:rStyle w:val="Hyperlink"/>
          </w:rPr>
          <w:t>Examples of finite state machines</w:t>
        </w:r>
        <w:r>
          <w:rPr>
            <w:webHidden/>
          </w:rPr>
          <w:tab/>
        </w:r>
        <w:r>
          <w:rPr>
            <w:webHidden/>
          </w:rPr>
          <w:fldChar w:fldCharType="begin"/>
        </w:r>
        <w:r>
          <w:rPr>
            <w:webHidden/>
          </w:rPr>
          <w:instrText xml:space="preserve"> PAGEREF _Toc84953482 \h </w:instrText>
        </w:r>
        <w:r>
          <w:rPr>
            <w:webHidden/>
          </w:rPr>
        </w:r>
        <w:r>
          <w:rPr>
            <w:webHidden/>
          </w:rPr>
          <w:fldChar w:fldCharType="separate"/>
        </w:r>
        <w:r w:rsidR="00C57605">
          <w:rPr>
            <w:webHidden/>
          </w:rPr>
          <w:t>2</w:t>
        </w:r>
        <w:r>
          <w:rPr>
            <w:webHidden/>
          </w:rPr>
          <w:fldChar w:fldCharType="end"/>
        </w:r>
      </w:hyperlink>
    </w:p>
    <w:p w14:paraId="11B03D7F" w14:textId="6A4415EA" w:rsidR="00455359" w:rsidRDefault="00455359">
      <w:pPr>
        <w:pStyle w:val="TOC3"/>
        <w:rPr>
          <w:rFonts w:asciiTheme="minorHAnsi" w:eastAsiaTheme="minorEastAsia" w:hAnsiTheme="minorHAnsi" w:cstheme="minorBidi"/>
          <w:spacing w:val="0"/>
          <w:sz w:val="22"/>
          <w:szCs w:val="22"/>
          <w:lang w:val="en-US" w:eastAsia="en-US"/>
        </w:rPr>
      </w:pPr>
      <w:hyperlink w:anchor="_Toc84953483" w:history="1">
        <w:r w:rsidRPr="00CE16A4">
          <w:rPr>
            <w:rStyle w:val="Hyperlink"/>
          </w:rPr>
          <w:t>4.2.1</w:t>
        </w:r>
        <w:r>
          <w:rPr>
            <w:rFonts w:asciiTheme="minorHAnsi" w:eastAsiaTheme="minorEastAsia" w:hAnsiTheme="minorHAnsi" w:cstheme="minorBidi"/>
            <w:spacing w:val="0"/>
            <w:sz w:val="22"/>
            <w:szCs w:val="22"/>
            <w:lang w:val="en-US" w:eastAsia="en-US"/>
          </w:rPr>
          <w:tab/>
        </w:r>
        <w:r w:rsidRPr="00CE16A4">
          <w:rPr>
            <w:rStyle w:val="Hyperlink"/>
          </w:rPr>
          <w:t>Simple state machine</w:t>
        </w:r>
        <w:r>
          <w:rPr>
            <w:webHidden/>
          </w:rPr>
          <w:tab/>
        </w:r>
        <w:r>
          <w:rPr>
            <w:webHidden/>
          </w:rPr>
          <w:fldChar w:fldCharType="begin"/>
        </w:r>
        <w:r>
          <w:rPr>
            <w:webHidden/>
          </w:rPr>
          <w:instrText xml:space="preserve"> PAGEREF _Toc84953483 \h </w:instrText>
        </w:r>
        <w:r>
          <w:rPr>
            <w:webHidden/>
          </w:rPr>
        </w:r>
        <w:r>
          <w:rPr>
            <w:webHidden/>
          </w:rPr>
          <w:fldChar w:fldCharType="separate"/>
        </w:r>
        <w:r w:rsidR="00C57605">
          <w:rPr>
            <w:webHidden/>
          </w:rPr>
          <w:t>2</w:t>
        </w:r>
        <w:r>
          <w:rPr>
            <w:webHidden/>
          </w:rPr>
          <w:fldChar w:fldCharType="end"/>
        </w:r>
      </w:hyperlink>
    </w:p>
    <w:p w14:paraId="3133FB51" w14:textId="7B31DCDB" w:rsidR="00455359" w:rsidRDefault="00455359">
      <w:pPr>
        <w:pStyle w:val="TOC3"/>
        <w:rPr>
          <w:rFonts w:asciiTheme="minorHAnsi" w:eastAsiaTheme="minorEastAsia" w:hAnsiTheme="minorHAnsi" w:cstheme="minorBidi"/>
          <w:spacing w:val="0"/>
          <w:sz w:val="22"/>
          <w:szCs w:val="22"/>
          <w:lang w:val="en-US" w:eastAsia="en-US"/>
        </w:rPr>
      </w:pPr>
      <w:hyperlink w:anchor="_Toc84953484" w:history="1">
        <w:r w:rsidRPr="00CE16A4">
          <w:rPr>
            <w:rStyle w:val="Hyperlink"/>
          </w:rPr>
          <w:t>4.2.2</w:t>
        </w:r>
        <w:r>
          <w:rPr>
            <w:rFonts w:asciiTheme="minorHAnsi" w:eastAsiaTheme="minorEastAsia" w:hAnsiTheme="minorHAnsi" w:cstheme="minorBidi"/>
            <w:spacing w:val="0"/>
            <w:sz w:val="22"/>
            <w:szCs w:val="22"/>
            <w:lang w:val="en-US" w:eastAsia="en-US"/>
          </w:rPr>
          <w:tab/>
        </w:r>
        <w:r w:rsidRPr="00CE16A4">
          <w:rPr>
            <w:rStyle w:val="Hyperlink"/>
          </w:rPr>
          <w:t>State machine containing substates</w:t>
        </w:r>
        <w:r>
          <w:rPr>
            <w:webHidden/>
          </w:rPr>
          <w:tab/>
        </w:r>
        <w:r>
          <w:rPr>
            <w:webHidden/>
          </w:rPr>
          <w:fldChar w:fldCharType="begin"/>
        </w:r>
        <w:r>
          <w:rPr>
            <w:webHidden/>
          </w:rPr>
          <w:instrText xml:space="preserve"> PAGEREF _Toc84953484 \h </w:instrText>
        </w:r>
        <w:r>
          <w:rPr>
            <w:webHidden/>
          </w:rPr>
        </w:r>
        <w:r>
          <w:rPr>
            <w:webHidden/>
          </w:rPr>
          <w:fldChar w:fldCharType="separate"/>
        </w:r>
        <w:r w:rsidR="00C57605">
          <w:rPr>
            <w:webHidden/>
          </w:rPr>
          <w:t>3</w:t>
        </w:r>
        <w:r>
          <w:rPr>
            <w:webHidden/>
          </w:rPr>
          <w:fldChar w:fldCharType="end"/>
        </w:r>
      </w:hyperlink>
    </w:p>
    <w:p w14:paraId="323D2586" w14:textId="750AB7B9" w:rsidR="00455359" w:rsidRDefault="00455359">
      <w:pPr>
        <w:pStyle w:val="TOC2"/>
        <w:rPr>
          <w:rFonts w:asciiTheme="minorHAnsi" w:eastAsiaTheme="minorEastAsia" w:hAnsiTheme="minorHAnsi" w:cstheme="minorBidi"/>
          <w:spacing w:val="0"/>
          <w:sz w:val="22"/>
          <w:szCs w:val="22"/>
          <w:lang w:val="en-US" w:eastAsia="en-US"/>
        </w:rPr>
      </w:pPr>
      <w:hyperlink w:anchor="_Toc84953485" w:history="1">
        <w:r w:rsidRPr="00CE16A4">
          <w:rPr>
            <w:rStyle w:val="Hyperlink"/>
          </w:rPr>
          <w:t>4.3</w:t>
        </w:r>
        <w:r>
          <w:rPr>
            <w:rFonts w:asciiTheme="minorHAnsi" w:eastAsiaTheme="minorEastAsia" w:hAnsiTheme="minorHAnsi" w:cstheme="minorBidi"/>
            <w:spacing w:val="0"/>
            <w:sz w:val="22"/>
            <w:szCs w:val="22"/>
            <w:lang w:val="en-US" w:eastAsia="en-US"/>
          </w:rPr>
          <w:tab/>
        </w:r>
        <w:r w:rsidRPr="00CE16A4">
          <w:rPr>
            <w:rStyle w:val="Hyperlink"/>
          </w:rPr>
          <w:t>Definition of state machine</w:t>
        </w:r>
        <w:r>
          <w:rPr>
            <w:webHidden/>
          </w:rPr>
          <w:tab/>
        </w:r>
        <w:r>
          <w:rPr>
            <w:webHidden/>
          </w:rPr>
          <w:fldChar w:fldCharType="begin"/>
        </w:r>
        <w:r>
          <w:rPr>
            <w:webHidden/>
          </w:rPr>
          <w:instrText xml:space="preserve"> PAGEREF _Toc84953485 \h </w:instrText>
        </w:r>
        <w:r>
          <w:rPr>
            <w:webHidden/>
          </w:rPr>
        </w:r>
        <w:r>
          <w:rPr>
            <w:webHidden/>
          </w:rPr>
          <w:fldChar w:fldCharType="separate"/>
        </w:r>
        <w:r w:rsidR="00C57605">
          <w:rPr>
            <w:webHidden/>
          </w:rPr>
          <w:t>3</w:t>
        </w:r>
        <w:r>
          <w:rPr>
            <w:webHidden/>
          </w:rPr>
          <w:fldChar w:fldCharType="end"/>
        </w:r>
      </w:hyperlink>
    </w:p>
    <w:p w14:paraId="6ED54A03" w14:textId="59A0ABF6" w:rsidR="00455359" w:rsidRDefault="00455359">
      <w:pPr>
        <w:pStyle w:val="TOC2"/>
        <w:rPr>
          <w:rFonts w:asciiTheme="minorHAnsi" w:eastAsiaTheme="minorEastAsia" w:hAnsiTheme="minorHAnsi" w:cstheme="minorBidi"/>
          <w:spacing w:val="0"/>
          <w:sz w:val="22"/>
          <w:szCs w:val="22"/>
          <w:lang w:val="en-US" w:eastAsia="en-US"/>
        </w:rPr>
      </w:pPr>
      <w:hyperlink w:anchor="_Toc84953486" w:history="1">
        <w:r w:rsidRPr="00CE16A4">
          <w:rPr>
            <w:rStyle w:val="Hyperlink"/>
          </w:rPr>
          <w:t>4.4</w:t>
        </w:r>
        <w:r>
          <w:rPr>
            <w:rFonts w:asciiTheme="minorHAnsi" w:eastAsiaTheme="minorEastAsia" w:hAnsiTheme="minorHAnsi" w:cstheme="minorBidi"/>
            <w:spacing w:val="0"/>
            <w:sz w:val="22"/>
            <w:szCs w:val="22"/>
            <w:lang w:val="en-US" w:eastAsia="en-US"/>
          </w:rPr>
          <w:tab/>
        </w:r>
        <w:r w:rsidRPr="00CE16A4">
          <w:rPr>
            <w:rStyle w:val="Hyperlink"/>
          </w:rPr>
          <w:t>Representation of state machines in the AddressSpace</w:t>
        </w:r>
        <w:r>
          <w:rPr>
            <w:webHidden/>
          </w:rPr>
          <w:tab/>
        </w:r>
        <w:r>
          <w:rPr>
            <w:webHidden/>
          </w:rPr>
          <w:fldChar w:fldCharType="begin"/>
        </w:r>
        <w:r>
          <w:rPr>
            <w:webHidden/>
          </w:rPr>
          <w:instrText xml:space="preserve"> PAGEREF _Toc84953486 \h </w:instrText>
        </w:r>
        <w:r>
          <w:rPr>
            <w:webHidden/>
          </w:rPr>
        </w:r>
        <w:r>
          <w:rPr>
            <w:webHidden/>
          </w:rPr>
          <w:fldChar w:fldCharType="separate"/>
        </w:r>
        <w:r w:rsidR="00C57605">
          <w:rPr>
            <w:webHidden/>
          </w:rPr>
          <w:t>4</w:t>
        </w:r>
        <w:r>
          <w:rPr>
            <w:webHidden/>
          </w:rPr>
          <w:fldChar w:fldCharType="end"/>
        </w:r>
      </w:hyperlink>
    </w:p>
    <w:p w14:paraId="0785481C" w14:textId="6F6024AC" w:rsidR="00455359" w:rsidRDefault="00455359">
      <w:pPr>
        <w:pStyle w:val="TOC3"/>
        <w:rPr>
          <w:rFonts w:asciiTheme="minorHAnsi" w:eastAsiaTheme="minorEastAsia" w:hAnsiTheme="minorHAnsi" w:cstheme="minorBidi"/>
          <w:spacing w:val="0"/>
          <w:sz w:val="22"/>
          <w:szCs w:val="22"/>
          <w:lang w:val="en-US" w:eastAsia="en-US"/>
        </w:rPr>
      </w:pPr>
      <w:hyperlink w:anchor="_Toc84953487" w:history="1">
        <w:r w:rsidRPr="00CE16A4">
          <w:rPr>
            <w:rStyle w:val="Hyperlink"/>
          </w:rPr>
          <w:t>4.4.1</w:t>
        </w:r>
        <w:r>
          <w:rPr>
            <w:rFonts w:asciiTheme="minorHAnsi" w:eastAsiaTheme="minorEastAsia" w:hAnsiTheme="minorHAnsi" w:cstheme="minorBidi"/>
            <w:spacing w:val="0"/>
            <w:sz w:val="22"/>
            <w:szCs w:val="22"/>
            <w:lang w:val="en-US" w:eastAsia="en-US"/>
          </w:rPr>
          <w:tab/>
        </w:r>
        <w:r w:rsidRPr="00CE16A4">
          <w:rPr>
            <w:rStyle w:val="Hyperlink"/>
          </w:rPr>
          <w:t>Overview</w:t>
        </w:r>
        <w:r>
          <w:rPr>
            <w:webHidden/>
          </w:rPr>
          <w:tab/>
        </w:r>
        <w:r>
          <w:rPr>
            <w:webHidden/>
          </w:rPr>
          <w:fldChar w:fldCharType="begin"/>
        </w:r>
        <w:r>
          <w:rPr>
            <w:webHidden/>
          </w:rPr>
          <w:instrText xml:space="preserve"> PAGEREF _Toc84953487 \h </w:instrText>
        </w:r>
        <w:r>
          <w:rPr>
            <w:webHidden/>
          </w:rPr>
        </w:r>
        <w:r>
          <w:rPr>
            <w:webHidden/>
          </w:rPr>
          <w:fldChar w:fldCharType="separate"/>
        </w:r>
        <w:r w:rsidR="00C57605">
          <w:rPr>
            <w:webHidden/>
          </w:rPr>
          <w:t>4</w:t>
        </w:r>
        <w:r>
          <w:rPr>
            <w:webHidden/>
          </w:rPr>
          <w:fldChar w:fldCharType="end"/>
        </w:r>
      </w:hyperlink>
    </w:p>
    <w:p w14:paraId="1F2C06C2" w14:textId="0349BCC2" w:rsidR="00455359" w:rsidRDefault="00455359">
      <w:pPr>
        <w:pStyle w:val="TOC3"/>
        <w:rPr>
          <w:rFonts w:asciiTheme="minorHAnsi" w:eastAsiaTheme="minorEastAsia" w:hAnsiTheme="minorHAnsi" w:cstheme="minorBidi"/>
          <w:spacing w:val="0"/>
          <w:sz w:val="22"/>
          <w:szCs w:val="22"/>
          <w:lang w:val="en-US" w:eastAsia="en-US"/>
        </w:rPr>
      </w:pPr>
      <w:hyperlink w:anchor="_Toc84953488" w:history="1">
        <w:r w:rsidRPr="00CE16A4">
          <w:rPr>
            <w:rStyle w:val="Hyperlink"/>
          </w:rPr>
          <w:t>4.4.2</w:t>
        </w:r>
        <w:r>
          <w:rPr>
            <w:rFonts w:asciiTheme="minorHAnsi" w:eastAsiaTheme="minorEastAsia" w:hAnsiTheme="minorHAnsi" w:cstheme="minorBidi"/>
            <w:spacing w:val="0"/>
            <w:sz w:val="22"/>
            <w:szCs w:val="22"/>
            <w:lang w:val="en-US" w:eastAsia="en-US"/>
          </w:rPr>
          <w:tab/>
        </w:r>
        <w:r w:rsidRPr="00CE16A4">
          <w:rPr>
            <w:rStyle w:val="Hyperlink"/>
          </w:rPr>
          <w:t>StateMachineType</w:t>
        </w:r>
        <w:r>
          <w:rPr>
            <w:webHidden/>
          </w:rPr>
          <w:tab/>
        </w:r>
        <w:r>
          <w:rPr>
            <w:webHidden/>
          </w:rPr>
          <w:fldChar w:fldCharType="begin"/>
        </w:r>
        <w:r>
          <w:rPr>
            <w:webHidden/>
          </w:rPr>
          <w:instrText xml:space="preserve"> PAGEREF _Toc84953488 \h </w:instrText>
        </w:r>
        <w:r>
          <w:rPr>
            <w:webHidden/>
          </w:rPr>
        </w:r>
        <w:r>
          <w:rPr>
            <w:webHidden/>
          </w:rPr>
          <w:fldChar w:fldCharType="separate"/>
        </w:r>
        <w:r w:rsidR="00C57605">
          <w:rPr>
            <w:webHidden/>
          </w:rPr>
          <w:t>5</w:t>
        </w:r>
        <w:r>
          <w:rPr>
            <w:webHidden/>
          </w:rPr>
          <w:fldChar w:fldCharType="end"/>
        </w:r>
      </w:hyperlink>
    </w:p>
    <w:p w14:paraId="770BF6DF" w14:textId="76FE9BC9" w:rsidR="00455359" w:rsidRDefault="00455359">
      <w:pPr>
        <w:pStyle w:val="TOC3"/>
        <w:rPr>
          <w:rFonts w:asciiTheme="minorHAnsi" w:eastAsiaTheme="minorEastAsia" w:hAnsiTheme="minorHAnsi" w:cstheme="minorBidi"/>
          <w:spacing w:val="0"/>
          <w:sz w:val="22"/>
          <w:szCs w:val="22"/>
          <w:lang w:val="en-US" w:eastAsia="en-US"/>
        </w:rPr>
      </w:pPr>
      <w:hyperlink w:anchor="_Toc84953489" w:history="1">
        <w:r w:rsidRPr="00CE16A4">
          <w:rPr>
            <w:rStyle w:val="Hyperlink"/>
          </w:rPr>
          <w:t>4.4.3</w:t>
        </w:r>
        <w:r>
          <w:rPr>
            <w:rFonts w:asciiTheme="minorHAnsi" w:eastAsiaTheme="minorEastAsia" w:hAnsiTheme="minorHAnsi" w:cstheme="minorBidi"/>
            <w:spacing w:val="0"/>
            <w:sz w:val="22"/>
            <w:szCs w:val="22"/>
            <w:lang w:val="en-US" w:eastAsia="en-US"/>
          </w:rPr>
          <w:tab/>
        </w:r>
        <w:r w:rsidRPr="00CE16A4">
          <w:rPr>
            <w:rStyle w:val="Hyperlink"/>
          </w:rPr>
          <w:t>StateVariableType</w:t>
        </w:r>
        <w:r>
          <w:rPr>
            <w:webHidden/>
          </w:rPr>
          <w:tab/>
        </w:r>
        <w:r>
          <w:rPr>
            <w:webHidden/>
          </w:rPr>
          <w:fldChar w:fldCharType="begin"/>
        </w:r>
        <w:r>
          <w:rPr>
            <w:webHidden/>
          </w:rPr>
          <w:instrText xml:space="preserve"> PAGEREF _Toc84953489 \h </w:instrText>
        </w:r>
        <w:r>
          <w:rPr>
            <w:webHidden/>
          </w:rPr>
        </w:r>
        <w:r>
          <w:rPr>
            <w:webHidden/>
          </w:rPr>
          <w:fldChar w:fldCharType="separate"/>
        </w:r>
        <w:r w:rsidR="00C57605">
          <w:rPr>
            <w:webHidden/>
          </w:rPr>
          <w:t>6</w:t>
        </w:r>
        <w:r>
          <w:rPr>
            <w:webHidden/>
          </w:rPr>
          <w:fldChar w:fldCharType="end"/>
        </w:r>
      </w:hyperlink>
    </w:p>
    <w:p w14:paraId="210AC445" w14:textId="680CFC5A" w:rsidR="00455359" w:rsidRDefault="00455359">
      <w:pPr>
        <w:pStyle w:val="TOC3"/>
        <w:rPr>
          <w:rFonts w:asciiTheme="minorHAnsi" w:eastAsiaTheme="minorEastAsia" w:hAnsiTheme="minorHAnsi" w:cstheme="minorBidi"/>
          <w:spacing w:val="0"/>
          <w:sz w:val="22"/>
          <w:szCs w:val="22"/>
          <w:lang w:val="en-US" w:eastAsia="en-US"/>
        </w:rPr>
      </w:pPr>
      <w:hyperlink w:anchor="_Toc84953490" w:history="1">
        <w:r w:rsidRPr="00CE16A4">
          <w:rPr>
            <w:rStyle w:val="Hyperlink"/>
          </w:rPr>
          <w:t>4.4.4</w:t>
        </w:r>
        <w:r>
          <w:rPr>
            <w:rFonts w:asciiTheme="minorHAnsi" w:eastAsiaTheme="minorEastAsia" w:hAnsiTheme="minorHAnsi" w:cstheme="minorBidi"/>
            <w:spacing w:val="0"/>
            <w:sz w:val="22"/>
            <w:szCs w:val="22"/>
            <w:lang w:val="en-US" w:eastAsia="en-US"/>
          </w:rPr>
          <w:tab/>
        </w:r>
        <w:r w:rsidRPr="00CE16A4">
          <w:rPr>
            <w:rStyle w:val="Hyperlink"/>
          </w:rPr>
          <w:t>TransitionVariableType</w:t>
        </w:r>
        <w:r>
          <w:rPr>
            <w:webHidden/>
          </w:rPr>
          <w:tab/>
        </w:r>
        <w:r>
          <w:rPr>
            <w:webHidden/>
          </w:rPr>
          <w:fldChar w:fldCharType="begin"/>
        </w:r>
        <w:r>
          <w:rPr>
            <w:webHidden/>
          </w:rPr>
          <w:instrText xml:space="preserve"> PAGEREF _Toc84953490 \h </w:instrText>
        </w:r>
        <w:r>
          <w:rPr>
            <w:webHidden/>
          </w:rPr>
        </w:r>
        <w:r>
          <w:rPr>
            <w:webHidden/>
          </w:rPr>
          <w:fldChar w:fldCharType="separate"/>
        </w:r>
        <w:r w:rsidR="00C57605">
          <w:rPr>
            <w:webHidden/>
          </w:rPr>
          <w:t>7</w:t>
        </w:r>
        <w:r>
          <w:rPr>
            <w:webHidden/>
          </w:rPr>
          <w:fldChar w:fldCharType="end"/>
        </w:r>
      </w:hyperlink>
    </w:p>
    <w:p w14:paraId="35185D44" w14:textId="2E4ED2E9" w:rsidR="00455359" w:rsidRDefault="00455359">
      <w:pPr>
        <w:pStyle w:val="TOC3"/>
        <w:rPr>
          <w:rFonts w:asciiTheme="minorHAnsi" w:eastAsiaTheme="minorEastAsia" w:hAnsiTheme="minorHAnsi" w:cstheme="minorBidi"/>
          <w:spacing w:val="0"/>
          <w:sz w:val="22"/>
          <w:szCs w:val="22"/>
          <w:lang w:val="en-US" w:eastAsia="en-US"/>
        </w:rPr>
      </w:pPr>
      <w:hyperlink w:anchor="_Toc84953491" w:history="1">
        <w:r w:rsidRPr="00CE16A4">
          <w:rPr>
            <w:rStyle w:val="Hyperlink"/>
          </w:rPr>
          <w:t>4.4.5</w:t>
        </w:r>
        <w:r>
          <w:rPr>
            <w:rFonts w:asciiTheme="minorHAnsi" w:eastAsiaTheme="minorEastAsia" w:hAnsiTheme="minorHAnsi" w:cstheme="minorBidi"/>
            <w:spacing w:val="0"/>
            <w:sz w:val="22"/>
            <w:szCs w:val="22"/>
            <w:lang w:val="en-US" w:eastAsia="en-US"/>
          </w:rPr>
          <w:tab/>
        </w:r>
        <w:r w:rsidRPr="00CE16A4">
          <w:rPr>
            <w:rStyle w:val="Hyperlink"/>
          </w:rPr>
          <w:t>FiniteStateMachineType</w:t>
        </w:r>
        <w:r>
          <w:rPr>
            <w:webHidden/>
          </w:rPr>
          <w:tab/>
        </w:r>
        <w:r>
          <w:rPr>
            <w:webHidden/>
          </w:rPr>
          <w:fldChar w:fldCharType="begin"/>
        </w:r>
        <w:r>
          <w:rPr>
            <w:webHidden/>
          </w:rPr>
          <w:instrText xml:space="preserve"> PAGEREF _Toc84953491 \h </w:instrText>
        </w:r>
        <w:r>
          <w:rPr>
            <w:webHidden/>
          </w:rPr>
        </w:r>
        <w:r>
          <w:rPr>
            <w:webHidden/>
          </w:rPr>
          <w:fldChar w:fldCharType="separate"/>
        </w:r>
        <w:r w:rsidR="00C57605">
          <w:rPr>
            <w:webHidden/>
          </w:rPr>
          <w:t>7</w:t>
        </w:r>
        <w:r>
          <w:rPr>
            <w:webHidden/>
          </w:rPr>
          <w:fldChar w:fldCharType="end"/>
        </w:r>
      </w:hyperlink>
    </w:p>
    <w:p w14:paraId="02BEB726" w14:textId="49F50575" w:rsidR="00455359" w:rsidRDefault="00455359">
      <w:pPr>
        <w:pStyle w:val="TOC3"/>
        <w:rPr>
          <w:rFonts w:asciiTheme="minorHAnsi" w:eastAsiaTheme="minorEastAsia" w:hAnsiTheme="minorHAnsi" w:cstheme="minorBidi"/>
          <w:spacing w:val="0"/>
          <w:sz w:val="22"/>
          <w:szCs w:val="22"/>
          <w:lang w:val="en-US" w:eastAsia="en-US"/>
        </w:rPr>
      </w:pPr>
      <w:hyperlink w:anchor="_Toc84953492" w:history="1">
        <w:r w:rsidRPr="00CE16A4">
          <w:rPr>
            <w:rStyle w:val="Hyperlink"/>
          </w:rPr>
          <w:t>4.4.6</w:t>
        </w:r>
        <w:r>
          <w:rPr>
            <w:rFonts w:asciiTheme="minorHAnsi" w:eastAsiaTheme="minorEastAsia" w:hAnsiTheme="minorHAnsi" w:cstheme="minorBidi"/>
            <w:spacing w:val="0"/>
            <w:sz w:val="22"/>
            <w:szCs w:val="22"/>
            <w:lang w:val="en-US" w:eastAsia="en-US"/>
          </w:rPr>
          <w:tab/>
        </w:r>
        <w:r w:rsidRPr="00CE16A4">
          <w:rPr>
            <w:rStyle w:val="Hyperlink"/>
          </w:rPr>
          <w:t>FiniteStateVariableType</w:t>
        </w:r>
        <w:r>
          <w:rPr>
            <w:webHidden/>
          </w:rPr>
          <w:tab/>
        </w:r>
        <w:r>
          <w:rPr>
            <w:webHidden/>
          </w:rPr>
          <w:fldChar w:fldCharType="begin"/>
        </w:r>
        <w:r>
          <w:rPr>
            <w:webHidden/>
          </w:rPr>
          <w:instrText xml:space="preserve"> PAGEREF _Toc84953492 \h </w:instrText>
        </w:r>
        <w:r>
          <w:rPr>
            <w:webHidden/>
          </w:rPr>
        </w:r>
        <w:r>
          <w:rPr>
            <w:webHidden/>
          </w:rPr>
          <w:fldChar w:fldCharType="separate"/>
        </w:r>
        <w:r w:rsidR="00C57605">
          <w:rPr>
            <w:webHidden/>
          </w:rPr>
          <w:t>9</w:t>
        </w:r>
        <w:r>
          <w:rPr>
            <w:webHidden/>
          </w:rPr>
          <w:fldChar w:fldCharType="end"/>
        </w:r>
      </w:hyperlink>
    </w:p>
    <w:p w14:paraId="6984DE2E" w14:textId="27C1B427" w:rsidR="00455359" w:rsidRDefault="00455359">
      <w:pPr>
        <w:pStyle w:val="TOC3"/>
        <w:rPr>
          <w:rFonts w:asciiTheme="minorHAnsi" w:eastAsiaTheme="minorEastAsia" w:hAnsiTheme="minorHAnsi" w:cstheme="minorBidi"/>
          <w:spacing w:val="0"/>
          <w:sz w:val="22"/>
          <w:szCs w:val="22"/>
          <w:lang w:val="en-US" w:eastAsia="en-US"/>
        </w:rPr>
      </w:pPr>
      <w:hyperlink w:anchor="_Toc84953493" w:history="1">
        <w:r w:rsidRPr="00CE16A4">
          <w:rPr>
            <w:rStyle w:val="Hyperlink"/>
          </w:rPr>
          <w:t>4.4.7</w:t>
        </w:r>
        <w:r>
          <w:rPr>
            <w:rFonts w:asciiTheme="minorHAnsi" w:eastAsiaTheme="minorEastAsia" w:hAnsiTheme="minorHAnsi" w:cstheme="minorBidi"/>
            <w:spacing w:val="0"/>
            <w:sz w:val="22"/>
            <w:szCs w:val="22"/>
            <w:lang w:val="en-US" w:eastAsia="en-US"/>
          </w:rPr>
          <w:tab/>
        </w:r>
        <w:r w:rsidRPr="00CE16A4">
          <w:rPr>
            <w:rStyle w:val="Hyperlink"/>
          </w:rPr>
          <w:t>FiniteTransitionVariableType</w:t>
        </w:r>
        <w:r>
          <w:rPr>
            <w:webHidden/>
          </w:rPr>
          <w:tab/>
        </w:r>
        <w:r>
          <w:rPr>
            <w:webHidden/>
          </w:rPr>
          <w:fldChar w:fldCharType="begin"/>
        </w:r>
        <w:r>
          <w:rPr>
            <w:webHidden/>
          </w:rPr>
          <w:instrText xml:space="preserve"> PAGEREF _Toc84953493 \h </w:instrText>
        </w:r>
        <w:r>
          <w:rPr>
            <w:webHidden/>
          </w:rPr>
        </w:r>
        <w:r>
          <w:rPr>
            <w:webHidden/>
          </w:rPr>
          <w:fldChar w:fldCharType="separate"/>
        </w:r>
        <w:r w:rsidR="00C57605">
          <w:rPr>
            <w:webHidden/>
          </w:rPr>
          <w:t>10</w:t>
        </w:r>
        <w:r>
          <w:rPr>
            <w:webHidden/>
          </w:rPr>
          <w:fldChar w:fldCharType="end"/>
        </w:r>
      </w:hyperlink>
    </w:p>
    <w:p w14:paraId="294C7F74" w14:textId="39A61A46" w:rsidR="00455359" w:rsidRDefault="00455359">
      <w:pPr>
        <w:pStyle w:val="TOC3"/>
        <w:rPr>
          <w:rFonts w:asciiTheme="minorHAnsi" w:eastAsiaTheme="minorEastAsia" w:hAnsiTheme="minorHAnsi" w:cstheme="minorBidi"/>
          <w:spacing w:val="0"/>
          <w:sz w:val="22"/>
          <w:szCs w:val="22"/>
          <w:lang w:val="en-US" w:eastAsia="en-US"/>
        </w:rPr>
      </w:pPr>
      <w:hyperlink w:anchor="_Toc84953494" w:history="1">
        <w:r w:rsidRPr="00CE16A4">
          <w:rPr>
            <w:rStyle w:val="Hyperlink"/>
          </w:rPr>
          <w:t>4.4.8</w:t>
        </w:r>
        <w:r>
          <w:rPr>
            <w:rFonts w:asciiTheme="minorHAnsi" w:eastAsiaTheme="minorEastAsia" w:hAnsiTheme="minorHAnsi" w:cstheme="minorBidi"/>
            <w:spacing w:val="0"/>
            <w:sz w:val="22"/>
            <w:szCs w:val="22"/>
            <w:lang w:val="en-US" w:eastAsia="en-US"/>
          </w:rPr>
          <w:tab/>
        </w:r>
        <w:r w:rsidRPr="00CE16A4">
          <w:rPr>
            <w:rStyle w:val="Hyperlink"/>
          </w:rPr>
          <w:t>StateType</w:t>
        </w:r>
        <w:r>
          <w:rPr>
            <w:webHidden/>
          </w:rPr>
          <w:tab/>
        </w:r>
        <w:r>
          <w:rPr>
            <w:webHidden/>
          </w:rPr>
          <w:fldChar w:fldCharType="begin"/>
        </w:r>
        <w:r>
          <w:rPr>
            <w:webHidden/>
          </w:rPr>
          <w:instrText xml:space="preserve"> PAGEREF _Toc84953494 \h </w:instrText>
        </w:r>
        <w:r>
          <w:rPr>
            <w:webHidden/>
          </w:rPr>
        </w:r>
        <w:r>
          <w:rPr>
            <w:webHidden/>
          </w:rPr>
          <w:fldChar w:fldCharType="separate"/>
        </w:r>
        <w:r w:rsidR="00C57605">
          <w:rPr>
            <w:webHidden/>
          </w:rPr>
          <w:t>10</w:t>
        </w:r>
        <w:r>
          <w:rPr>
            <w:webHidden/>
          </w:rPr>
          <w:fldChar w:fldCharType="end"/>
        </w:r>
      </w:hyperlink>
    </w:p>
    <w:p w14:paraId="76C24F77" w14:textId="32F5DACD" w:rsidR="00455359" w:rsidRDefault="00455359">
      <w:pPr>
        <w:pStyle w:val="TOC3"/>
        <w:rPr>
          <w:rFonts w:asciiTheme="minorHAnsi" w:eastAsiaTheme="minorEastAsia" w:hAnsiTheme="minorHAnsi" w:cstheme="minorBidi"/>
          <w:spacing w:val="0"/>
          <w:sz w:val="22"/>
          <w:szCs w:val="22"/>
          <w:lang w:val="en-US" w:eastAsia="en-US"/>
        </w:rPr>
      </w:pPr>
      <w:hyperlink w:anchor="_Toc84953495" w:history="1">
        <w:r w:rsidRPr="00CE16A4">
          <w:rPr>
            <w:rStyle w:val="Hyperlink"/>
          </w:rPr>
          <w:t>4.4.9</w:t>
        </w:r>
        <w:r>
          <w:rPr>
            <w:rFonts w:asciiTheme="minorHAnsi" w:eastAsiaTheme="minorEastAsia" w:hAnsiTheme="minorHAnsi" w:cstheme="minorBidi"/>
            <w:spacing w:val="0"/>
            <w:sz w:val="22"/>
            <w:szCs w:val="22"/>
            <w:lang w:val="en-US" w:eastAsia="en-US"/>
          </w:rPr>
          <w:tab/>
        </w:r>
        <w:r w:rsidRPr="00CE16A4">
          <w:rPr>
            <w:rStyle w:val="Hyperlink"/>
          </w:rPr>
          <w:t>InitialStateType</w:t>
        </w:r>
        <w:r>
          <w:rPr>
            <w:webHidden/>
          </w:rPr>
          <w:tab/>
        </w:r>
        <w:r>
          <w:rPr>
            <w:webHidden/>
          </w:rPr>
          <w:fldChar w:fldCharType="begin"/>
        </w:r>
        <w:r>
          <w:rPr>
            <w:webHidden/>
          </w:rPr>
          <w:instrText xml:space="preserve"> PAGEREF _Toc84953495 \h </w:instrText>
        </w:r>
        <w:r>
          <w:rPr>
            <w:webHidden/>
          </w:rPr>
        </w:r>
        <w:r>
          <w:rPr>
            <w:webHidden/>
          </w:rPr>
          <w:fldChar w:fldCharType="separate"/>
        </w:r>
        <w:r w:rsidR="00C57605">
          <w:rPr>
            <w:webHidden/>
          </w:rPr>
          <w:t>11</w:t>
        </w:r>
        <w:r>
          <w:rPr>
            <w:webHidden/>
          </w:rPr>
          <w:fldChar w:fldCharType="end"/>
        </w:r>
      </w:hyperlink>
    </w:p>
    <w:p w14:paraId="176F8FA1" w14:textId="1BA46D79" w:rsidR="00455359" w:rsidRDefault="00455359">
      <w:pPr>
        <w:pStyle w:val="TOC3"/>
        <w:rPr>
          <w:rFonts w:asciiTheme="minorHAnsi" w:eastAsiaTheme="minorEastAsia" w:hAnsiTheme="minorHAnsi" w:cstheme="minorBidi"/>
          <w:spacing w:val="0"/>
          <w:sz w:val="22"/>
          <w:szCs w:val="22"/>
          <w:lang w:val="en-US" w:eastAsia="en-US"/>
        </w:rPr>
      </w:pPr>
      <w:hyperlink w:anchor="_Toc84953496" w:history="1">
        <w:r w:rsidRPr="00CE16A4">
          <w:rPr>
            <w:rStyle w:val="Hyperlink"/>
          </w:rPr>
          <w:t>4.4.10</w:t>
        </w:r>
        <w:r>
          <w:rPr>
            <w:rFonts w:asciiTheme="minorHAnsi" w:eastAsiaTheme="minorEastAsia" w:hAnsiTheme="minorHAnsi" w:cstheme="minorBidi"/>
            <w:spacing w:val="0"/>
            <w:sz w:val="22"/>
            <w:szCs w:val="22"/>
            <w:lang w:val="en-US" w:eastAsia="en-US"/>
          </w:rPr>
          <w:tab/>
        </w:r>
        <w:r w:rsidRPr="00CE16A4">
          <w:rPr>
            <w:rStyle w:val="Hyperlink"/>
          </w:rPr>
          <w:t>TransitionType</w:t>
        </w:r>
        <w:r>
          <w:rPr>
            <w:webHidden/>
          </w:rPr>
          <w:tab/>
        </w:r>
        <w:r>
          <w:rPr>
            <w:webHidden/>
          </w:rPr>
          <w:fldChar w:fldCharType="begin"/>
        </w:r>
        <w:r>
          <w:rPr>
            <w:webHidden/>
          </w:rPr>
          <w:instrText xml:space="preserve"> PAGEREF _Toc84953496 \h </w:instrText>
        </w:r>
        <w:r>
          <w:rPr>
            <w:webHidden/>
          </w:rPr>
        </w:r>
        <w:r>
          <w:rPr>
            <w:webHidden/>
          </w:rPr>
          <w:fldChar w:fldCharType="separate"/>
        </w:r>
        <w:r w:rsidR="00C57605">
          <w:rPr>
            <w:webHidden/>
          </w:rPr>
          <w:t>12</w:t>
        </w:r>
        <w:r>
          <w:rPr>
            <w:webHidden/>
          </w:rPr>
          <w:fldChar w:fldCharType="end"/>
        </w:r>
      </w:hyperlink>
    </w:p>
    <w:p w14:paraId="2DE5CFA8" w14:textId="73F49055" w:rsidR="00455359" w:rsidRDefault="00455359">
      <w:pPr>
        <w:pStyle w:val="TOC3"/>
        <w:rPr>
          <w:rFonts w:asciiTheme="minorHAnsi" w:eastAsiaTheme="minorEastAsia" w:hAnsiTheme="minorHAnsi" w:cstheme="minorBidi"/>
          <w:spacing w:val="0"/>
          <w:sz w:val="22"/>
          <w:szCs w:val="22"/>
          <w:lang w:val="en-US" w:eastAsia="en-US"/>
        </w:rPr>
      </w:pPr>
      <w:hyperlink w:anchor="_Toc84953497" w:history="1">
        <w:r w:rsidRPr="00CE16A4">
          <w:rPr>
            <w:rStyle w:val="Hyperlink"/>
          </w:rPr>
          <w:t>4.4.11</w:t>
        </w:r>
        <w:r>
          <w:rPr>
            <w:rFonts w:asciiTheme="minorHAnsi" w:eastAsiaTheme="minorEastAsia" w:hAnsiTheme="minorHAnsi" w:cstheme="minorBidi"/>
            <w:spacing w:val="0"/>
            <w:sz w:val="22"/>
            <w:szCs w:val="22"/>
            <w:lang w:val="en-US" w:eastAsia="en-US"/>
          </w:rPr>
          <w:tab/>
        </w:r>
        <w:r w:rsidRPr="00CE16A4">
          <w:rPr>
            <w:rStyle w:val="Hyperlink"/>
          </w:rPr>
          <w:t>FromState</w:t>
        </w:r>
        <w:r>
          <w:rPr>
            <w:webHidden/>
          </w:rPr>
          <w:tab/>
        </w:r>
        <w:r>
          <w:rPr>
            <w:webHidden/>
          </w:rPr>
          <w:fldChar w:fldCharType="begin"/>
        </w:r>
        <w:r>
          <w:rPr>
            <w:webHidden/>
          </w:rPr>
          <w:instrText xml:space="preserve"> PAGEREF _Toc84953497 \h </w:instrText>
        </w:r>
        <w:r>
          <w:rPr>
            <w:webHidden/>
          </w:rPr>
        </w:r>
        <w:r>
          <w:rPr>
            <w:webHidden/>
          </w:rPr>
          <w:fldChar w:fldCharType="separate"/>
        </w:r>
        <w:r w:rsidR="00C57605">
          <w:rPr>
            <w:webHidden/>
          </w:rPr>
          <w:t>12</w:t>
        </w:r>
        <w:r>
          <w:rPr>
            <w:webHidden/>
          </w:rPr>
          <w:fldChar w:fldCharType="end"/>
        </w:r>
      </w:hyperlink>
    </w:p>
    <w:p w14:paraId="645C3466" w14:textId="4A7FC1D5" w:rsidR="00455359" w:rsidRDefault="00455359">
      <w:pPr>
        <w:pStyle w:val="TOC3"/>
        <w:rPr>
          <w:rFonts w:asciiTheme="minorHAnsi" w:eastAsiaTheme="minorEastAsia" w:hAnsiTheme="minorHAnsi" w:cstheme="minorBidi"/>
          <w:spacing w:val="0"/>
          <w:sz w:val="22"/>
          <w:szCs w:val="22"/>
          <w:lang w:val="en-US" w:eastAsia="en-US"/>
        </w:rPr>
      </w:pPr>
      <w:hyperlink w:anchor="_Toc84953498" w:history="1">
        <w:r w:rsidRPr="00CE16A4">
          <w:rPr>
            <w:rStyle w:val="Hyperlink"/>
          </w:rPr>
          <w:t>4.4.12</w:t>
        </w:r>
        <w:r>
          <w:rPr>
            <w:rFonts w:asciiTheme="minorHAnsi" w:eastAsiaTheme="minorEastAsia" w:hAnsiTheme="minorHAnsi" w:cstheme="minorBidi"/>
            <w:spacing w:val="0"/>
            <w:sz w:val="22"/>
            <w:szCs w:val="22"/>
            <w:lang w:val="en-US" w:eastAsia="en-US"/>
          </w:rPr>
          <w:tab/>
        </w:r>
        <w:r w:rsidRPr="00CE16A4">
          <w:rPr>
            <w:rStyle w:val="Hyperlink"/>
          </w:rPr>
          <w:t>ToState</w:t>
        </w:r>
        <w:r>
          <w:rPr>
            <w:webHidden/>
          </w:rPr>
          <w:tab/>
        </w:r>
        <w:r>
          <w:rPr>
            <w:webHidden/>
          </w:rPr>
          <w:fldChar w:fldCharType="begin"/>
        </w:r>
        <w:r>
          <w:rPr>
            <w:webHidden/>
          </w:rPr>
          <w:instrText xml:space="preserve"> PAGEREF _Toc84953498 \h </w:instrText>
        </w:r>
        <w:r>
          <w:rPr>
            <w:webHidden/>
          </w:rPr>
        </w:r>
        <w:r>
          <w:rPr>
            <w:webHidden/>
          </w:rPr>
          <w:fldChar w:fldCharType="separate"/>
        </w:r>
        <w:r w:rsidR="00C57605">
          <w:rPr>
            <w:webHidden/>
          </w:rPr>
          <w:t>13</w:t>
        </w:r>
        <w:r>
          <w:rPr>
            <w:webHidden/>
          </w:rPr>
          <w:fldChar w:fldCharType="end"/>
        </w:r>
      </w:hyperlink>
    </w:p>
    <w:p w14:paraId="40531B20" w14:textId="6F22E759" w:rsidR="00455359" w:rsidRDefault="00455359">
      <w:pPr>
        <w:pStyle w:val="TOC3"/>
        <w:rPr>
          <w:rFonts w:asciiTheme="minorHAnsi" w:eastAsiaTheme="minorEastAsia" w:hAnsiTheme="minorHAnsi" w:cstheme="minorBidi"/>
          <w:spacing w:val="0"/>
          <w:sz w:val="22"/>
          <w:szCs w:val="22"/>
          <w:lang w:val="en-US" w:eastAsia="en-US"/>
        </w:rPr>
      </w:pPr>
      <w:hyperlink w:anchor="_Toc84953499" w:history="1">
        <w:r w:rsidRPr="00CE16A4">
          <w:rPr>
            <w:rStyle w:val="Hyperlink"/>
          </w:rPr>
          <w:t>4.4.13</w:t>
        </w:r>
        <w:r>
          <w:rPr>
            <w:rFonts w:asciiTheme="minorHAnsi" w:eastAsiaTheme="minorEastAsia" w:hAnsiTheme="minorHAnsi" w:cstheme="minorBidi"/>
            <w:spacing w:val="0"/>
            <w:sz w:val="22"/>
            <w:szCs w:val="22"/>
            <w:lang w:val="en-US" w:eastAsia="en-US"/>
          </w:rPr>
          <w:tab/>
        </w:r>
        <w:r w:rsidRPr="00CE16A4">
          <w:rPr>
            <w:rStyle w:val="Hyperlink"/>
          </w:rPr>
          <w:t>HasCause</w:t>
        </w:r>
        <w:r>
          <w:rPr>
            <w:webHidden/>
          </w:rPr>
          <w:tab/>
        </w:r>
        <w:r>
          <w:rPr>
            <w:webHidden/>
          </w:rPr>
          <w:fldChar w:fldCharType="begin"/>
        </w:r>
        <w:r>
          <w:rPr>
            <w:webHidden/>
          </w:rPr>
          <w:instrText xml:space="preserve"> PAGEREF _Toc84953499 \h </w:instrText>
        </w:r>
        <w:r>
          <w:rPr>
            <w:webHidden/>
          </w:rPr>
        </w:r>
        <w:r>
          <w:rPr>
            <w:webHidden/>
          </w:rPr>
          <w:fldChar w:fldCharType="separate"/>
        </w:r>
        <w:r w:rsidR="00C57605">
          <w:rPr>
            <w:webHidden/>
          </w:rPr>
          <w:t>13</w:t>
        </w:r>
        <w:r>
          <w:rPr>
            <w:webHidden/>
          </w:rPr>
          <w:fldChar w:fldCharType="end"/>
        </w:r>
      </w:hyperlink>
    </w:p>
    <w:p w14:paraId="4F446DF2" w14:textId="3B356448" w:rsidR="00455359" w:rsidRDefault="00455359">
      <w:pPr>
        <w:pStyle w:val="TOC3"/>
        <w:rPr>
          <w:rFonts w:asciiTheme="minorHAnsi" w:eastAsiaTheme="minorEastAsia" w:hAnsiTheme="minorHAnsi" w:cstheme="minorBidi"/>
          <w:spacing w:val="0"/>
          <w:sz w:val="22"/>
          <w:szCs w:val="22"/>
          <w:lang w:val="en-US" w:eastAsia="en-US"/>
        </w:rPr>
      </w:pPr>
      <w:hyperlink w:anchor="_Toc84953500" w:history="1">
        <w:r w:rsidRPr="00CE16A4">
          <w:rPr>
            <w:rStyle w:val="Hyperlink"/>
          </w:rPr>
          <w:t>4.4.14</w:t>
        </w:r>
        <w:r>
          <w:rPr>
            <w:rFonts w:asciiTheme="minorHAnsi" w:eastAsiaTheme="minorEastAsia" w:hAnsiTheme="minorHAnsi" w:cstheme="minorBidi"/>
            <w:spacing w:val="0"/>
            <w:sz w:val="22"/>
            <w:szCs w:val="22"/>
            <w:lang w:val="en-US" w:eastAsia="en-US"/>
          </w:rPr>
          <w:tab/>
        </w:r>
        <w:r w:rsidRPr="00CE16A4">
          <w:rPr>
            <w:rStyle w:val="Hyperlink"/>
          </w:rPr>
          <w:t>HasEffect</w:t>
        </w:r>
        <w:r>
          <w:rPr>
            <w:webHidden/>
          </w:rPr>
          <w:tab/>
        </w:r>
        <w:r>
          <w:rPr>
            <w:webHidden/>
          </w:rPr>
          <w:fldChar w:fldCharType="begin"/>
        </w:r>
        <w:r>
          <w:rPr>
            <w:webHidden/>
          </w:rPr>
          <w:instrText xml:space="preserve"> PAGEREF _Toc84953500 \h </w:instrText>
        </w:r>
        <w:r>
          <w:rPr>
            <w:webHidden/>
          </w:rPr>
        </w:r>
        <w:r>
          <w:rPr>
            <w:webHidden/>
          </w:rPr>
          <w:fldChar w:fldCharType="separate"/>
        </w:r>
        <w:r w:rsidR="00C57605">
          <w:rPr>
            <w:webHidden/>
          </w:rPr>
          <w:t>14</w:t>
        </w:r>
        <w:r>
          <w:rPr>
            <w:webHidden/>
          </w:rPr>
          <w:fldChar w:fldCharType="end"/>
        </w:r>
      </w:hyperlink>
    </w:p>
    <w:p w14:paraId="0F3AB628" w14:textId="75C10594" w:rsidR="00455359" w:rsidRDefault="00455359">
      <w:pPr>
        <w:pStyle w:val="TOC3"/>
        <w:rPr>
          <w:rFonts w:asciiTheme="minorHAnsi" w:eastAsiaTheme="minorEastAsia" w:hAnsiTheme="minorHAnsi" w:cstheme="minorBidi"/>
          <w:spacing w:val="0"/>
          <w:sz w:val="22"/>
          <w:szCs w:val="22"/>
          <w:lang w:val="en-US" w:eastAsia="en-US"/>
        </w:rPr>
      </w:pPr>
      <w:hyperlink w:anchor="_Toc84953501" w:history="1">
        <w:r w:rsidRPr="00CE16A4">
          <w:rPr>
            <w:rStyle w:val="Hyperlink"/>
          </w:rPr>
          <w:t>4.4.15</w:t>
        </w:r>
        <w:r>
          <w:rPr>
            <w:rFonts w:asciiTheme="minorHAnsi" w:eastAsiaTheme="minorEastAsia" w:hAnsiTheme="minorHAnsi" w:cstheme="minorBidi"/>
            <w:spacing w:val="0"/>
            <w:sz w:val="22"/>
            <w:szCs w:val="22"/>
            <w:lang w:val="en-US" w:eastAsia="en-US"/>
          </w:rPr>
          <w:tab/>
        </w:r>
        <w:r w:rsidRPr="00CE16A4">
          <w:rPr>
            <w:rStyle w:val="Hyperlink"/>
          </w:rPr>
          <w:t>HasSubStateMachine</w:t>
        </w:r>
        <w:r>
          <w:rPr>
            <w:webHidden/>
          </w:rPr>
          <w:tab/>
        </w:r>
        <w:r>
          <w:rPr>
            <w:webHidden/>
          </w:rPr>
          <w:fldChar w:fldCharType="begin"/>
        </w:r>
        <w:r>
          <w:rPr>
            <w:webHidden/>
          </w:rPr>
          <w:instrText xml:space="preserve"> PAGEREF _Toc84953501 \h </w:instrText>
        </w:r>
        <w:r>
          <w:rPr>
            <w:webHidden/>
          </w:rPr>
        </w:r>
        <w:r>
          <w:rPr>
            <w:webHidden/>
          </w:rPr>
          <w:fldChar w:fldCharType="separate"/>
        </w:r>
        <w:r w:rsidR="00C57605">
          <w:rPr>
            <w:webHidden/>
          </w:rPr>
          <w:t>14</w:t>
        </w:r>
        <w:r>
          <w:rPr>
            <w:webHidden/>
          </w:rPr>
          <w:fldChar w:fldCharType="end"/>
        </w:r>
      </w:hyperlink>
    </w:p>
    <w:p w14:paraId="5A6ADCD2" w14:textId="5CC345D9" w:rsidR="00455359" w:rsidRDefault="00455359">
      <w:pPr>
        <w:pStyle w:val="TOC3"/>
        <w:rPr>
          <w:rFonts w:asciiTheme="minorHAnsi" w:eastAsiaTheme="minorEastAsia" w:hAnsiTheme="minorHAnsi" w:cstheme="minorBidi"/>
          <w:spacing w:val="0"/>
          <w:sz w:val="22"/>
          <w:szCs w:val="22"/>
          <w:lang w:val="en-US" w:eastAsia="en-US"/>
        </w:rPr>
      </w:pPr>
      <w:hyperlink w:anchor="_Toc84953502" w:history="1">
        <w:r w:rsidRPr="00CE16A4">
          <w:rPr>
            <w:rStyle w:val="Hyperlink"/>
          </w:rPr>
          <w:t>4.4.16</w:t>
        </w:r>
        <w:r>
          <w:rPr>
            <w:rFonts w:asciiTheme="minorHAnsi" w:eastAsiaTheme="minorEastAsia" w:hAnsiTheme="minorHAnsi" w:cstheme="minorBidi"/>
            <w:spacing w:val="0"/>
            <w:sz w:val="22"/>
            <w:szCs w:val="22"/>
            <w:lang w:val="en-US" w:eastAsia="en-US"/>
          </w:rPr>
          <w:tab/>
        </w:r>
        <w:r w:rsidRPr="00CE16A4">
          <w:rPr>
            <w:rStyle w:val="Hyperlink"/>
          </w:rPr>
          <w:t>TransitionEventType</w:t>
        </w:r>
        <w:r>
          <w:rPr>
            <w:webHidden/>
          </w:rPr>
          <w:tab/>
        </w:r>
        <w:r>
          <w:rPr>
            <w:webHidden/>
          </w:rPr>
          <w:fldChar w:fldCharType="begin"/>
        </w:r>
        <w:r>
          <w:rPr>
            <w:webHidden/>
          </w:rPr>
          <w:instrText xml:space="preserve"> PAGEREF _Toc84953502 \h </w:instrText>
        </w:r>
        <w:r>
          <w:rPr>
            <w:webHidden/>
          </w:rPr>
        </w:r>
        <w:r>
          <w:rPr>
            <w:webHidden/>
          </w:rPr>
          <w:fldChar w:fldCharType="separate"/>
        </w:r>
        <w:r w:rsidR="00C57605">
          <w:rPr>
            <w:webHidden/>
          </w:rPr>
          <w:t>15</w:t>
        </w:r>
        <w:r>
          <w:rPr>
            <w:webHidden/>
          </w:rPr>
          <w:fldChar w:fldCharType="end"/>
        </w:r>
      </w:hyperlink>
    </w:p>
    <w:p w14:paraId="50A63848" w14:textId="309B8DE0" w:rsidR="00455359" w:rsidRDefault="00455359">
      <w:pPr>
        <w:pStyle w:val="TOC3"/>
        <w:rPr>
          <w:rFonts w:asciiTheme="minorHAnsi" w:eastAsiaTheme="minorEastAsia" w:hAnsiTheme="minorHAnsi" w:cstheme="minorBidi"/>
          <w:spacing w:val="0"/>
          <w:sz w:val="22"/>
          <w:szCs w:val="22"/>
          <w:lang w:val="en-US" w:eastAsia="en-US"/>
        </w:rPr>
      </w:pPr>
      <w:hyperlink w:anchor="_Toc84953503" w:history="1">
        <w:r w:rsidRPr="00CE16A4">
          <w:rPr>
            <w:rStyle w:val="Hyperlink"/>
          </w:rPr>
          <w:t>4.4.17</w:t>
        </w:r>
        <w:r>
          <w:rPr>
            <w:rFonts w:asciiTheme="minorHAnsi" w:eastAsiaTheme="minorEastAsia" w:hAnsiTheme="minorHAnsi" w:cstheme="minorBidi"/>
            <w:spacing w:val="0"/>
            <w:sz w:val="22"/>
            <w:szCs w:val="22"/>
            <w:lang w:val="en-US" w:eastAsia="en-US"/>
          </w:rPr>
          <w:tab/>
        </w:r>
        <w:r w:rsidRPr="00CE16A4">
          <w:rPr>
            <w:rStyle w:val="Hyperlink"/>
          </w:rPr>
          <w:t>AuditUpdateStateEventType</w:t>
        </w:r>
        <w:r>
          <w:rPr>
            <w:webHidden/>
          </w:rPr>
          <w:tab/>
        </w:r>
        <w:r>
          <w:rPr>
            <w:webHidden/>
          </w:rPr>
          <w:fldChar w:fldCharType="begin"/>
        </w:r>
        <w:r>
          <w:rPr>
            <w:webHidden/>
          </w:rPr>
          <w:instrText xml:space="preserve"> PAGEREF _Toc84953503 \h </w:instrText>
        </w:r>
        <w:r>
          <w:rPr>
            <w:webHidden/>
          </w:rPr>
        </w:r>
        <w:r>
          <w:rPr>
            <w:webHidden/>
          </w:rPr>
          <w:fldChar w:fldCharType="separate"/>
        </w:r>
        <w:r w:rsidR="00C57605">
          <w:rPr>
            <w:webHidden/>
          </w:rPr>
          <w:t>15</w:t>
        </w:r>
        <w:r>
          <w:rPr>
            <w:webHidden/>
          </w:rPr>
          <w:fldChar w:fldCharType="end"/>
        </w:r>
      </w:hyperlink>
    </w:p>
    <w:p w14:paraId="13CA13C0" w14:textId="0EB635B4" w:rsidR="00455359" w:rsidRDefault="00455359">
      <w:pPr>
        <w:pStyle w:val="TOC3"/>
        <w:rPr>
          <w:rFonts w:asciiTheme="minorHAnsi" w:eastAsiaTheme="minorEastAsia" w:hAnsiTheme="minorHAnsi" w:cstheme="minorBidi"/>
          <w:spacing w:val="0"/>
          <w:sz w:val="22"/>
          <w:szCs w:val="22"/>
          <w:lang w:val="en-US" w:eastAsia="en-US"/>
        </w:rPr>
      </w:pPr>
      <w:hyperlink w:anchor="_Toc84953504" w:history="1">
        <w:r w:rsidRPr="00CE16A4">
          <w:rPr>
            <w:rStyle w:val="Hyperlink"/>
          </w:rPr>
          <w:t>4.4.18</w:t>
        </w:r>
        <w:r>
          <w:rPr>
            <w:rFonts w:asciiTheme="minorHAnsi" w:eastAsiaTheme="minorEastAsia" w:hAnsiTheme="minorHAnsi" w:cstheme="minorBidi"/>
            <w:spacing w:val="0"/>
            <w:sz w:val="22"/>
            <w:szCs w:val="22"/>
            <w:lang w:val="en-US" w:eastAsia="en-US"/>
          </w:rPr>
          <w:tab/>
        </w:r>
        <w:r w:rsidRPr="00CE16A4">
          <w:rPr>
            <w:rStyle w:val="Hyperlink"/>
          </w:rPr>
          <w:t>Special Restrictions on subtyping StateMachines</w:t>
        </w:r>
        <w:r>
          <w:rPr>
            <w:webHidden/>
          </w:rPr>
          <w:tab/>
        </w:r>
        <w:r>
          <w:rPr>
            <w:webHidden/>
          </w:rPr>
          <w:fldChar w:fldCharType="begin"/>
        </w:r>
        <w:r>
          <w:rPr>
            <w:webHidden/>
          </w:rPr>
          <w:instrText xml:space="preserve"> PAGEREF _Toc84953504 \h </w:instrText>
        </w:r>
        <w:r>
          <w:rPr>
            <w:webHidden/>
          </w:rPr>
        </w:r>
        <w:r>
          <w:rPr>
            <w:webHidden/>
          </w:rPr>
          <w:fldChar w:fldCharType="separate"/>
        </w:r>
        <w:r w:rsidR="00C57605">
          <w:rPr>
            <w:webHidden/>
          </w:rPr>
          <w:t>16</w:t>
        </w:r>
        <w:r>
          <w:rPr>
            <w:webHidden/>
          </w:rPr>
          <w:fldChar w:fldCharType="end"/>
        </w:r>
      </w:hyperlink>
    </w:p>
    <w:p w14:paraId="4A646E50" w14:textId="7C892A33" w:rsidR="00455359" w:rsidRDefault="00455359">
      <w:pPr>
        <w:pStyle w:val="TOC3"/>
        <w:rPr>
          <w:rFonts w:asciiTheme="minorHAnsi" w:eastAsiaTheme="minorEastAsia" w:hAnsiTheme="minorHAnsi" w:cstheme="minorBidi"/>
          <w:spacing w:val="0"/>
          <w:sz w:val="22"/>
          <w:szCs w:val="22"/>
          <w:lang w:val="en-US" w:eastAsia="en-US"/>
        </w:rPr>
      </w:pPr>
      <w:hyperlink w:anchor="_Toc84953505" w:history="1">
        <w:r w:rsidRPr="00CE16A4">
          <w:rPr>
            <w:rStyle w:val="Hyperlink"/>
          </w:rPr>
          <w:t>4.4.19</w:t>
        </w:r>
        <w:r>
          <w:rPr>
            <w:rFonts w:asciiTheme="minorHAnsi" w:eastAsiaTheme="minorEastAsia" w:hAnsiTheme="minorHAnsi" w:cstheme="minorBidi"/>
            <w:spacing w:val="0"/>
            <w:sz w:val="22"/>
            <w:szCs w:val="22"/>
            <w:lang w:val="en-US" w:eastAsia="en-US"/>
          </w:rPr>
          <w:tab/>
        </w:r>
        <w:r w:rsidRPr="00CE16A4">
          <w:rPr>
            <w:rStyle w:val="Hyperlink"/>
          </w:rPr>
          <w:t>Specific StatusCodes for StateMachines</w:t>
        </w:r>
        <w:r>
          <w:rPr>
            <w:webHidden/>
          </w:rPr>
          <w:tab/>
        </w:r>
        <w:r>
          <w:rPr>
            <w:webHidden/>
          </w:rPr>
          <w:fldChar w:fldCharType="begin"/>
        </w:r>
        <w:r>
          <w:rPr>
            <w:webHidden/>
          </w:rPr>
          <w:instrText xml:space="preserve"> PAGEREF _Toc84953505 \h </w:instrText>
        </w:r>
        <w:r>
          <w:rPr>
            <w:webHidden/>
          </w:rPr>
        </w:r>
        <w:r>
          <w:rPr>
            <w:webHidden/>
          </w:rPr>
          <w:fldChar w:fldCharType="separate"/>
        </w:r>
        <w:r w:rsidR="00C57605">
          <w:rPr>
            <w:webHidden/>
          </w:rPr>
          <w:t>16</w:t>
        </w:r>
        <w:r>
          <w:rPr>
            <w:webHidden/>
          </w:rPr>
          <w:fldChar w:fldCharType="end"/>
        </w:r>
      </w:hyperlink>
    </w:p>
    <w:p w14:paraId="09E8CA6F" w14:textId="64A01B13" w:rsidR="00455359" w:rsidRDefault="00455359">
      <w:pPr>
        <w:pStyle w:val="TOC2"/>
        <w:rPr>
          <w:rFonts w:asciiTheme="minorHAnsi" w:eastAsiaTheme="minorEastAsia" w:hAnsiTheme="minorHAnsi" w:cstheme="minorBidi"/>
          <w:spacing w:val="0"/>
          <w:sz w:val="22"/>
          <w:szCs w:val="22"/>
          <w:lang w:val="en-US" w:eastAsia="en-US"/>
        </w:rPr>
      </w:pPr>
      <w:hyperlink w:anchor="_Toc84953506" w:history="1">
        <w:r w:rsidRPr="00CE16A4">
          <w:rPr>
            <w:rStyle w:val="Hyperlink"/>
          </w:rPr>
          <w:t>4.5</w:t>
        </w:r>
        <w:r>
          <w:rPr>
            <w:rFonts w:asciiTheme="minorHAnsi" w:eastAsiaTheme="minorEastAsia" w:hAnsiTheme="minorHAnsi" w:cstheme="minorBidi"/>
            <w:spacing w:val="0"/>
            <w:sz w:val="22"/>
            <w:szCs w:val="22"/>
            <w:lang w:val="en-US" w:eastAsia="en-US"/>
          </w:rPr>
          <w:tab/>
        </w:r>
        <w:r w:rsidRPr="00CE16A4">
          <w:rPr>
            <w:rStyle w:val="Hyperlink"/>
          </w:rPr>
          <w:t>Examples of StateMachines in the AddressSpace</w:t>
        </w:r>
        <w:r>
          <w:rPr>
            <w:webHidden/>
          </w:rPr>
          <w:tab/>
        </w:r>
        <w:r>
          <w:rPr>
            <w:webHidden/>
          </w:rPr>
          <w:fldChar w:fldCharType="begin"/>
        </w:r>
        <w:r>
          <w:rPr>
            <w:webHidden/>
          </w:rPr>
          <w:instrText xml:space="preserve"> PAGEREF _Toc84953506 \h </w:instrText>
        </w:r>
        <w:r>
          <w:rPr>
            <w:webHidden/>
          </w:rPr>
        </w:r>
        <w:r>
          <w:rPr>
            <w:webHidden/>
          </w:rPr>
          <w:fldChar w:fldCharType="separate"/>
        </w:r>
        <w:r w:rsidR="00C57605">
          <w:rPr>
            <w:webHidden/>
          </w:rPr>
          <w:t>17</w:t>
        </w:r>
        <w:r>
          <w:rPr>
            <w:webHidden/>
          </w:rPr>
          <w:fldChar w:fldCharType="end"/>
        </w:r>
      </w:hyperlink>
    </w:p>
    <w:p w14:paraId="42AAAFDC" w14:textId="2100EFC6" w:rsidR="00455359" w:rsidRDefault="00455359">
      <w:pPr>
        <w:pStyle w:val="TOC3"/>
        <w:rPr>
          <w:rFonts w:asciiTheme="minorHAnsi" w:eastAsiaTheme="minorEastAsia" w:hAnsiTheme="minorHAnsi" w:cstheme="minorBidi"/>
          <w:spacing w:val="0"/>
          <w:sz w:val="22"/>
          <w:szCs w:val="22"/>
          <w:lang w:val="en-US" w:eastAsia="en-US"/>
        </w:rPr>
      </w:pPr>
      <w:hyperlink w:anchor="_Toc84953507" w:history="1">
        <w:r w:rsidRPr="00CE16A4">
          <w:rPr>
            <w:rStyle w:val="Hyperlink"/>
          </w:rPr>
          <w:t>4.5.1</w:t>
        </w:r>
        <w:r>
          <w:rPr>
            <w:rFonts w:asciiTheme="minorHAnsi" w:eastAsiaTheme="minorEastAsia" w:hAnsiTheme="minorHAnsi" w:cstheme="minorBidi"/>
            <w:spacing w:val="0"/>
            <w:sz w:val="22"/>
            <w:szCs w:val="22"/>
            <w:lang w:val="en-US" w:eastAsia="en-US"/>
          </w:rPr>
          <w:tab/>
        </w:r>
        <w:r w:rsidRPr="00CE16A4">
          <w:rPr>
            <w:rStyle w:val="Hyperlink"/>
          </w:rPr>
          <w:t>StateMachineType using inheritance</w:t>
        </w:r>
        <w:r>
          <w:rPr>
            <w:webHidden/>
          </w:rPr>
          <w:tab/>
        </w:r>
        <w:r>
          <w:rPr>
            <w:webHidden/>
          </w:rPr>
          <w:fldChar w:fldCharType="begin"/>
        </w:r>
        <w:r>
          <w:rPr>
            <w:webHidden/>
          </w:rPr>
          <w:instrText xml:space="preserve"> PAGEREF _Toc84953507 \h </w:instrText>
        </w:r>
        <w:r>
          <w:rPr>
            <w:webHidden/>
          </w:rPr>
        </w:r>
        <w:r>
          <w:rPr>
            <w:webHidden/>
          </w:rPr>
          <w:fldChar w:fldCharType="separate"/>
        </w:r>
        <w:r w:rsidR="00C57605">
          <w:rPr>
            <w:webHidden/>
          </w:rPr>
          <w:t>17</w:t>
        </w:r>
        <w:r>
          <w:rPr>
            <w:webHidden/>
          </w:rPr>
          <w:fldChar w:fldCharType="end"/>
        </w:r>
      </w:hyperlink>
    </w:p>
    <w:p w14:paraId="292952DB" w14:textId="2F7609B2" w:rsidR="00455359" w:rsidRDefault="00455359">
      <w:pPr>
        <w:pStyle w:val="TOC3"/>
        <w:rPr>
          <w:rFonts w:asciiTheme="minorHAnsi" w:eastAsiaTheme="minorEastAsia" w:hAnsiTheme="minorHAnsi" w:cstheme="minorBidi"/>
          <w:spacing w:val="0"/>
          <w:sz w:val="22"/>
          <w:szCs w:val="22"/>
          <w:lang w:val="en-US" w:eastAsia="en-US"/>
        </w:rPr>
      </w:pPr>
      <w:hyperlink w:anchor="_Toc84953508" w:history="1">
        <w:r w:rsidRPr="00CE16A4">
          <w:rPr>
            <w:rStyle w:val="Hyperlink"/>
          </w:rPr>
          <w:t>4.5.2</w:t>
        </w:r>
        <w:r>
          <w:rPr>
            <w:rFonts w:asciiTheme="minorHAnsi" w:eastAsiaTheme="minorEastAsia" w:hAnsiTheme="minorHAnsi" w:cstheme="minorBidi"/>
            <w:spacing w:val="0"/>
            <w:sz w:val="22"/>
            <w:szCs w:val="22"/>
            <w:lang w:val="en-US" w:eastAsia="en-US"/>
          </w:rPr>
          <w:tab/>
        </w:r>
        <w:r w:rsidRPr="00CE16A4">
          <w:rPr>
            <w:rStyle w:val="Hyperlink"/>
          </w:rPr>
          <w:t>StateMachineType with a SubStateMachine using inheritance</w:t>
        </w:r>
        <w:r>
          <w:rPr>
            <w:webHidden/>
          </w:rPr>
          <w:tab/>
        </w:r>
        <w:r>
          <w:rPr>
            <w:webHidden/>
          </w:rPr>
          <w:fldChar w:fldCharType="begin"/>
        </w:r>
        <w:r>
          <w:rPr>
            <w:webHidden/>
          </w:rPr>
          <w:instrText xml:space="preserve"> PAGEREF _Toc84953508 \h </w:instrText>
        </w:r>
        <w:r>
          <w:rPr>
            <w:webHidden/>
          </w:rPr>
        </w:r>
        <w:r>
          <w:rPr>
            <w:webHidden/>
          </w:rPr>
          <w:fldChar w:fldCharType="separate"/>
        </w:r>
        <w:r w:rsidR="00C57605">
          <w:rPr>
            <w:webHidden/>
          </w:rPr>
          <w:t>18</w:t>
        </w:r>
        <w:r>
          <w:rPr>
            <w:webHidden/>
          </w:rPr>
          <w:fldChar w:fldCharType="end"/>
        </w:r>
      </w:hyperlink>
    </w:p>
    <w:p w14:paraId="315C5D6C" w14:textId="731143CB" w:rsidR="00455359" w:rsidRDefault="00455359">
      <w:pPr>
        <w:pStyle w:val="TOC3"/>
        <w:rPr>
          <w:rFonts w:asciiTheme="minorHAnsi" w:eastAsiaTheme="minorEastAsia" w:hAnsiTheme="minorHAnsi" w:cstheme="minorBidi"/>
          <w:spacing w:val="0"/>
          <w:sz w:val="22"/>
          <w:szCs w:val="22"/>
          <w:lang w:val="en-US" w:eastAsia="en-US"/>
        </w:rPr>
      </w:pPr>
      <w:hyperlink w:anchor="_Toc84953509" w:history="1">
        <w:r w:rsidRPr="00CE16A4">
          <w:rPr>
            <w:rStyle w:val="Hyperlink"/>
          </w:rPr>
          <w:t>4.5.3</w:t>
        </w:r>
        <w:r>
          <w:rPr>
            <w:rFonts w:asciiTheme="minorHAnsi" w:eastAsiaTheme="minorEastAsia" w:hAnsiTheme="minorHAnsi" w:cstheme="minorBidi"/>
            <w:spacing w:val="0"/>
            <w:sz w:val="22"/>
            <w:szCs w:val="22"/>
            <w:lang w:val="en-US" w:eastAsia="en-US"/>
          </w:rPr>
          <w:tab/>
        </w:r>
        <w:r w:rsidRPr="00CE16A4">
          <w:rPr>
            <w:rStyle w:val="Hyperlink"/>
          </w:rPr>
          <w:t>StateMachineType using containment</w:t>
        </w:r>
        <w:r>
          <w:rPr>
            <w:webHidden/>
          </w:rPr>
          <w:tab/>
        </w:r>
        <w:r>
          <w:rPr>
            <w:webHidden/>
          </w:rPr>
          <w:fldChar w:fldCharType="begin"/>
        </w:r>
        <w:r>
          <w:rPr>
            <w:webHidden/>
          </w:rPr>
          <w:instrText xml:space="preserve"> PAGEREF _Toc84953509 \h </w:instrText>
        </w:r>
        <w:r>
          <w:rPr>
            <w:webHidden/>
          </w:rPr>
        </w:r>
        <w:r>
          <w:rPr>
            <w:webHidden/>
          </w:rPr>
          <w:fldChar w:fldCharType="separate"/>
        </w:r>
        <w:r w:rsidR="00C57605">
          <w:rPr>
            <w:webHidden/>
          </w:rPr>
          <w:t>19</w:t>
        </w:r>
        <w:r>
          <w:rPr>
            <w:webHidden/>
          </w:rPr>
          <w:fldChar w:fldCharType="end"/>
        </w:r>
      </w:hyperlink>
    </w:p>
    <w:p w14:paraId="3F78C51C" w14:textId="0095ADC0" w:rsidR="00455359" w:rsidRDefault="00455359">
      <w:pPr>
        <w:pStyle w:val="TOC3"/>
        <w:rPr>
          <w:rFonts w:asciiTheme="minorHAnsi" w:eastAsiaTheme="minorEastAsia" w:hAnsiTheme="minorHAnsi" w:cstheme="minorBidi"/>
          <w:spacing w:val="0"/>
          <w:sz w:val="22"/>
          <w:szCs w:val="22"/>
          <w:lang w:val="en-US" w:eastAsia="en-US"/>
        </w:rPr>
      </w:pPr>
      <w:hyperlink w:anchor="_Toc84953510" w:history="1">
        <w:r w:rsidRPr="00CE16A4">
          <w:rPr>
            <w:rStyle w:val="Hyperlink"/>
          </w:rPr>
          <w:t>4.5.4</w:t>
        </w:r>
        <w:r>
          <w:rPr>
            <w:rFonts w:asciiTheme="minorHAnsi" w:eastAsiaTheme="minorEastAsia" w:hAnsiTheme="minorHAnsi" w:cstheme="minorBidi"/>
            <w:spacing w:val="0"/>
            <w:sz w:val="22"/>
            <w:szCs w:val="22"/>
            <w:lang w:val="en-US" w:eastAsia="en-US"/>
          </w:rPr>
          <w:tab/>
        </w:r>
        <w:r w:rsidRPr="00CE16A4">
          <w:rPr>
            <w:rStyle w:val="Hyperlink"/>
          </w:rPr>
          <w:t>Example of a StateMachine having Transition to SubStateMachine</w:t>
        </w:r>
        <w:r>
          <w:rPr>
            <w:webHidden/>
          </w:rPr>
          <w:tab/>
        </w:r>
        <w:r>
          <w:rPr>
            <w:webHidden/>
          </w:rPr>
          <w:fldChar w:fldCharType="begin"/>
        </w:r>
        <w:r>
          <w:rPr>
            <w:webHidden/>
          </w:rPr>
          <w:instrText xml:space="preserve"> PAGEREF _Toc84953510 \h </w:instrText>
        </w:r>
        <w:r>
          <w:rPr>
            <w:webHidden/>
          </w:rPr>
        </w:r>
        <w:r>
          <w:rPr>
            <w:webHidden/>
          </w:rPr>
          <w:fldChar w:fldCharType="separate"/>
        </w:r>
        <w:r w:rsidR="00C57605">
          <w:rPr>
            <w:webHidden/>
          </w:rPr>
          <w:t>20</w:t>
        </w:r>
        <w:r>
          <w:rPr>
            <w:webHidden/>
          </w:rPr>
          <w:fldChar w:fldCharType="end"/>
        </w:r>
      </w:hyperlink>
    </w:p>
    <w:p w14:paraId="172EAAF3" w14:textId="2C0F3916" w:rsidR="00455359" w:rsidRDefault="00455359">
      <w:pPr>
        <w:pStyle w:val="TOC3"/>
        <w:rPr>
          <w:rFonts w:asciiTheme="minorHAnsi" w:eastAsiaTheme="minorEastAsia" w:hAnsiTheme="minorHAnsi" w:cstheme="minorBidi"/>
          <w:spacing w:val="0"/>
          <w:sz w:val="22"/>
          <w:szCs w:val="22"/>
          <w:lang w:val="en-US" w:eastAsia="en-US"/>
        </w:rPr>
      </w:pPr>
      <w:hyperlink w:anchor="_Toc84953511" w:history="1">
        <w:r w:rsidRPr="00CE16A4">
          <w:rPr>
            <w:rStyle w:val="Hyperlink"/>
          </w:rPr>
          <w:t>4.5.5</w:t>
        </w:r>
        <w:r>
          <w:rPr>
            <w:rFonts w:asciiTheme="minorHAnsi" w:eastAsiaTheme="minorEastAsia" w:hAnsiTheme="minorHAnsi" w:cstheme="minorBidi"/>
            <w:spacing w:val="0"/>
            <w:sz w:val="22"/>
            <w:szCs w:val="22"/>
            <w:lang w:val="en-US" w:eastAsia="en-US"/>
          </w:rPr>
          <w:tab/>
        </w:r>
        <w:r w:rsidRPr="00CE16A4">
          <w:rPr>
            <w:rStyle w:val="Hyperlink"/>
          </w:rPr>
          <w:t>Example of a StateMachine adding a SubStateMachine on a Subtype</w:t>
        </w:r>
        <w:r>
          <w:rPr>
            <w:webHidden/>
          </w:rPr>
          <w:tab/>
        </w:r>
        <w:r>
          <w:rPr>
            <w:webHidden/>
          </w:rPr>
          <w:fldChar w:fldCharType="begin"/>
        </w:r>
        <w:r>
          <w:rPr>
            <w:webHidden/>
          </w:rPr>
          <w:instrText xml:space="preserve"> PAGEREF _Toc84953511 \h </w:instrText>
        </w:r>
        <w:r>
          <w:rPr>
            <w:webHidden/>
          </w:rPr>
        </w:r>
        <w:r>
          <w:rPr>
            <w:webHidden/>
          </w:rPr>
          <w:fldChar w:fldCharType="separate"/>
        </w:r>
        <w:r w:rsidR="00C57605">
          <w:rPr>
            <w:webHidden/>
          </w:rPr>
          <w:t>21</w:t>
        </w:r>
        <w:r>
          <w:rPr>
            <w:webHidden/>
          </w:rPr>
          <w:fldChar w:fldCharType="end"/>
        </w:r>
      </w:hyperlink>
    </w:p>
    <w:p w14:paraId="7460F5B4" w14:textId="315601B4" w:rsidR="00455359" w:rsidRDefault="00455359">
      <w:pPr>
        <w:pStyle w:val="TOC2"/>
        <w:rPr>
          <w:rFonts w:asciiTheme="minorHAnsi" w:eastAsiaTheme="minorEastAsia" w:hAnsiTheme="minorHAnsi" w:cstheme="minorBidi"/>
          <w:spacing w:val="0"/>
          <w:sz w:val="22"/>
          <w:szCs w:val="22"/>
          <w:lang w:val="en-US" w:eastAsia="en-US"/>
        </w:rPr>
      </w:pPr>
      <w:hyperlink w:anchor="_Toc84953512" w:history="1">
        <w:r w:rsidRPr="00CE16A4">
          <w:rPr>
            <w:rStyle w:val="Hyperlink"/>
          </w:rPr>
          <w:t>4.6</w:t>
        </w:r>
        <w:r>
          <w:rPr>
            <w:rFonts w:asciiTheme="minorHAnsi" w:eastAsiaTheme="minorEastAsia" w:hAnsiTheme="minorHAnsi" w:cstheme="minorBidi"/>
            <w:spacing w:val="0"/>
            <w:sz w:val="22"/>
            <w:szCs w:val="22"/>
            <w:lang w:val="en-US" w:eastAsia="en-US"/>
          </w:rPr>
          <w:tab/>
        </w:r>
        <w:r w:rsidRPr="00CE16A4">
          <w:rPr>
            <w:rStyle w:val="Hyperlink"/>
          </w:rPr>
          <w:t>StateMachine Extensions for ChoiceStates and Guards</w:t>
        </w:r>
        <w:r>
          <w:rPr>
            <w:webHidden/>
          </w:rPr>
          <w:tab/>
        </w:r>
        <w:r>
          <w:rPr>
            <w:webHidden/>
          </w:rPr>
          <w:fldChar w:fldCharType="begin"/>
        </w:r>
        <w:r>
          <w:rPr>
            <w:webHidden/>
          </w:rPr>
          <w:instrText xml:space="preserve"> PAGEREF _Toc84953512 \h </w:instrText>
        </w:r>
        <w:r>
          <w:rPr>
            <w:webHidden/>
          </w:rPr>
        </w:r>
        <w:r>
          <w:rPr>
            <w:webHidden/>
          </w:rPr>
          <w:fldChar w:fldCharType="separate"/>
        </w:r>
        <w:r w:rsidR="00C57605">
          <w:rPr>
            <w:webHidden/>
          </w:rPr>
          <w:t>23</w:t>
        </w:r>
        <w:r>
          <w:rPr>
            <w:webHidden/>
          </w:rPr>
          <w:fldChar w:fldCharType="end"/>
        </w:r>
      </w:hyperlink>
    </w:p>
    <w:p w14:paraId="46BEFAE4" w14:textId="5A5A0DAB" w:rsidR="00455359" w:rsidRDefault="00455359">
      <w:pPr>
        <w:pStyle w:val="TOC3"/>
        <w:rPr>
          <w:rFonts w:asciiTheme="minorHAnsi" w:eastAsiaTheme="minorEastAsia" w:hAnsiTheme="minorHAnsi" w:cstheme="minorBidi"/>
          <w:spacing w:val="0"/>
          <w:sz w:val="22"/>
          <w:szCs w:val="22"/>
          <w:lang w:val="en-US" w:eastAsia="en-US"/>
        </w:rPr>
      </w:pPr>
      <w:hyperlink w:anchor="_Toc84953513" w:history="1">
        <w:r w:rsidRPr="00CE16A4">
          <w:rPr>
            <w:rStyle w:val="Hyperlink"/>
          </w:rPr>
          <w:t>4.6.1</w:t>
        </w:r>
        <w:r>
          <w:rPr>
            <w:rFonts w:asciiTheme="minorHAnsi" w:eastAsiaTheme="minorEastAsia" w:hAnsiTheme="minorHAnsi" w:cstheme="minorBidi"/>
            <w:spacing w:val="0"/>
            <w:sz w:val="22"/>
            <w:szCs w:val="22"/>
            <w:lang w:val="en-US" w:eastAsia="en-US"/>
          </w:rPr>
          <w:tab/>
        </w:r>
        <w:r w:rsidRPr="00CE16A4">
          <w:rPr>
            <w:rStyle w:val="Hyperlink"/>
          </w:rPr>
          <w:t>Overview</w:t>
        </w:r>
        <w:r>
          <w:rPr>
            <w:webHidden/>
          </w:rPr>
          <w:tab/>
        </w:r>
        <w:r>
          <w:rPr>
            <w:webHidden/>
          </w:rPr>
          <w:fldChar w:fldCharType="begin"/>
        </w:r>
        <w:r>
          <w:rPr>
            <w:webHidden/>
          </w:rPr>
          <w:instrText xml:space="preserve"> PAGEREF _Toc84953513 \h </w:instrText>
        </w:r>
        <w:r>
          <w:rPr>
            <w:webHidden/>
          </w:rPr>
        </w:r>
        <w:r>
          <w:rPr>
            <w:webHidden/>
          </w:rPr>
          <w:fldChar w:fldCharType="separate"/>
        </w:r>
        <w:r w:rsidR="00C57605">
          <w:rPr>
            <w:webHidden/>
          </w:rPr>
          <w:t>23</w:t>
        </w:r>
        <w:r>
          <w:rPr>
            <w:webHidden/>
          </w:rPr>
          <w:fldChar w:fldCharType="end"/>
        </w:r>
      </w:hyperlink>
    </w:p>
    <w:p w14:paraId="27ABEA73" w14:textId="4DD37483" w:rsidR="00455359" w:rsidRDefault="00455359">
      <w:pPr>
        <w:pStyle w:val="TOC3"/>
        <w:rPr>
          <w:rFonts w:asciiTheme="minorHAnsi" w:eastAsiaTheme="minorEastAsia" w:hAnsiTheme="minorHAnsi" w:cstheme="minorBidi"/>
          <w:spacing w:val="0"/>
          <w:sz w:val="22"/>
          <w:szCs w:val="22"/>
          <w:lang w:val="en-US" w:eastAsia="en-US"/>
        </w:rPr>
      </w:pPr>
      <w:hyperlink w:anchor="_Toc84953514" w:history="1">
        <w:r w:rsidRPr="00CE16A4">
          <w:rPr>
            <w:rStyle w:val="Hyperlink"/>
          </w:rPr>
          <w:t>4.6.2</w:t>
        </w:r>
        <w:r>
          <w:rPr>
            <w:rFonts w:asciiTheme="minorHAnsi" w:eastAsiaTheme="minorEastAsia" w:hAnsiTheme="minorHAnsi" w:cstheme="minorBidi"/>
            <w:spacing w:val="0"/>
            <w:sz w:val="22"/>
            <w:szCs w:val="22"/>
            <w:lang w:val="en-US" w:eastAsia="en-US"/>
          </w:rPr>
          <w:tab/>
        </w:r>
        <w:r w:rsidRPr="00CE16A4">
          <w:rPr>
            <w:rStyle w:val="Hyperlink"/>
          </w:rPr>
          <w:t>ChoiceStateType</w:t>
        </w:r>
        <w:r>
          <w:rPr>
            <w:webHidden/>
          </w:rPr>
          <w:tab/>
        </w:r>
        <w:r>
          <w:rPr>
            <w:webHidden/>
          </w:rPr>
          <w:fldChar w:fldCharType="begin"/>
        </w:r>
        <w:r>
          <w:rPr>
            <w:webHidden/>
          </w:rPr>
          <w:instrText xml:space="preserve"> PAGEREF _Toc84953514 \h </w:instrText>
        </w:r>
        <w:r>
          <w:rPr>
            <w:webHidden/>
          </w:rPr>
        </w:r>
        <w:r>
          <w:rPr>
            <w:webHidden/>
          </w:rPr>
          <w:fldChar w:fldCharType="separate"/>
        </w:r>
        <w:r w:rsidR="00C57605">
          <w:rPr>
            <w:webHidden/>
          </w:rPr>
          <w:t>24</w:t>
        </w:r>
        <w:r>
          <w:rPr>
            <w:webHidden/>
          </w:rPr>
          <w:fldChar w:fldCharType="end"/>
        </w:r>
      </w:hyperlink>
    </w:p>
    <w:p w14:paraId="094E0DA8" w14:textId="0D266181" w:rsidR="00455359" w:rsidRDefault="00455359">
      <w:pPr>
        <w:pStyle w:val="TOC3"/>
        <w:rPr>
          <w:rFonts w:asciiTheme="minorHAnsi" w:eastAsiaTheme="minorEastAsia" w:hAnsiTheme="minorHAnsi" w:cstheme="minorBidi"/>
          <w:spacing w:val="0"/>
          <w:sz w:val="22"/>
          <w:szCs w:val="22"/>
          <w:lang w:val="en-US" w:eastAsia="en-US"/>
        </w:rPr>
      </w:pPr>
      <w:hyperlink w:anchor="_Toc84953515" w:history="1">
        <w:r w:rsidRPr="00CE16A4">
          <w:rPr>
            <w:rStyle w:val="Hyperlink"/>
          </w:rPr>
          <w:t>4.6.3</w:t>
        </w:r>
        <w:r>
          <w:rPr>
            <w:rFonts w:asciiTheme="minorHAnsi" w:eastAsiaTheme="minorEastAsia" w:hAnsiTheme="minorHAnsi" w:cstheme="minorBidi"/>
            <w:spacing w:val="0"/>
            <w:sz w:val="22"/>
            <w:szCs w:val="22"/>
            <w:lang w:val="en-US" w:eastAsia="en-US"/>
          </w:rPr>
          <w:tab/>
        </w:r>
        <w:r w:rsidRPr="00CE16A4">
          <w:rPr>
            <w:rStyle w:val="Hyperlink"/>
          </w:rPr>
          <w:t>HasGuard</w:t>
        </w:r>
        <w:r>
          <w:rPr>
            <w:webHidden/>
          </w:rPr>
          <w:tab/>
        </w:r>
        <w:r>
          <w:rPr>
            <w:webHidden/>
          </w:rPr>
          <w:fldChar w:fldCharType="begin"/>
        </w:r>
        <w:r>
          <w:rPr>
            <w:webHidden/>
          </w:rPr>
          <w:instrText xml:space="preserve"> PAGEREF _Toc84953515 \h </w:instrText>
        </w:r>
        <w:r>
          <w:rPr>
            <w:webHidden/>
          </w:rPr>
        </w:r>
        <w:r>
          <w:rPr>
            <w:webHidden/>
          </w:rPr>
          <w:fldChar w:fldCharType="separate"/>
        </w:r>
        <w:r w:rsidR="00C57605">
          <w:rPr>
            <w:webHidden/>
          </w:rPr>
          <w:t>24</w:t>
        </w:r>
        <w:r>
          <w:rPr>
            <w:webHidden/>
          </w:rPr>
          <w:fldChar w:fldCharType="end"/>
        </w:r>
      </w:hyperlink>
    </w:p>
    <w:p w14:paraId="126E8B46" w14:textId="4115F079" w:rsidR="00455359" w:rsidRDefault="00455359">
      <w:pPr>
        <w:pStyle w:val="TOC3"/>
        <w:rPr>
          <w:rFonts w:asciiTheme="minorHAnsi" w:eastAsiaTheme="minorEastAsia" w:hAnsiTheme="minorHAnsi" w:cstheme="minorBidi"/>
          <w:spacing w:val="0"/>
          <w:sz w:val="22"/>
          <w:szCs w:val="22"/>
          <w:lang w:val="en-US" w:eastAsia="en-US"/>
        </w:rPr>
      </w:pPr>
      <w:hyperlink w:anchor="_Toc84953516" w:history="1">
        <w:r w:rsidRPr="00CE16A4">
          <w:rPr>
            <w:rStyle w:val="Hyperlink"/>
          </w:rPr>
          <w:t>4.6.4</w:t>
        </w:r>
        <w:r>
          <w:rPr>
            <w:rFonts w:asciiTheme="minorHAnsi" w:eastAsiaTheme="minorEastAsia" w:hAnsiTheme="minorHAnsi" w:cstheme="minorBidi"/>
            <w:spacing w:val="0"/>
            <w:sz w:val="22"/>
            <w:szCs w:val="22"/>
            <w:lang w:val="en-US" w:eastAsia="en-US"/>
          </w:rPr>
          <w:tab/>
        </w:r>
        <w:r w:rsidRPr="00CE16A4">
          <w:rPr>
            <w:rStyle w:val="Hyperlink"/>
          </w:rPr>
          <w:t>GuardVariableType</w:t>
        </w:r>
        <w:r>
          <w:rPr>
            <w:webHidden/>
          </w:rPr>
          <w:tab/>
        </w:r>
        <w:r>
          <w:rPr>
            <w:webHidden/>
          </w:rPr>
          <w:fldChar w:fldCharType="begin"/>
        </w:r>
        <w:r>
          <w:rPr>
            <w:webHidden/>
          </w:rPr>
          <w:instrText xml:space="preserve"> PAGEREF _Toc84953516 \h </w:instrText>
        </w:r>
        <w:r>
          <w:rPr>
            <w:webHidden/>
          </w:rPr>
        </w:r>
        <w:r>
          <w:rPr>
            <w:webHidden/>
          </w:rPr>
          <w:fldChar w:fldCharType="separate"/>
        </w:r>
        <w:r w:rsidR="00C57605">
          <w:rPr>
            <w:webHidden/>
          </w:rPr>
          <w:t>25</w:t>
        </w:r>
        <w:r>
          <w:rPr>
            <w:webHidden/>
          </w:rPr>
          <w:fldChar w:fldCharType="end"/>
        </w:r>
      </w:hyperlink>
    </w:p>
    <w:p w14:paraId="35E1BA79" w14:textId="6A79E9E4" w:rsidR="00455359" w:rsidRDefault="00455359">
      <w:pPr>
        <w:pStyle w:val="TOC3"/>
        <w:rPr>
          <w:rFonts w:asciiTheme="minorHAnsi" w:eastAsiaTheme="minorEastAsia" w:hAnsiTheme="minorHAnsi" w:cstheme="minorBidi"/>
          <w:spacing w:val="0"/>
          <w:sz w:val="22"/>
          <w:szCs w:val="22"/>
          <w:lang w:val="en-US" w:eastAsia="en-US"/>
        </w:rPr>
      </w:pPr>
      <w:hyperlink w:anchor="_Toc84953517" w:history="1">
        <w:r w:rsidRPr="00CE16A4">
          <w:rPr>
            <w:rStyle w:val="Hyperlink"/>
          </w:rPr>
          <w:t>4.6.5</w:t>
        </w:r>
        <w:r>
          <w:rPr>
            <w:rFonts w:asciiTheme="minorHAnsi" w:eastAsiaTheme="minorEastAsia" w:hAnsiTheme="minorHAnsi" w:cstheme="minorBidi"/>
            <w:spacing w:val="0"/>
            <w:sz w:val="22"/>
            <w:szCs w:val="22"/>
            <w:lang w:val="en-US" w:eastAsia="en-US"/>
          </w:rPr>
          <w:tab/>
        </w:r>
        <w:r w:rsidRPr="00CE16A4">
          <w:rPr>
            <w:rStyle w:val="Hyperlink"/>
          </w:rPr>
          <w:t>ExpressionGuardVariableType</w:t>
        </w:r>
        <w:r>
          <w:rPr>
            <w:webHidden/>
          </w:rPr>
          <w:tab/>
        </w:r>
        <w:r>
          <w:rPr>
            <w:webHidden/>
          </w:rPr>
          <w:fldChar w:fldCharType="begin"/>
        </w:r>
        <w:r>
          <w:rPr>
            <w:webHidden/>
          </w:rPr>
          <w:instrText xml:space="preserve"> PAGEREF _Toc84953517 \h </w:instrText>
        </w:r>
        <w:r>
          <w:rPr>
            <w:webHidden/>
          </w:rPr>
        </w:r>
        <w:r>
          <w:rPr>
            <w:webHidden/>
          </w:rPr>
          <w:fldChar w:fldCharType="separate"/>
        </w:r>
        <w:r w:rsidR="00C57605">
          <w:rPr>
            <w:webHidden/>
          </w:rPr>
          <w:t>25</w:t>
        </w:r>
        <w:r>
          <w:rPr>
            <w:webHidden/>
          </w:rPr>
          <w:fldChar w:fldCharType="end"/>
        </w:r>
      </w:hyperlink>
    </w:p>
    <w:p w14:paraId="2FBB76B8" w14:textId="6CB7526F" w:rsidR="00455359" w:rsidRDefault="00455359">
      <w:pPr>
        <w:pStyle w:val="TOC3"/>
        <w:rPr>
          <w:rFonts w:asciiTheme="minorHAnsi" w:eastAsiaTheme="minorEastAsia" w:hAnsiTheme="minorHAnsi" w:cstheme="minorBidi"/>
          <w:spacing w:val="0"/>
          <w:sz w:val="22"/>
          <w:szCs w:val="22"/>
          <w:lang w:val="en-US" w:eastAsia="en-US"/>
        </w:rPr>
      </w:pPr>
      <w:hyperlink w:anchor="_Toc84953518" w:history="1">
        <w:r w:rsidRPr="00CE16A4">
          <w:rPr>
            <w:rStyle w:val="Hyperlink"/>
          </w:rPr>
          <w:t>4.6.6</w:t>
        </w:r>
        <w:r>
          <w:rPr>
            <w:rFonts w:asciiTheme="minorHAnsi" w:eastAsiaTheme="minorEastAsia" w:hAnsiTheme="minorHAnsi" w:cstheme="minorBidi"/>
            <w:spacing w:val="0"/>
            <w:sz w:val="22"/>
            <w:szCs w:val="22"/>
            <w:lang w:val="en-US" w:eastAsia="en-US"/>
          </w:rPr>
          <w:tab/>
        </w:r>
        <w:r w:rsidRPr="00CE16A4">
          <w:rPr>
            <w:rStyle w:val="Hyperlink"/>
          </w:rPr>
          <w:t>ElseGuardVariableType</w:t>
        </w:r>
        <w:r>
          <w:rPr>
            <w:webHidden/>
          </w:rPr>
          <w:tab/>
        </w:r>
        <w:r>
          <w:rPr>
            <w:webHidden/>
          </w:rPr>
          <w:fldChar w:fldCharType="begin"/>
        </w:r>
        <w:r>
          <w:rPr>
            <w:webHidden/>
          </w:rPr>
          <w:instrText xml:space="preserve"> PAGEREF _Toc84953518 \h </w:instrText>
        </w:r>
        <w:r>
          <w:rPr>
            <w:webHidden/>
          </w:rPr>
        </w:r>
        <w:r>
          <w:rPr>
            <w:webHidden/>
          </w:rPr>
          <w:fldChar w:fldCharType="separate"/>
        </w:r>
        <w:r w:rsidR="00C57605">
          <w:rPr>
            <w:webHidden/>
          </w:rPr>
          <w:t>26</w:t>
        </w:r>
        <w:r>
          <w:rPr>
            <w:webHidden/>
          </w:rPr>
          <w:fldChar w:fldCharType="end"/>
        </w:r>
      </w:hyperlink>
    </w:p>
    <w:p w14:paraId="45C6449D" w14:textId="3939ED85" w:rsidR="00455359" w:rsidRDefault="00455359">
      <w:pPr>
        <w:pStyle w:val="TOC2"/>
        <w:rPr>
          <w:rFonts w:asciiTheme="minorHAnsi" w:eastAsiaTheme="minorEastAsia" w:hAnsiTheme="minorHAnsi" w:cstheme="minorBidi"/>
          <w:spacing w:val="0"/>
          <w:sz w:val="22"/>
          <w:szCs w:val="22"/>
          <w:lang w:val="en-US" w:eastAsia="en-US"/>
        </w:rPr>
      </w:pPr>
      <w:hyperlink w:anchor="_Toc84953519" w:history="1">
        <w:r w:rsidRPr="00CE16A4">
          <w:rPr>
            <w:rStyle w:val="Hyperlink"/>
          </w:rPr>
          <w:t>4.7</w:t>
        </w:r>
        <w:r>
          <w:rPr>
            <w:rFonts w:asciiTheme="minorHAnsi" w:eastAsiaTheme="minorEastAsia" w:hAnsiTheme="minorHAnsi" w:cstheme="minorBidi"/>
            <w:spacing w:val="0"/>
            <w:sz w:val="22"/>
            <w:szCs w:val="22"/>
            <w:lang w:val="en-US" w:eastAsia="en-US"/>
          </w:rPr>
          <w:tab/>
        </w:r>
        <w:r w:rsidRPr="00CE16A4">
          <w:rPr>
            <w:rStyle w:val="Hyperlink"/>
          </w:rPr>
          <w:t>Example of a StateMachine using a ChoiceState and Guards</w:t>
        </w:r>
        <w:r>
          <w:rPr>
            <w:webHidden/>
          </w:rPr>
          <w:tab/>
        </w:r>
        <w:r>
          <w:rPr>
            <w:webHidden/>
          </w:rPr>
          <w:fldChar w:fldCharType="begin"/>
        </w:r>
        <w:r>
          <w:rPr>
            <w:webHidden/>
          </w:rPr>
          <w:instrText xml:space="preserve"> PAGEREF _Toc84953519 \h </w:instrText>
        </w:r>
        <w:r>
          <w:rPr>
            <w:webHidden/>
          </w:rPr>
        </w:r>
        <w:r>
          <w:rPr>
            <w:webHidden/>
          </w:rPr>
          <w:fldChar w:fldCharType="separate"/>
        </w:r>
        <w:r w:rsidR="00C57605">
          <w:rPr>
            <w:webHidden/>
          </w:rPr>
          <w:t>26</w:t>
        </w:r>
        <w:r>
          <w:rPr>
            <w:webHidden/>
          </w:rPr>
          <w:fldChar w:fldCharType="end"/>
        </w:r>
      </w:hyperlink>
    </w:p>
    <w:p w14:paraId="406ABD19" w14:textId="624317B8" w:rsidR="00684004" w:rsidRPr="001B0368" w:rsidRDefault="00A74B74" w:rsidP="00684004">
      <w:pPr>
        <w:pStyle w:val="PARAGRAPH"/>
        <w:rPr>
          <w:noProof w:val="0"/>
        </w:rPr>
      </w:pPr>
      <w:r w:rsidRPr="001B0368">
        <w:rPr>
          <w:noProof w:val="0"/>
        </w:rPr>
        <w:fldChar w:fldCharType="end"/>
      </w:r>
      <w:r w:rsidR="00684004" w:rsidRPr="001B0368">
        <w:rPr>
          <w:noProof w:val="0"/>
        </w:rPr>
        <w:t xml:space="preserve"> </w:t>
      </w:r>
    </w:p>
    <w:p w14:paraId="59E54D02" w14:textId="0F561109" w:rsidR="00684004" w:rsidRPr="001B0368" w:rsidRDefault="00CC44DC" w:rsidP="00684004">
      <w:pPr>
        <w:pStyle w:val="HEADINGNonumber"/>
        <w:spacing w:after="0"/>
        <w:ind w:left="397" w:hanging="397"/>
        <w:rPr>
          <w:b/>
          <w:caps/>
          <w:smallCaps/>
          <w:noProof w:val="0"/>
          <w:sz w:val="20"/>
        </w:rPr>
      </w:pPr>
      <w:bookmarkStart w:id="0" w:name="_Toc84953474"/>
      <w:r w:rsidRPr="001B0368">
        <w:rPr>
          <w:b/>
          <w:caps/>
          <w:smallCaps/>
          <w:noProof w:val="0"/>
          <w:sz w:val="20"/>
        </w:rPr>
        <w:t>FIGURES</w:t>
      </w:r>
      <w:bookmarkEnd w:id="0"/>
    </w:p>
    <w:p w14:paraId="1E56798B" w14:textId="77777777" w:rsidR="00A74B74" w:rsidRPr="001B0368" w:rsidRDefault="00A74B74" w:rsidP="002A19EF">
      <w:pPr>
        <w:pStyle w:val="TOC1"/>
        <w:rPr>
          <w:noProof w:val="0"/>
        </w:rPr>
      </w:pPr>
    </w:p>
    <w:p w14:paraId="4173F3A4" w14:textId="627DF7AD" w:rsidR="00455359" w:rsidRDefault="00A74B74">
      <w:pPr>
        <w:pStyle w:val="TableofFigures"/>
        <w:rPr>
          <w:rFonts w:asciiTheme="minorHAnsi" w:eastAsiaTheme="minorEastAsia" w:hAnsiTheme="minorHAnsi" w:cstheme="minorBidi"/>
          <w:spacing w:val="0"/>
          <w:sz w:val="22"/>
          <w:szCs w:val="22"/>
          <w:lang w:val="en-US" w:eastAsia="en-US"/>
        </w:rPr>
      </w:pPr>
      <w:r w:rsidRPr="001B0368">
        <w:rPr>
          <w:noProof w:val="0"/>
        </w:rPr>
        <w:fldChar w:fldCharType="begin"/>
      </w:r>
      <w:r w:rsidRPr="001B0368">
        <w:rPr>
          <w:noProof w:val="0"/>
        </w:rPr>
        <w:instrText xml:space="preserve"> TOC \t "FIGURE-title" \c \h</w:instrText>
      </w:r>
      <w:r w:rsidRPr="001B0368">
        <w:rPr>
          <w:noProof w:val="0"/>
        </w:rPr>
        <w:fldChar w:fldCharType="separate"/>
      </w:r>
      <w:hyperlink w:anchor="_Toc84953520" w:history="1">
        <w:r w:rsidR="00455359" w:rsidRPr="000D3AE1">
          <w:rPr>
            <w:rStyle w:val="Hyperlink"/>
          </w:rPr>
          <w:t>Figure 1 – Example of a simple state machine</w:t>
        </w:r>
        <w:r w:rsidR="00455359">
          <w:tab/>
        </w:r>
        <w:r w:rsidR="00455359">
          <w:fldChar w:fldCharType="begin"/>
        </w:r>
        <w:r w:rsidR="00455359">
          <w:instrText xml:space="preserve"> PAGEREF _Toc84953520 \h </w:instrText>
        </w:r>
        <w:r w:rsidR="00455359">
          <w:fldChar w:fldCharType="separate"/>
        </w:r>
        <w:r w:rsidR="00C57605">
          <w:t>2</w:t>
        </w:r>
        <w:r w:rsidR="00455359">
          <w:fldChar w:fldCharType="end"/>
        </w:r>
      </w:hyperlink>
    </w:p>
    <w:p w14:paraId="1856A882" w14:textId="5716CC48"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1" w:history="1">
        <w:r w:rsidRPr="000D3AE1">
          <w:rPr>
            <w:rStyle w:val="Hyperlink"/>
          </w:rPr>
          <w:t>Figure 2 – Example of a state machine having a sub-machine</w:t>
        </w:r>
        <w:r>
          <w:tab/>
        </w:r>
        <w:r>
          <w:fldChar w:fldCharType="begin"/>
        </w:r>
        <w:r>
          <w:instrText xml:space="preserve"> PAGEREF _Toc84953521 \h </w:instrText>
        </w:r>
        <w:r>
          <w:fldChar w:fldCharType="separate"/>
        </w:r>
        <w:r w:rsidR="00C57605">
          <w:t>3</w:t>
        </w:r>
        <w:r>
          <w:fldChar w:fldCharType="end"/>
        </w:r>
      </w:hyperlink>
    </w:p>
    <w:p w14:paraId="4F8B331B" w14:textId="5ECDE7B0"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2" w:history="1">
        <w:r w:rsidRPr="000D3AE1">
          <w:rPr>
            <w:rStyle w:val="Hyperlink"/>
          </w:rPr>
          <w:t>Figure 3 – The StateMachine Information Model</w:t>
        </w:r>
        <w:r>
          <w:tab/>
        </w:r>
        <w:r>
          <w:fldChar w:fldCharType="begin"/>
        </w:r>
        <w:r>
          <w:instrText xml:space="preserve"> PAGEREF _Toc84953522 \h </w:instrText>
        </w:r>
        <w:r>
          <w:fldChar w:fldCharType="separate"/>
        </w:r>
        <w:r w:rsidR="00C57605">
          <w:t>5</w:t>
        </w:r>
        <w:r>
          <w:fldChar w:fldCharType="end"/>
        </w:r>
      </w:hyperlink>
    </w:p>
    <w:p w14:paraId="2A346F46" w14:textId="16F8F943"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3" w:history="1">
        <w:r w:rsidRPr="000D3AE1">
          <w:rPr>
            <w:rStyle w:val="Hyperlink"/>
          </w:rPr>
          <w:t>Figure 4 – Example of a FiniteStateMachine type</w:t>
        </w:r>
        <w:r>
          <w:tab/>
        </w:r>
        <w:r>
          <w:fldChar w:fldCharType="begin"/>
        </w:r>
        <w:r>
          <w:instrText xml:space="preserve"> PAGEREF _Toc84953523 \h </w:instrText>
        </w:r>
        <w:r>
          <w:fldChar w:fldCharType="separate"/>
        </w:r>
        <w:r w:rsidR="00C57605">
          <w:t>9</w:t>
        </w:r>
        <w:r>
          <w:fldChar w:fldCharType="end"/>
        </w:r>
      </w:hyperlink>
    </w:p>
    <w:p w14:paraId="389D8973" w14:textId="73294975"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4" w:history="1">
        <w:r w:rsidRPr="000D3AE1">
          <w:rPr>
            <w:rStyle w:val="Hyperlink"/>
          </w:rPr>
          <w:t>Figure 5 – Example of a FiniteStateMachine instance</w:t>
        </w:r>
        <w:r>
          <w:tab/>
        </w:r>
        <w:r>
          <w:fldChar w:fldCharType="begin"/>
        </w:r>
        <w:r>
          <w:instrText xml:space="preserve"> PAGEREF _Toc84953524 \h </w:instrText>
        </w:r>
        <w:r>
          <w:fldChar w:fldCharType="separate"/>
        </w:r>
        <w:r w:rsidR="00C57605">
          <w:t>9</w:t>
        </w:r>
        <w:r>
          <w:fldChar w:fldCharType="end"/>
        </w:r>
      </w:hyperlink>
    </w:p>
    <w:p w14:paraId="0EAEE363" w14:textId="5829883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5" w:history="1">
        <w:r w:rsidRPr="000D3AE1">
          <w:rPr>
            <w:rStyle w:val="Hyperlink"/>
          </w:rPr>
          <w:t>Figure 6 – Example of an initial State in a sub-machine</w:t>
        </w:r>
        <w:r>
          <w:tab/>
        </w:r>
        <w:r>
          <w:fldChar w:fldCharType="begin"/>
        </w:r>
        <w:r>
          <w:instrText xml:space="preserve"> PAGEREF _Toc84953525 \h </w:instrText>
        </w:r>
        <w:r>
          <w:fldChar w:fldCharType="separate"/>
        </w:r>
        <w:r w:rsidR="00C57605">
          <w:t>11</w:t>
        </w:r>
        <w:r>
          <w:fldChar w:fldCharType="end"/>
        </w:r>
      </w:hyperlink>
    </w:p>
    <w:p w14:paraId="665601F0" w14:textId="1A8C4364"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6" w:history="1">
        <w:r w:rsidRPr="000D3AE1">
          <w:rPr>
            <w:rStyle w:val="Hyperlink"/>
          </w:rPr>
          <w:t>Figure 7 – Example of a StateMachineType using inheritance</w:t>
        </w:r>
        <w:r>
          <w:tab/>
        </w:r>
        <w:r>
          <w:fldChar w:fldCharType="begin"/>
        </w:r>
        <w:r>
          <w:instrText xml:space="preserve"> PAGEREF _Toc84953526 \h </w:instrText>
        </w:r>
        <w:r>
          <w:fldChar w:fldCharType="separate"/>
        </w:r>
        <w:r w:rsidR="00C57605">
          <w:t>17</w:t>
        </w:r>
        <w:r>
          <w:fldChar w:fldCharType="end"/>
        </w:r>
      </w:hyperlink>
    </w:p>
    <w:p w14:paraId="0C953E24" w14:textId="77244C75"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7" w:history="1">
        <w:r w:rsidRPr="000D3AE1">
          <w:rPr>
            <w:rStyle w:val="Hyperlink"/>
          </w:rPr>
          <w:t>Figure 8 – Example of a StateMachineType with a SubStateMachine using inheritance</w:t>
        </w:r>
        <w:r>
          <w:tab/>
        </w:r>
        <w:r>
          <w:fldChar w:fldCharType="begin"/>
        </w:r>
        <w:r>
          <w:instrText xml:space="preserve"> PAGEREF _Toc84953527 \h </w:instrText>
        </w:r>
        <w:r>
          <w:fldChar w:fldCharType="separate"/>
        </w:r>
        <w:r w:rsidR="00C57605">
          <w:t>18</w:t>
        </w:r>
        <w:r>
          <w:fldChar w:fldCharType="end"/>
        </w:r>
      </w:hyperlink>
    </w:p>
    <w:p w14:paraId="547D9869" w14:textId="05AF8C19"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8" w:history="1">
        <w:r w:rsidRPr="000D3AE1">
          <w:rPr>
            <w:rStyle w:val="Hyperlink"/>
          </w:rPr>
          <w:t>Figure 9 – Example of a StateMachineType using containment</w:t>
        </w:r>
        <w:r>
          <w:tab/>
        </w:r>
        <w:r>
          <w:fldChar w:fldCharType="begin"/>
        </w:r>
        <w:r>
          <w:instrText xml:space="preserve"> PAGEREF _Toc84953528 \h </w:instrText>
        </w:r>
        <w:r>
          <w:fldChar w:fldCharType="separate"/>
        </w:r>
        <w:r w:rsidR="00C57605">
          <w:t>19</w:t>
        </w:r>
        <w:r>
          <w:fldChar w:fldCharType="end"/>
        </w:r>
      </w:hyperlink>
    </w:p>
    <w:p w14:paraId="714CC9DC" w14:textId="66D6AE82" w:rsidR="00455359" w:rsidRDefault="00455359">
      <w:pPr>
        <w:pStyle w:val="TableofFigures"/>
        <w:rPr>
          <w:rFonts w:asciiTheme="minorHAnsi" w:eastAsiaTheme="minorEastAsia" w:hAnsiTheme="minorHAnsi" w:cstheme="minorBidi"/>
          <w:spacing w:val="0"/>
          <w:sz w:val="22"/>
          <w:szCs w:val="22"/>
          <w:lang w:val="en-US" w:eastAsia="en-US"/>
        </w:rPr>
      </w:pPr>
      <w:hyperlink w:anchor="_Toc84953529" w:history="1">
        <w:r w:rsidRPr="000D3AE1">
          <w:rPr>
            <w:rStyle w:val="Hyperlink"/>
          </w:rPr>
          <w:t>Figure 10 – Example of a StateMachine with Transitions from sub-states</w:t>
        </w:r>
        <w:r>
          <w:tab/>
        </w:r>
        <w:r>
          <w:fldChar w:fldCharType="begin"/>
        </w:r>
        <w:r>
          <w:instrText xml:space="preserve"> PAGEREF _Toc84953529 \h </w:instrText>
        </w:r>
        <w:r>
          <w:fldChar w:fldCharType="separate"/>
        </w:r>
        <w:r w:rsidR="00C57605">
          <w:t>20</w:t>
        </w:r>
        <w:r>
          <w:fldChar w:fldCharType="end"/>
        </w:r>
      </w:hyperlink>
    </w:p>
    <w:p w14:paraId="29E8F555" w14:textId="51E6B78B"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0" w:history="1">
        <w:r w:rsidRPr="000D3AE1">
          <w:rPr>
            <w:rStyle w:val="Hyperlink"/>
          </w:rPr>
          <w:t>Figure 11 – Example of a StateMachineType having Transition to SubStateMachine</w:t>
        </w:r>
        <w:r>
          <w:tab/>
        </w:r>
        <w:r>
          <w:fldChar w:fldCharType="begin"/>
        </w:r>
        <w:r>
          <w:instrText xml:space="preserve"> PAGEREF _Toc84953530 \h </w:instrText>
        </w:r>
        <w:r>
          <w:fldChar w:fldCharType="separate"/>
        </w:r>
        <w:r w:rsidR="00C57605">
          <w:t>21</w:t>
        </w:r>
        <w:r>
          <w:fldChar w:fldCharType="end"/>
        </w:r>
      </w:hyperlink>
    </w:p>
    <w:p w14:paraId="691893D2" w14:textId="25C6133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1" w:history="1">
        <w:r w:rsidRPr="000D3AE1">
          <w:rPr>
            <w:rStyle w:val="Hyperlink"/>
          </w:rPr>
          <w:t>Figure 12 – Example of a StateMachine with two States</w:t>
        </w:r>
        <w:r>
          <w:tab/>
        </w:r>
        <w:r>
          <w:fldChar w:fldCharType="begin"/>
        </w:r>
        <w:r>
          <w:instrText xml:space="preserve"> PAGEREF _Toc84953531 \h </w:instrText>
        </w:r>
        <w:r>
          <w:fldChar w:fldCharType="separate"/>
        </w:r>
        <w:r w:rsidR="00C57605">
          <w:t>22</w:t>
        </w:r>
        <w:r>
          <w:fldChar w:fldCharType="end"/>
        </w:r>
      </w:hyperlink>
    </w:p>
    <w:p w14:paraId="6EEBC63D" w14:textId="5208E6E8"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2" w:history="1">
        <w:r w:rsidRPr="000D3AE1">
          <w:rPr>
            <w:rStyle w:val="Hyperlink"/>
          </w:rPr>
          <w:t>Figure 13 – Example of a StateMachine extended with two Substates</w:t>
        </w:r>
        <w:r>
          <w:tab/>
        </w:r>
        <w:r>
          <w:fldChar w:fldCharType="begin"/>
        </w:r>
        <w:r>
          <w:instrText xml:space="preserve"> PAGEREF _Toc84953532 \h </w:instrText>
        </w:r>
        <w:r>
          <w:fldChar w:fldCharType="separate"/>
        </w:r>
        <w:r w:rsidR="00C57605">
          <w:t>22</w:t>
        </w:r>
        <w:r>
          <w:fldChar w:fldCharType="end"/>
        </w:r>
      </w:hyperlink>
    </w:p>
    <w:p w14:paraId="66210207" w14:textId="22AD86A6"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3" w:history="1">
        <w:r w:rsidRPr="000D3AE1">
          <w:rPr>
            <w:rStyle w:val="Hyperlink"/>
          </w:rPr>
          <w:t>Figure 14 – Example of a StateMachine extended with another two Substates</w:t>
        </w:r>
        <w:r>
          <w:tab/>
        </w:r>
        <w:r>
          <w:fldChar w:fldCharType="begin"/>
        </w:r>
        <w:r>
          <w:instrText xml:space="preserve"> PAGEREF _Toc84953533 \h </w:instrText>
        </w:r>
        <w:r>
          <w:fldChar w:fldCharType="separate"/>
        </w:r>
        <w:r w:rsidR="00C57605">
          <w:t>22</w:t>
        </w:r>
        <w:r>
          <w:fldChar w:fldCharType="end"/>
        </w:r>
      </w:hyperlink>
    </w:p>
    <w:p w14:paraId="1B57A7BA" w14:textId="60501377"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4" w:history="1">
        <w:r w:rsidRPr="000D3AE1">
          <w:rPr>
            <w:rStyle w:val="Hyperlink"/>
          </w:rPr>
          <w:t>Figure 15 – Example of a StateMachineType adding SubStateMachines in Subtypes</w:t>
        </w:r>
        <w:r>
          <w:tab/>
        </w:r>
        <w:r>
          <w:fldChar w:fldCharType="begin"/>
        </w:r>
        <w:r>
          <w:instrText xml:space="preserve"> PAGEREF _Toc84953534 \h </w:instrText>
        </w:r>
        <w:r>
          <w:fldChar w:fldCharType="separate"/>
        </w:r>
        <w:r w:rsidR="00C57605">
          <w:t>23</w:t>
        </w:r>
        <w:r>
          <w:fldChar w:fldCharType="end"/>
        </w:r>
      </w:hyperlink>
    </w:p>
    <w:p w14:paraId="0CCA549A" w14:textId="725645A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5" w:history="1">
        <w:r w:rsidRPr="000D3AE1">
          <w:rPr>
            <w:rStyle w:val="Hyperlink"/>
          </w:rPr>
          <w:t>Figure 16 – Example of a ChoiceState</w:t>
        </w:r>
        <w:r>
          <w:tab/>
        </w:r>
        <w:r>
          <w:fldChar w:fldCharType="begin"/>
        </w:r>
        <w:r>
          <w:instrText xml:space="preserve"> PAGEREF _Toc84953535 \h </w:instrText>
        </w:r>
        <w:r>
          <w:fldChar w:fldCharType="separate"/>
        </w:r>
        <w:r w:rsidR="00C57605">
          <w:t>24</w:t>
        </w:r>
        <w:r>
          <w:fldChar w:fldCharType="end"/>
        </w:r>
      </w:hyperlink>
    </w:p>
    <w:p w14:paraId="491C5D1B" w14:textId="3AEF98AA"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6" w:history="1">
        <w:r w:rsidRPr="000D3AE1">
          <w:rPr>
            <w:rStyle w:val="Hyperlink"/>
          </w:rPr>
          <w:t>Figure 17 – Example of a StateMachine using ChoiceState and Guards</w:t>
        </w:r>
        <w:r>
          <w:tab/>
        </w:r>
        <w:r>
          <w:fldChar w:fldCharType="begin"/>
        </w:r>
        <w:r>
          <w:instrText xml:space="preserve"> PAGEREF _Toc84953536 \h </w:instrText>
        </w:r>
        <w:r>
          <w:fldChar w:fldCharType="separate"/>
        </w:r>
        <w:r w:rsidR="00C57605">
          <w:t>27</w:t>
        </w:r>
        <w:r>
          <w:fldChar w:fldCharType="end"/>
        </w:r>
      </w:hyperlink>
    </w:p>
    <w:p w14:paraId="3849C2FD" w14:textId="602CA162" w:rsidR="00684004" w:rsidRPr="001B0368" w:rsidRDefault="00A74B74" w:rsidP="00684004">
      <w:pPr>
        <w:pStyle w:val="PARAGRAPH"/>
        <w:rPr>
          <w:noProof w:val="0"/>
        </w:rPr>
      </w:pPr>
      <w:r w:rsidRPr="001B0368">
        <w:rPr>
          <w:noProof w:val="0"/>
        </w:rPr>
        <w:fldChar w:fldCharType="end"/>
      </w:r>
      <w:r w:rsidR="00684004" w:rsidRPr="001B0368">
        <w:rPr>
          <w:noProof w:val="0"/>
        </w:rPr>
        <w:t xml:space="preserve"> </w:t>
      </w:r>
    </w:p>
    <w:p w14:paraId="00CA4339" w14:textId="39B0E47F" w:rsidR="00684004" w:rsidRPr="001B0368" w:rsidRDefault="00CC44DC" w:rsidP="00684004">
      <w:pPr>
        <w:pStyle w:val="HEADINGNonumber"/>
        <w:spacing w:after="0"/>
        <w:ind w:left="397" w:hanging="397"/>
        <w:rPr>
          <w:b/>
          <w:caps/>
          <w:smallCaps/>
          <w:noProof w:val="0"/>
          <w:sz w:val="20"/>
        </w:rPr>
      </w:pPr>
      <w:bookmarkStart w:id="1" w:name="_Toc84953475"/>
      <w:r w:rsidRPr="001B0368">
        <w:rPr>
          <w:b/>
          <w:caps/>
          <w:smallCaps/>
          <w:noProof w:val="0"/>
          <w:sz w:val="20"/>
        </w:rPr>
        <w:t>TABLES</w:t>
      </w:r>
      <w:bookmarkEnd w:id="1"/>
    </w:p>
    <w:p w14:paraId="711D0547" w14:textId="77777777" w:rsidR="00A74B74" w:rsidRPr="001B0368" w:rsidRDefault="00A74B74" w:rsidP="002A19EF">
      <w:pPr>
        <w:pStyle w:val="TOC1"/>
        <w:rPr>
          <w:noProof w:val="0"/>
        </w:rPr>
      </w:pPr>
    </w:p>
    <w:p w14:paraId="005D4B59" w14:textId="37A7560D" w:rsidR="00455359" w:rsidRDefault="00A74B74">
      <w:pPr>
        <w:pStyle w:val="TableofFigures"/>
        <w:rPr>
          <w:rFonts w:asciiTheme="minorHAnsi" w:eastAsiaTheme="minorEastAsia" w:hAnsiTheme="minorHAnsi" w:cstheme="minorBidi"/>
          <w:spacing w:val="0"/>
          <w:sz w:val="22"/>
          <w:szCs w:val="22"/>
          <w:lang w:val="en-US" w:eastAsia="en-US"/>
        </w:rPr>
      </w:pPr>
      <w:r w:rsidRPr="001B0368">
        <w:rPr>
          <w:noProof w:val="0"/>
        </w:rPr>
        <w:fldChar w:fldCharType="begin"/>
      </w:r>
      <w:r w:rsidRPr="001B0368">
        <w:rPr>
          <w:noProof w:val="0"/>
        </w:rPr>
        <w:instrText xml:space="preserve"> TOC \t "TABLE-title" \c \h</w:instrText>
      </w:r>
      <w:r w:rsidRPr="001B0368">
        <w:rPr>
          <w:noProof w:val="0"/>
        </w:rPr>
        <w:fldChar w:fldCharType="separate"/>
      </w:r>
      <w:hyperlink w:anchor="_Toc84953537" w:history="1">
        <w:r w:rsidR="00455359" w:rsidRPr="006B540E">
          <w:rPr>
            <w:rStyle w:val="Hyperlink"/>
          </w:rPr>
          <w:t>Table 1 – StateMachineType definition</w:t>
        </w:r>
        <w:r w:rsidR="00455359">
          <w:tab/>
        </w:r>
        <w:r w:rsidR="00455359">
          <w:fldChar w:fldCharType="begin"/>
        </w:r>
        <w:r w:rsidR="00455359">
          <w:instrText xml:space="preserve"> PAGEREF _Toc84953537 \h </w:instrText>
        </w:r>
        <w:r w:rsidR="00455359">
          <w:fldChar w:fldCharType="separate"/>
        </w:r>
        <w:r w:rsidR="00C57605">
          <w:t>6</w:t>
        </w:r>
        <w:r w:rsidR="00455359">
          <w:fldChar w:fldCharType="end"/>
        </w:r>
      </w:hyperlink>
    </w:p>
    <w:p w14:paraId="16204165" w14:textId="0740D848"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8" w:history="1">
        <w:r w:rsidRPr="006B540E">
          <w:rPr>
            <w:rStyle w:val="Hyperlink"/>
          </w:rPr>
          <w:t>Table 2 – StateVariableType definition</w:t>
        </w:r>
        <w:r>
          <w:tab/>
        </w:r>
        <w:r>
          <w:fldChar w:fldCharType="begin"/>
        </w:r>
        <w:r>
          <w:instrText xml:space="preserve"> PAGEREF _Toc84953538 \h </w:instrText>
        </w:r>
        <w:r>
          <w:fldChar w:fldCharType="separate"/>
        </w:r>
        <w:r w:rsidR="00C57605">
          <w:t>6</w:t>
        </w:r>
        <w:r>
          <w:fldChar w:fldCharType="end"/>
        </w:r>
      </w:hyperlink>
    </w:p>
    <w:p w14:paraId="6E796BAC" w14:textId="2B9F76DE" w:rsidR="00455359" w:rsidRDefault="00455359">
      <w:pPr>
        <w:pStyle w:val="TableofFigures"/>
        <w:rPr>
          <w:rFonts w:asciiTheme="minorHAnsi" w:eastAsiaTheme="minorEastAsia" w:hAnsiTheme="minorHAnsi" w:cstheme="minorBidi"/>
          <w:spacing w:val="0"/>
          <w:sz w:val="22"/>
          <w:szCs w:val="22"/>
          <w:lang w:val="en-US" w:eastAsia="en-US"/>
        </w:rPr>
      </w:pPr>
      <w:hyperlink w:anchor="_Toc84953539" w:history="1">
        <w:r w:rsidRPr="006B540E">
          <w:rPr>
            <w:rStyle w:val="Hyperlink"/>
          </w:rPr>
          <w:t>Table 3 – TransitionVariableType definition</w:t>
        </w:r>
        <w:r>
          <w:tab/>
        </w:r>
        <w:r>
          <w:fldChar w:fldCharType="begin"/>
        </w:r>
        <w:r>
          <w:instrText xml:space="preserve"> PAGEREF _Toc84953539 \h </w:instrText>
        </w:r>
        <w:r>
          <w:fldChar w:fldCharType="separate"/>
        </w:r>
        <w:r w:rsidR="00C57605">
          <w:t>7</w:t>
        </w:r>
        <w:r>
          <w:fldChar w:fldCharType="end"/>
        </w:r>
      </w:hyperlink>
    </w:p>
    <w:p w14:paraId="4324A598" w14:textId="530B8E1B"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0" w:history="1">
        <w:r w:rsidRPr="006B540E">
          <w:rPr>
            <w:rStyle w:val="Hyperlink"/>
          </w:rPr>
          <w:t>Table 4 – FiniteStateMachineType definition</w:t>
        </w:r>
        <w:r>
          <w:tab/>
        </w:r>
        <w:r>
          <w:fldChar w:fldCharType="begin"/>
        </w:r>
        <w:r>
          <w:instrText xml:space="preserve"> PAGEREF _Toc84953540 \h </w:instrText>
        </w:r>
        <w:r>
          <w:fldChar w:fldCharType="separate"/>
        </w:r>
        <w:r w:rsidR="00C57605">
          <w:t>8</w:t>
        </w:r>
        <w:r>
          <w:fldChar w:fldCharType="end"/>
        </w:r>
      </w:hyperlink>
    </w:p>
    <w:p w14:paraId="6FF18ADD" w14:textId="205D5EE9"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1" w:history="1">
        <w:r w:rsidRPr="006B540E">
          <w:rPr>
            <w:rStyle w:val="Hyperlink"/>
          </w:rPr>
          <w:t>Table 5 – FiniteStateVariableType definition</w:t>
        </w:r>
        <w:r>
          <w:tab/>
        </w:r>
        <w:r>
          <w:fldChar w:fldCharType="begin"/>
        </w:r>
        <w:r>
          <w:instrText xml:space="preserve"> PAGEREF _Toc84953541 \h </w:instrText>
        </w:r>
        <w:r>
          <w:fldChar w:fldCharType="separate"/>
        </w:r>
        <w:r w:rsidR="00C57605">
          <w:t>10</w:t>
        </w:r>
        <w:r>
          <w:fldChar w:fldCharType="end"/>
        </w:r>
      </w:hyperlink>
    </w:p>
    <w:p w14:paraId="2069278A" w14:textId="081918D5"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2" w:history="1">
        <w:r w:rsidRPr="006B540E">
          <w:rPr>
            <w:rStyle w:val="Hyperlink"/>
          </w:rPr>
          <w:t>Table 6 – FiniteTransitionVariableType definition</w:t>
        </w:r>
        <w:r>
          <w:tab/>
        </w:r>
        <w:r>
          <w:fldChar w:fldCharType="begin"/>
        </w:r>
        <w:r>
          <w:instrText xml:space="preserve"> PAGEREF _Toc84953542 \h </w:instrText>
        </w:r>
        <w:r>
          <w:fldChar w:fldCharType="separate"/>
        </w:r>
        <w:r w:rsidR="00C57605">
          <w:t>10</w:t>
        </w:r>
        <w:r>
          <w:fldChar w:fldCharType="end"/>
        </w:r>
      </w:hyperlink>
    </w:p>
    <w:p w14:paraId="7D1E984B" w14:textId="63F82497"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3" w:history="1">
        <w:r w:rsidRPr="006B540E">
          <w:rPr>
            <w:rStyle w:val="Hyperlink"/>
          </w:rPr>
          <w:t>Table 7 – StateType definition</w:t>
        </w:r>
        <w:r>
          <w:tab/>
        </w:r>
        <w:r>
          <w:fldChar w:fldCharType="begin"/>
        </w:r>
        <w:r>
          <w:instrText xml:space="preserve"> PAGEREF _Toc84953543 \h </w:instrText>
        </w:r>
        <w:r>
          <w:fldChar w:fldCharType="separate"/>
        </w:r>
        <w:r w:rsidR="00C57605">
          <w:t>11</w:t>
        </w:r>
        <w:r>
          <w:fldChar w:fldCharType="end"/>
        </w:r>
      </w:hyperlink>
    </w:p>
    <w:p w14:paraId="19C57A2C" w14:textId="4C0CE09B"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4" w:history="1">
        <w:r w:rsidRPr="006B540E">
          <w:rPr>
            <w:rStyle w:val="Hyperlink"/>
          </w:rPr>
          <w:t>Table 8 – InitialStateType definition</w:t>
        </w:r>
        <w:r>
          <w:tab/>
        </w:r>
        <w:r>
          <w:fldChar w:fldCharType="begin"/>
        </w:r>
        <w:r>
          <w:instrText xml:space="preserve"> PAGEREF _Toc84953544 \h </w:instrText>
        </w:r>
        <w:r>
          <w:fldChar w:fldCharType="separate"/>
        </w:r>
        <w:r w:rsidR="00C57605">
          <w:t>12</w:t>
        </w:r>
        <w:r>
          <w:fldChar w:fldCharType="end"/>
        </w:r>
      </w:hyperlink>
    </w:p>
    <w:p w14:paraId="47ECA674" w14:textId="29BE662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5" w:history="1">
        <w:r w:rsidRPr="006B540E">
          <w:rPr>
            <w:rStyle w:val="Hyperlink"/>
          </w:rPr>
          <w:t>Table 9 – TransitionType definition</w:t>
        </w:r>
        <w:r>
          <w:tab/>
        </w:r>
        <w:r>
          <w:fldChar w:fldCharType="begin"/>
        </w:r>
        <w:r>
          <w:instrText xml:space="preserve"> PAGEREF _Toc84953545 \h </w:instrText>
        </w:r>
        <w:r>
          <w:fldChar w:fldCharType="separate"/>
        </w:r>
        <w:r w:rsidR="00C57605">
          <w:t>12</w:t>
        </w:r>
        <w:r>
          <w:fldChar w:fldCharType="end"/>
        </w:r>
      </w:hyperlink>
    </w:p>
    <w:p w14:paraId="5CBA7A05" w14:textId="568F525E"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6" w:history="1">
        <w:r w:rsidRPr="006B540E">
          <w:rPr>
            <w:rStyle w:val="Hyperlink"/>
          </w:rPr>
          <w:t>Table 10 – FromState ReferenceType</w:t>
        </w:r>
        <w:r>
          <w:tab/>
        </w:r>
        <w:r>
          <w:fldChar w:fldCharType="begin"/>
        </w:r>
        <w:r>
          <w:instrText xml:space="preserve"> PAGEREF _Toc84953546 \h </w:instrText>
        </w:r>
        <w:r>
          <w:fldChar w:fldCharType="separate"/>
        </w:r>
        <w:r w:rsidR="00C57605">
          <w:t>13</w:t>
        </w:r>
        <w:r>
          <w:fldChar w:fldCharType="end"/>
        </w:r>
      </w:hyperlink>
    </w:p>
    <w:p w14:paraId="78E7EF66" w14:textId="6BA3013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7" w:history="1">
        <w:r w:rsidRPr="006B540E">
          <w:rPr>
            <w:rStyle w:val="Hyperlink"/>
          </w:rPr>
          <w:t>Table 11 – ToState ReferenceType</w:t>
        </w:r>
        <w:r>
          <w:tab/>
        </w:r>
        <w:r>
          <w:fldChar w:fldCharType="begin"/>
        </w:r>
        <w:r>
          <w:instrText xml:space="preserve"> PAGEREF _Toc84953547 \h </w:instrText>
        </w:r>
        <w:r>
          <w:fldChar w:fldCharType="separate"/>
        </w:r>
        <w:r w:rsidR="00C57605">
          <w:t>13</w:t>
        </w:r>
        <w:r>
          <w:fldChar w:fldCharType="end"/>
        </w:r>
      </w:hyperlink>
    </w:p>
    <w:p w14:paraId="74D8173C" w14:textId="5ED32FD4"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8" w:history="1">
        <w:r w:rsidRPr="006B540E">
          <w:rPr>
            <w:rStyle w:val="Hyperlink"/>
          </w:rPr>
          <w:t>Table 12 – HasCause ReferenceType</w:t>
        </w:r>
        <w:r>
          <w:tab/>
        </w:r>
        <w:r>
          <w:fldChar w:fldCharType="begin"/>
        </w:r>
        <w:r>
          <w:instrText xml:space="preserve"> PAGEREF _Toc84953548 \h </w:instrText>
        </w:r>
        <w:r>
          <w:fldChar w:fldCharType="separate"/>
        </w:r>
        <w:r w:rsidR="00C57605">
          <w:t>14</w:t>
        </w:r>
        <w:r>
          <w:fldChar w:fldCharType="end"/>
        </w:r>
      </w:hyperlink>
    </w:p>
    <w:p w14:paraId="21004A51" w14:textId="099901E1" w:rsidR="00455359" w:rsidRDefault="00455359">
      <w:pPr>
        <w:pStyle w:val="TableofFigures"/>
        <w:rPr>
          <w:rFonts w:asciiTheme="minorHAnsi" w:eastAsiaTheme="minorEastAsia" w:hAnsiTheme="minorHAnsi" w:cstheme="minorBidi"/>
          <w:spacing w:val="0"/>
          <w:sz w:val="22"/>
          <w:szCs w:val="22"/>
          <w:lang w:val="en-US" w:eastAsia="en-US"/>
        </w:rPr>
      </w:pPr>
      <w:hyperlink w:anchor="_Toc84953549" w:history="1">
        <w:r w:rsidRPr="006B540E">
          <w:rPr>
            <w:rStyle w:val="Hyperlink"/>
          </w:rPr>
          <w:t>Table 13 – HasEffect ReferenceType</w:t>
        </w:r>
        <w:r>
          <w:tab/>
        </w:r>
        <w:r>
          <w:fldChar w:fldCharType="begin"/>
        </w:r>
        <w:r>
          <w:instrText xml:space="preserve"> PAGEREF _Toc84953549 \h </w:instrText>
        </w:r>
        <w:r>
          <w:fldChar w:fldCharType="separate"/>
        </w:r>
        <w:r w:rsidR="00C57605">
          <w:t>14</w:t>
        </w:r>
        <w:r>
          <w:fldChar w:fldCharType="end"/>
        </w:r>
      </w:hyperlink>
    </w:p>
    <w:p w14:paraId="232FC019" w14:textId="1D119363"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0" w:history="1">
        <w:r w:rsidRPr="006B540E">
          <w:rPr>
            <w:rStyle w:val="Hyperlink"/>
          </w:rPr>
          <w:t>Table 14 – HasSubStateMachine ReferenceType</w:t>
        </w:r>
        <w:r>
          <w:tab/>
        </w:r>
        <w:r>
          <w:fldChar w:fldCharType="begin"/>
        </w:r>
        <w:r>
          <w:instrText xml:space="preserve"> PAGEREF _Toc84953550 \h </w:instrText>
        </w:r>
        <w:r>
          <w:fldChar w:fldCharType="separate"/>
        </w:r>
        <w:r w:rsidR="00C57605">
          <w:t>15</w:t>
        </w:r>
        <w:r>
          <w:fldChar w:fldCharType="end"/>
        </w:r>
      </w:hyperlink>
    </w:p>
    <w:p w14:paraId="79E93B2C" w14:textId="0654735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1" w:history="1">
        <w:r w:rsidRPr="006B540E">
          <w:rPr>
            <w:rStyle w:val="Hyperlink"/>
          </w:rPr>
          <w:t>Table 15 – TransitionEventType</w:t>
        </w:r>
        <w:r>
          <w:tab/>
        </w:r>
        <w:r>
          <w:fldChar w:fldCharType="begin"/>
        </w:r>
        <w:r>
          <w:instrText xml:space="preserve"> PAGEREF _Toc84953551 \h </w:instrText>
        </w:r>
        <w:r>
          <w:fldChar w:fldCharType="separate"/>
        </w:r>
        <w:r w:rsidR="00C57605">
          <w:t>15</w:t>
        </w:r>
        <w:r>
          <w:fldChar w:fldCharType="end"/>
        </w:r>
      </w:hyperlink>
    </w:p>
    <w:p w14:paraId="038FFAC1" w14:textId="0F6353D7"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2" w:history="1">
        <w:r w:rsidRPr="006B540E">
          <w:rPr>
            <w:rStyle w:val="Hyperlink"/>
          </w:rPr>
          <w:t>Table 16 – AuditUpdateStateEventType</w:t>
        </w:r>
        <w:r>
          <w:tab/>
        </w:r>
        <w:r>
          <w:fldChar w:fldCharType="begin"/>
        </w:r>
        <w:r>
          <w:instrText xml:space="preserve"> PAGEREF _Toc84953552 \h </w:instrText>
        </w:r>
        <w:r>
          <w:fldChar w:fldCharType="separate"/>
        </w:r>
        <w:r w:rsidR="00C57605">
          <w:t>15</w:t>
        </w:r>
        <w:r>
          <w:fldChar w:fldCharType="end"/>
        </w:r>
      </w:hyperlink>
    </w:p>
    <w:p w14:paraId="459363A7" w14:textId="7A6EBD3F"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3" w:history="1">
        <w:r w:rsidRPr="006B540E">
          <w:rPr>
            <w:rStyle w:val="Hyperlink"/>
          </w:rPr>
          <w:t>Table 17 – Specific StatusCodes for StateMachines</w:t>
        </w:r>
        <w:r>
          <w:tab/>
        </w:r>
        <w:r>
          <w:fldChar w:fldCharType="begin"/>
        </w:r>
        <w:r>
          <w:instrText xml:space="preserve"> PAGEREF _Toc84953553 \h </w:instrText>
        </w:r>
        <w:r>
          <w:fldChar w:fldCharType="separate"/>
        </w:r>
        <w:r w:rsidR="00C57605">
          <w:t>16</w:t>
        </w:r>
        <w:r>
          <w:fldChar w:fldCharType="end"/>
        </w:r>
      </w:hyperlink>
    </w:p>
    <w:p w14:paraId="4262D795" w14:textId="2D6A2B3E"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4" w:history="1">
        <w:r w:rsidRPr="006B540E">
          <w:rPr>
            <w:rStyle w:val="Hyperlink"/>
          </w:rPr>
          <w:t>Table 18 – ChoiceStateType</w:t>
        </w:r>
        <w:r>
          <w:tab/>
        </w:r>
        <w:r>
          <w:fldChar w:fldCharType="begin"/>
        </w:r>
        <w:r>
          <w:instrText xml:space="preserve"> PAGEREF _Toc84953554 \h </w:instrText>
        </w:r>
        <w:r>
          <w:fldChar w:fldCharType="separate"/>
        </w:r>
        <w:r w:rsidR="00C57605">
          <w:t>24</w:t>
        </w:r>
        <w:r>
          <w:fldChar w:fldCharType="end"/>
        </w:r>
      </w:hyperlink>
    </w:p>
    <w:p w14:paraId="64F547C4" w14:textId="55B070F9"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5" w:history="1">
        <w:r w:rsidRPr="006B540E">
          <w:rPr>
            <w:rStyle w:val="Hyperlink"/>
          </w:rPr>
          <w:t>Table 19 – HasGuard ReferenceType</w:t>
        </w:r>
        <w:r>
          <w:tab/>
        </w:r>
        <w:r>
          <w:fldChar w:fldCharType="begin"/>
        </w:r>
        <w:r>
          <w:instrText xml:space="preserve"> PAGEREF _Toc84953555 \h </w:instrText>
        </w:r>
        <w:r>
          <w:fldChar w:fldCharType="separate"/>
        </w:r>
        <w:r w:rsidR="00C57605">
          <w:t>25</w:t>
        </w:r>
        <w:r>
          <w:fldChar w:fldCharType="end"/>
        </w:r>
      </w:hyperlink>
    </w:p>
    <w:p w14:paraId="30CF25D6" w14:textId="0860CBD0"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6" w:history="1">
        <w:r w:rsidRPr="006B540E">
          <w:rPr>
            <w:rStyle w:val="Hyperlink"/>
          </w:rPr>
          <w:t>Table 20 – GuardVariableType definition</w:t>
        </w:r>
        <w:r>
          <w:tab/>
        </w:r>
        <w:r>
          <w:fldChar w:fldCharType="begin"/>
        </w:r>
        <w:r>
          <w:instrText xml:space="preserve"> PAGEREF _Toc84953556 \h </w:instrText>
        </w:r>
        <w:r>
          <w:fldChar w:fldCharType="separate"/>
        </w:r>
        <w:r w:rsidR="00C57605">
          <w:t>25</w:t>
        </w:r>
        <w:r>
          <w:fldChar w:fldCharType="end"/>
        </w:r>
      </w:hyperlink>
    </w:p>
    <w:p w14:paraId="15EB5158" w14:textId="7A86C7DB"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7" w:history="1">
        <w:r w:rsidRPr="006B540E">
          <w:rPr>
            <w:rStyle w:val="Hyperlink"/>
          </w:rPr>
          <w:t>Table 21 – ExpressionGuardVariableType definition</w:t>
        </w:r>
        <w:r>
          <w:tab/>
        </w:r>
        <w:r>
          <w:fldChar w:fldCharType="begin"/>
        </w:r>
        <w:r>
          <w:instrText xml:space="preserve"> PAGEREF _Toc84953557 \h </w:instrText>
        </w:r>
        <w:r>
          <w:fldChar w:fldCharType="separate"/>
        </w:r>
        <w:r w:rsidR="00C57605">
          <w:t>26</w:t>
        </w:r>
        <w:r>
          <w:fldChar w:fldCharType="end"/>
        </w:r>
      </w:hyperlink>
    </w:p>
    <w:p w14:paraId="7F9C6532" w14:textId="741107EA" w:rsidR="00455359" w:rsidRDefault="00455359">
      <w:pPr>
        <w:pStyle w:val="TableofFigures"/>
        <w:rPr>
          <w:rFonts w:asciiTheme="minorHAnsi" w:eastAsiaTheme="minorEastAsia" w:hAnsiTheme="minorHAnsi" w:cstheme="minorBidi"/>
          <w:spacing w:val="0"/>
          <w:sz w:val="22"/>
          <w:szCs w:val="22"/>
          <w:lang w:val="en-US" w:eastAsia="en-US"/>
        </w:rPr>
      </w:pPr>
      <w:hyperlink w:anchor="_Toc84953558" w:history="1">
        <w:r w:rsidRPr="006B540E">
          <w:rPr>
            <w:rStyle w:val="Hyperlink"/>
          </w:rPr>
          <w:t>Table 22 – ElseGuardVariableType definition</w:t>
        </w:r>
        <w:r>
          <w:tab/>
        </w:r>
        <w:r>
          <w:fldChar w:fldCharType="begin"/>
        </w:r>
        <w:r>
          <w:instrText xml:space="preserve"> PAGEREF _Toc84953558 \h </w:instrText>
        </w:r>
        <w:r>
          <w:fldChar w:fldCharType="separate"/>
        </w:r>
        <w:r w:rsidR="00C57605">
          <w:t>26</w:t>
        </w:r>
        <w:r>
          <w:fldChar w:fldCharType="end"/>
        </w:r>
      </w:hyperlink>
    </w:p>
    <w:p w14:paraId="7E363011" w14:textId="2DE33344" w:rsidR="00F15F18" w:rsidRPr="001B0368" w:rsidRDefault="00A74B74" w:rsidP="00A74B74">
      <w:pPr>
        <w:pStyle w:val="PARAGRAPH"/>
        <w:rPr>
          <w:noProof w:val="0"/>
        </w:rPr>
      </w:pPr>
      <w:r w:rsidRPr="001B0368">
        <w:rPr>
          <w:noProof w:val="0"/>
        </w:rPr>
        <w:fldChar w:fldCharType="end"/>
      </w:r>
    </w:p>
    <w:p w14:paraId="0C7474BD" w14:textId="52F9EEAA" w:rsidR="00684004" w:rsidRPr="001B0368" w:rsidRDefault="00F15F18" w:rsidP="00684004">
      <w:pPr>
        <w:pStyle w:val="MAIN-TITLE"/>
        <w:rPr>
          <w:rFonts w:ascii="Helvetica" w:hAnsi="Helvetica"/>
          <w:caps/>
          <w:noProof w:val="0"/>
        </w:rPr>
      </w:pPr>
      <w:r w:rsidRPr="001B0368">
        <w:rPr>
          <w:noProof w:val="0"/>
        </w:rPr>
        <w:br w:type="page"/>
      </w:r>
      <w:r w:rsidR="00684004" w:rsidRPr="001B0368">
        <w:rPr>
          <w:rFonts w:ascii="Helvetica" w:hAnsi="Helvetica"/>
          <w:caps/>
          <w:noProof w:val="0"/>
        </w:rPr>
        <w:lastRenderedPageBreak/>
        <w:fldChar w:fldCharType="begin"/>
      </w:r>
      <w:r w:rsidR="00684004" w:rsidRPr="001B0368">
        <w:rPr>
          <w:rFonts w:ascii="Helvetica" w:hAnsi="Helvetica"/>
          <w:caps/>
          <w:noProof w:val="0"/>
        </w:rPr>
        <w:instrText xml:space="preserve"> DOCPROPERTY  Company  \* MERGEFORMAT </w:instrText>
      </w:r>
      <w:r w:rsidR="00684004" w:rsidRPr="001B0368">
        <w:rPr>
          <w:rFonts w:ascii="Helvetica" w:hAnsi="Helvetica"/>
          <w:caps/>
          <w:noProof w:val="0"/>
        </w:rPr>
        <w:fldChar w:fldCharType="separate"/>
      </w:r>
      <w:r w:rsidR="00455359">
        <w:rPr>
          <w:rFonts w:ascii="Helvetica" w:hAnsi="Helvetica"/>
          <w:caps/>
          <w:noProof w:val="0"/>
        </w:rPr>
        <w:t>OPC Foundation</w:t>
      </w:r>
      <w:r w:rsidR="00684004" w:rsidRPr="001B0368">
        <w:rPr>
          <w:rFonts w:ascii="Helvetica" w:hAnsi="Helvetica"/>
          <w:caps/>
          <w:noProof w:val="0"/>
        </w:rPr>
        <w:fldChar w:fldCharType="end"/>
      </w:r>
    </w:p>
    <w:p w14:paraId="6AAF3AFE" w14:textId="77777777" w:rsidR="00684004" w:rsidRPr="001B0368" w:rsidRDefault="00684004" w:rsidP="00684004">
      <w:pPr>
        <w:pStyle w:val="PARAGRAPH"/>
        <w:spacing w:before="0"/>
        <w:jc w:val="center"/>
        <w:rPr>
          <w:noProof w:val="0"/>
          <w:spacing w:val="0"/>
        </w:rPr>
      </w:pPr>
      <w:r w:rsidRPr="001B0368">
        <w:rPr>
          <w:noProof w:val="0"/>
          <w:spacing w:val="0"/>
        </w:rPr>
        <w:t>____________</w:t>
      </w:r>
    </w:p>
    <w:p w14:paraId="5F771549" w14:textId="77777777" w:rsidR="00684004" w:rsidRPr="001B0368" w:rsidRDefault="00684004" w:rsidP="00684004">
      <w:pPr>
        <w:pStyle w:val="MAIN-TITLE"/>
        <w:rPr>
          <w:noProof w:val="0"/>
        </w:rPr>
      </w:pPr>
    </w:p>
    <w:p w14:paraId="76788AC0" w14:textId="77777777" w:rsidR="00684004" w:rsidRPr="001B0368" w:rsidRDefault="00684004" w:rsidP="00684004">
      <w:pPr>
        <w:pStyle w:val="MAIN-TITLE"/>
        <w:rPr>
          <w:noProof w:val="0"/>
        </w:rPr>
      </w:pPr>
      <w:r w:rsidRPr="001B0368">
        <w:rPr>
          <w:noProof w:val="0"/>
        </w:rPr>
        <w:t>UNIFIED ARCHITECTURE –</w:t>
      </w:r>
      <w:r w:rsidRPr="001B0368">
        <w:rPr>
          <w:noProof w:val="0"/>
        </w:rPr>
        <w:br/>
      </w:r>
    </w:p>
    <w:p w14:paraId="096FE3E9" w14:textId="77777777" w:rsidR="00684004" w:rsidRPr="001B0368" w:rsidRDefault="00684004" w:rsidP="00684004">
      <w:pPr>
        <w:pStyle w:val="ForwordIntroduction"/>
        <w:rPr>
          <w:noProof w:val="0"/>
          <w:lang w:val="en-GB"/>
        </w:rPr>
      </w:pPr>
      <w:bookmarkStart w:id="2" w:name="B_Toc306781274"/>
      <w:bookmarkStart w:id="3" w:name="_Toc338050597"/>
      <w:bookmarkStart w:id="4" w:name="_Toc68936398"/>
      <w:bookmarkStart w:id="5" w:name="_Toc138504166"/>
      <w:bookmarkStart w:id="6" w:name="_Toc198716771"/>
      <w:bookmarkStart w:id="7" w:name="_Toc330281518"/>
      <w:r w:rsidRPr="001B0368">
        <w:rPr>
          <w:noProof w:val="0"/>
          <w:lang w:val="en-GB"/>
        </w:rPr>
        <w:t>FOREWORD</w:t>
      </w:r>
      <w:bookmarkEnd w:id="2"/>
      <w:bookmarkEnd w:id="3"/>
      <w:bookmarkEnd w:id="4"/>
      <w:bookmarkEnd w:id="5"/>
      <w:bookmarkEnd w:id="6"/>
      <w:bookmarkEnd w:id="7"/>
    </w:p>
    <w:p w14:paraId="2487145F" w14:textId="77777777" w:rsidR="00684004" w:rsidRPr="001B0368" w:rsidRDefault="00684004" w:rsidP="00684004">
      <w:pPr>
        <w:pStyle w:val="PARAGRAPH"/>
        <w:rPr>
          <w:noProof w:val="0"/>
          <w:sz w:val="16"/>
          <w:szCs w:val="16"/>
        </w:rPr>
      </w:pPr>
      <w:r w:rsidRPr="001B0368">
        <w:rPr>
          <w:noProof w:val="0"/>
          <w:sz w:val="16"/>
          <w:szCs w:val="16"/>
        </w:rPr>
        <w:t xml:space="preserve">This specification is the specification for developers of OPC UA applications. The specification is a result of an analysis and design process to develop a standard interface to facilitate the development of applications by multiple vendors that shall inter-operate seamlessly together. </w:t>
      </w:r>
    </w:p>
    <w:p w14:paraId="6D255939" w14:textId="1CDEC5C5" w:rsidR="00684004" w:rsidRPr="001B0368" w:rsidRDefault="00684004" w:rsidP="00684004">
      <w:pPr>
        <w:pStyle w:val="PARAGRAPH"/>
        <w:rPr>
          <w:b/>
          <w:noProof w:val="0"/>
          <w:sz w:val="16"/>
          <w:szCs w:val="16"/>
        </w:rPr>
      </w:pPr>
      <w:r w:rsidRPr="001B0368">
        <w:rPr>
          <w:b/>
          <w:noProof w:val="0"/>
          <w:sz w:val="16"/>
          <w:szCs w:val="16"/>
        </w:rPr>
        <w:t>Copyright © 2006-</w:t>
      </w:r>
      <w:r w:rsidR="001E429E" w:rsidRPr="001B0368">
        <w:rPr>
          <w:b/>
          <w:noProof w:val="0"/>
          <w:sz w:val="16"/>
          <w:szCs w:val="16"/>
        </w:rPr>
        <w:t>202</w:t>
      </w:r>
      <w:r w:rsidR="00DF618D">
        <w:rPr>
          <w:b/>
          <w:noProof w:val="0"/>
          <w:sz w:val="16"/>
          <w:szCs w:val="16"/>
        </w:rPr>
        <w:t>1</w:t>
      </w:r>
      <w:r w:rsidRPr="001B0368">
        <w:rPr>
          <w:b/>
          <w:noProof w:val="0"/>
          <w:sz w:val="16"/>
          <w:szCs w:val="16"/>
        </w:rPr>
        <w:t>, OPC Foundation, Inc.</w:t>
      </w:r>
    </w:p>
    <w:p w14:paraId="4CDCE24E" w14:textId="77777777" w:rsidR="00684004" w:rsidRPr="001B0368" w:rsidRDefault="00684004" w:rsidP="00684004">
      <w:pPr>
        <w:pStyle w:val="ForwordIntroduction"/>
        <w:rPr>
          <w:noProof w:val="0"/>
          <w:u w:val="single"/>
          <w:lang w:val="en-GB"/>
        </w:rPr>
      </w:pPr>
      <w:bookmarkStart w:id="8" w:name="_Toc138504167"/>
      <w:bookmarkStart w:id="9" w:name="_Toc198716772"/>
      <w:bookmarkStart w:id="10" w:name="_Toc330281519"/>
      <w:r w:rsidRPr="001B0368">
        <w:rPr>
          <w:noProof w:val="0"/>
          <w:u w:val="single"/>
          <w:lang w:val="en-GB"/>
        </w:rPr>
        <w:t>AGREEMENT OF USE</w:t>
      </w:r>
      <w:bookmarkEnd w:id="8"/>
      <w:bookmarkEnd w:id="9"/>
      <w:bookmarkEnd w:id="10"/>
    </w:p>
    <w:p w14:paraId="50E2BB41" w14:textId="77777777" w:rsidR="00684004" w:rsidRPr="001B0368" w:rsidRDefault="00684004" w:rsidP="00684004">
      <w:pPr>
        <w:pStyle w:val="PARAGRAPH"/>
        <w:keepNext/>
        <w:rPr>
          <w:noProof w:val="0"/>
          <w:sz w:val="16"/>
          <w:szCs w:val="16"/>
        </w:rPr>
      </w:pPr>
      <w:r w:rsidRPr="001B0368">
        <w:rPr>
          <w:noProof w:val="0"/>
          <w:sz w:val="16"/>
          <w:szCs w:val="16"/>
        </w:rPr>
        <w:t>COPYRIGHT RESTRICTIONS</w:t>
      </w:r>
    </w:p>
    <w:p w14:paraId="25367C30" w14:textId="77777777" w:rsidR="00684004" w:rsidRPr="001B0368" w:rsidRDefault="00684004" w:rsidP="00684004">
      <w:pPr>
        <w:pStyle w:val="PARAGRAPH"/>
        <w:rPr>
          <w:noProof w:val="0"/>
          <w:sz w:val="16"/>
          <w:szCs w:val="16"/>
        </w:rPr>
      </w:pPr>
      <w:r w:rsidRPr="001B0368">
        <w:rPr>
          <w:noProof w:val="0"/>
          <w:sz w:val="16"/>
          <w:szCs w:val="16"/>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6471388" w14:textId="2E58DE46" w:rsidR="00684004" w:rsidRPr="001B0368" w:rsidRDefault="00684004" w:rsidP="00684004">
      <w:pPr>
        <w:pStyle w:val="PARAGRAPH"/>
        <w:autoSpaceDE w:val="0"/>
        <w:rPr>
          <w:noProof w:val="0"/>
          <w:sz w:val="16"/>
          <w:szCs w:val="16"/>
        </w:rPr>
      </w:pPr>
      <w:r w:rsidRPr="001B0368">
        <w:rPr>
          <w:noProof w:val="0"/>
          <w:sz w:val="16"/>
          <w:szCs w:val="16"/>
        </w:rPr>
        <w:t>OPC Foundation members and non-members are prohibited from copying and redistributing this specification. All copies must be obtained on an individual basis, directly from the OPC Foundation Web site</w:t>
      </w:r>
      <w:r w:rsidRPr="001B0368">
        <w:rPr>
          <w:noProof w:val="0"/>
          <w:sz w:val="16"/>
          <w:szCs w:val="16"/>
        </w:rPr>
        <w:br/>
      </w:r>
      <w:r w:rsidRPr="001B0368">
        <w:rPr>
          <w:rFonts w:ascii="ZWAdobeF" w:hAnsi="ZWAdobeF" w:cs="ZWAdobeF"/>
          <w:noProof w:val="0"/>
          <w:spacing w:val="0"/>
          <w:sz w:val="2"/>
          <w:szCs w:val="16"/>
        </w:rPr>
        <w:t>H</w:t>
      </w:r>
      <w:hyperlink r:id="rId15" w:history="1">
        <w:r w:rsidRPr="001B0368">
          <w:rPr>
            <w:rFonts w:ascii="ZWAdobeF" w:hAnsi="ZWAdobeF" w:cs="ZWAdobeF"/>
            <w:noProof w:val="0"/>
            <w:spacing w:val="0"/>
            <w:sz w:val="2"/>
            <w:szCs w:val="16"/>
          </w:rPr>
          <w:t>TU</w:t>
        </w:r>
        <w:r w:rsidRPr="001B0368">
          <w:rPr>
            <w:rStyle w:val="Hyperlink"/>
            <w:noProof w:val="0"/>
            <w:color w:val="auto"/>
            <w:sz w:val="16"/>
            <w:szCs w:val="16"/>
          </w:rPr>
          <w:t>http://www.opcfoundation.org</w:t>
        </w:r>
        <w:r w:rsidRPr="001B0368">
          <w:rPr>
            <w:rStyle w:val="Hyperlink"/>
            <w:rFonts w:ascii="ZWAdobeF" w:hAnsi="ZWAdobeF" w:cs="ZWAdobeF"/>
            <w:noProof w:val="0"/>
            <w:color w:val="auto"/>
            <w:spacing w:val="0"/>
            <w:sz w:val="2"/>
            <w:szCs w:val="16"/>
          </w:rPr>
          <w:t>UT</w:t>
        </w:r>
      </w:hyperlink>
      <w:r w:rsidRPr="001B0368">
        <w:rPr>
          <w:rFonts w:ascii="ZWAdobeF" w:hAnsi="ZWAdobeF" w:cs="ZWAdobeF"/>
          <w:noProof w:val="0"/>
          <w:spacing w:val="0"/>
          <w:sz w:val="2"/>
          <w:szCs w:val="16"/>
        </w:rPr>
        <w:t>H</w:t>
      </w:r>
      <w:r w:rsidRPr="001B0368">
        <w:rPr>
          <w:noProof w:val="0"/>
          <w:sz w:val="16"/>
          <w:szCs w:val="16"/>
        </w:rPr>
        <w:t>.</w:t>
      </w:r>
    </w:p>
    <w:p w14:paraId="5FC516EE" w14:textId="77777777" w:rsidR="00684004" w:rsidRPr="001B0368" w:rsidRDefault="00684004" w:rsidP="00684004">
      <w:pPr>
        <w:pStyle w:val="PARAGRAPH"/>
        <w:keepNext/>
        <w:rPr>
          <w:noProof w:val="0"/>
          <w:sz w:val="16"/>
          <w:szCs w:val="16"/>
        </w:rPr>
      </w:pPr>
      <w:r w:rsidRPr="001B0368">
        <w:rPr>
          <w:noProof w:val="0"/>
          <w:sz w:val="16"/>
          <w:szCs w:val="16"/>
        </w:rPr>
        <w:t>PATENTS</w:t>
      </w:r>
    </w:p>
    <w:p w14:paraId="270D9017" w14:textId="77777777" w:rsidR="00684004" w:rsidRPr="001B0368" w:rsidRDefault="00684004" w:rsidP="00684004">
      <w:pPr>
        <w:pStyle w:val="PARAGRAPH"/>
        <w:rPr>
          <w:noProof w:val="0"/>
          <w:sz w:val="16"/>
          <w:szCs w:val="16"/>
        </w:rPr>
      </w:pPr>
      <w:r w:rsidRPr="001B0368">
        <w:rPr>
          <w:noProof w:val="0"/>
          <w:sz w:val="16"/>
          <w:szCs w:val="16"/>
        </w:rPr>
        <w:t>The attention of adopters is directed to the possibility that compliance with or adoption of OPC specifications may require use of an invention covered by patent rights. OPC shall not be responsible for identifying patents for which a license may be required by any OPC specification, or for conducting legal inquiries into the legal validity or scope of those patents that are brought to its attention. OPC specifications are prospective and advisory only. Prospective users are responsible for protecting themselves against liability for infringement of patents.</w:t>
      </w:r>
    </w:p>
    <w:p w14:paraId="4E5D7DD9" w14:textId="77777777" w:rsidR="00684004" w:rsidRPr="001B0368" w:rsidRDefault="00684004" w:rsidP="00684004">
      <w:pPr>
        <w:pStyle w:val="PARAGRAPH"/>
        <w:keepNext/>
        <w:rPr>
          <w:noProof w:val="0"/>
          <w:sz w:val="16"/>
          <w:szCs w:val="16"/>
        </w:rPr>
      </w:pPr>
      <w:r w:rsidRPr="001B0368">
        <w:rPr>
          <w:noProof w:val="0"/>
          <w:sz w:val="16"/>
          <w:szCs w:val="16"/>
        </w:rPr>
        <w:t>WARRANTY AND LIABILITY DISCLAIMERS</w:t>
      </w:r>
    </w:p>
    <w:p w14:paraId="73B1D036" w14:textId="30B0D2F2" w:rsidR="00684004" w:rsidRPr="001B0368" w:rsidRDefault="00684004" w:rsidP="00684004">
      <w:pPr>
        <w:pStyle w:val="PARAGRAPH"/>
        <w:rPr>
          <w:noProof w:val="0"/>
          <w:sz w:val="16"/>
          <w:szCs w:val="16"/>
        </w:rPr>
      </w:pPr>
      <w:r w:rsidRPr="001B0368">
        <w:rPr>
          <w:noProof w:val="0"/>
          <w:sz w:val="16"/>
          <w:szCs w:val="16"/>
        </w:rPr>
        <w:t xml:space="preserve">WHILE THIS PUBLICATION IS BELIEVED TO BE ACCURATE, IT IS PROVIDED </w:t>
      </w:r>
      <w:r w:rsidR="002B32B0" w:rsidRPr="001B0368">
        <w:rPr>
          <w:noProof w:val="0"/>
          <w:sz w:val="16"/>
          <w:szCs w:val="16"/>
        </w:rPr>
        <w:t>"</w:t>
      </w:r>
      <w:r w:rsidRPr="001B0368">
        <w:rPr>
          <w:noProof w:val="0"/>
          <w:sz w:val="16"/>
          <w:szCs w:val="16"/>
        </w:rPr>
        <w:t>AS IS</w:t>
      </w:r>
      <w:r w:rsidR="002B32B0" w:rsidRPr="001B0368">
        <w:rPr>
          <w:noProof w:val="0"/>
          <w:sz w:val="16"/>
          <w:szCs w:val="16"/>
        </w:rPr>
        <w:t>"</w:t>
      </w:r>
      <w:r w:rsidRPr="001B0368">
        <w:rPr>
          <w:noProof w:val="0"/>
          <w:sz w:val="16"/>
          <w:szCs w:val="16"/>
        </w:rPr>
        <w:t xml:space="preserve"> AND MAY CONTAIN ERRORS OR MISPRINTS. THE OPC FOUDATION MAKES NO WARRANTY OF ANY KIND, EXPRESSED OR IMPLIED, WITH REGARD TO THIS PUBLICATION, INCLUDING BUT NOT LIMITED TO ANY WARRANTY OF TITLE OR OWNERSHIP, IMPLIED WARRANTY OF MERCHANTABILITY OR WARRANTY OF FITNESS FOR A PARTICULAR PURPOSE OR USE. IN NO EVENT SHALL THE OPC FOUNDATION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14:paraId="078D946B" w14:textId="77777777" w:rsidR="00684004" w:rsidRPr="001B0368" w:rsidRDefault="00684004" w:rsidP="00684004">
      <w:pPr>
        <w:pStyle w:val="PARAGRAPH"/>
        <w:rPr>
          <w:noProof w:val="0"/>
          <w:sz w:val="16"/>
          <w:szCs w:val="16"/>
        </w:rPr>
      </w:pPr>
      <w:r w:rsidRPr="001B0368">
        <w:rPr>
          <w:noProof w:val="0"/>
          <w:sz w:val="16"/>
          <w:szCs w:val="16"/>
        </w:rPr>
        <w:t xml:space="preserve">The entire risk as to the quality and performance of software developed using this specification is borne by you. </w:t>
      </w:r>
    </w:p>
    <w:p w14:paraId="5D837674" w14:textId="77777777" w:rsidR="00684004" w:rsidRPr="001B0368" w:rsidRDefault="00684004" w:rsidP="00684004">
      <w:pPr>
        <w:pStyle w:val="PARAGRAPH"/>
        <w:keepNext/>
        <w:rPr>
          <w:noProof w:val="0"/>
          <w:sz w:val="16"/>
          <w:szCs w:val="16"/>
        </w:rPr>
      </w:pPr>
      <w:r w:rsidRPr="001B0368">
        <w:rPr>
          <w:noProof w:val="0"/>
          <w:sz w:val="16"/>
          <w:szCs w:val="16"/>
        </w:rPr>
        <w:t>RESTRICTED RIGHTS LEGEND</w:t>
      </w:r>
    </w:p>
    <w:p w14:paraId="17643914" w14:textId="77777777" w:rsidR="00684004" w:rsidRPr="001B0368" w:rsidRDefault="00684004" w:rsidP="00684004">
      <w:pPr>
        <w:pStyle w:val="PARAGRAPH"/>
        <w:rPr>
          <w:noProof w:val="0"/>
          <w:sz w:val="16"/>
          <w:szCs w:val="16"/>
        </w:rPr>
      </w:pPr>
      <w:r w:rsidRPr="001B0368">
        <w:rPr>
          <w:noProof w:val="0"/>
          <w:sz w:val="16"/>
          <w:szCs w:val="16"/>
        </w:rPr>
        <w:t xml:space="preserve">This Specification is provided with Restricted Rights. Use, </w:t>
      </w:r>
      <w:proofErr w:type="gramStart"/>
      <w:r w:rsidRPr="001B0368">
        <w:rPr>
          <w:noProof w:val="0"/>
          <w:sz w:val="16"/>
          <w:szCs w:val="16"/>
        </w:rPr>
        <w:t>duplication</w:t>
      </w:r>
      <w:proofErr w:type="gramEnd"/>
      <w:r w:rsidRPr="001B0368">
        <w:rPr>
          <w:noProof w:val="0"/>
          <w:sz w:val="16"/>
          <w:szCs w:val="16"/>
        </w:rPr>
        <w:t xml:space="preserve"> or disclosure by the U.S. government is subject to restrictions as set forth in (a) this Agreement pursuant to DFARs 227.7202-3(a); (b) subparagraph (c)(1)(</w:t>
      </w:r>
      <w:proofErr w:type="spellStart"/>
      <w:r w:rsidRPr="001B0368">
        <w:rPr>
          <w:noProof w:val="0"/>
          <w:sz w:val="16"/>
          <w:szCs w:val="16"/>
        </w:rPr>
        <w:t>i</w:t>
      </w:r>
      <w:proofErr w:type="spellEnd"/>
      <w:r w:rsidRPr="001B0368">
        <w:rPr>
          <w:noProof w:val="0"/>
          <w:sz w:val="16"/>
          <w:szCs w:val="16"/>
        </w:rPr>
        <w:t xml:space="preserve">) of the Rights in Technical Data and Computer Software clause at DFARs 252.227-7013; or (c) the Commercial Computer Software Restricted Rights clause at FAR 52.227-19 subdivision (c)(1) and (2), as applicable. Contractor / manufacturer are the OPC </w:t>
      </w:r>
      <w:proofErr w:type="gramStart"/>
      <w:r w:rsidRPr="001B0368">
        <w:rPr>
          <w:noProof w:val="0"/>
          <w:sz w:val="16"/>
          <w:szCs w:val="16"/>
        </w:rPr>
        <w:t>Foundation,.</w:t>
      </w:r>
      <w:proofErr w:type="gramEnd"/>
      <w:r w:rsidRPr="001B0368">
        <w:rPr>
          <w:noProof w:val="0"/>
          <w:sz w:val="16"/>
          <w:szCs w:val="16"/>
        </w:rPr>
        <w:t xml:space="preserve"> 16101 N. 82nd Street, Suite 3B, Scottsdale, AZ, 85260-1830</w:t>
      </w:r>
    </w:p>
    <w:p w14:paraId="7AEE6E2F" w14:textId="77777777" w:rsidR="00684004" w:rsidRPr="001B0368" w:rsidRDefault="00684004" w:rsidP="00684004">
      <w:pPr>
        <w:pStyle w:val="PARAGRAPH"/>
        <w:keepNext/>
        <w:rPr>
          <w:noProof w:val="0"/>
          <w:sz w:val="16"/>
          <w:szCs w:val="16"/>
        </w:rPr>
      </w:pPr>
      <w:r w:rsidRPr="001B0368">
        <w:rPr>
          <w:noProof w:val="0"/>
          <w:sz w:val="16"/>
          <w:szCs w:val="16"/>
        </w:rPr>
        <w:t>COMPLIANCE</w:t>
      </w:r>
    </w:p>
    <w:p w14:paraId="2805EA93" w14:textId="77777777" w:rsidR="00684004" w:rsidRPr="001B0368" w:rsidRDefault="00684004" w:rsidP="00684004">
      <w:pPr>
        <w:pStyle w:val="PARAGRAPH"/>
        <w:rPr>
          <w:noProof w:val="0"/>
          <w:sz w:val="16"/>
          <w:szCs w:val="16"/>
        </w:rPr>
      </w:pPr>
      <w:r w:rsidRPr="001B0368">
        <w:rPr>
          <w:noProof w:val="0"/>
          <w:sz w:val="16"/>
          <w:szCs w:val="16"/>
        </w:rPr>
        <w:t xml:space="preserve">The OPC Foundation </w:t>
      </w:r>
      <w:proofErr w:type="gramStart"/>
      <w:r w:rsidRPr="001B0368">
        <w:rPr>
          <w:noProof w:val="0"/>
          <w:sz w:val="16"/>
          <w:szCs w:val="16"/>
        </w:rPr>
        <w:t>shall at all times</w:t>
      </w:r>
      <w:proofErr w:type="gramEnd"/>
      <w:r w:rsidRPr="001B0368">
        <w:rPr>
          <w:noProof w:val="0"/>
          <w:sz w:val="16"/>
          <w:szCs w:val="16"/>
        </w:rPr>
        <w:t xml:space="preserve"> be the sole entity that may authorize developers, suppliers and sellers of hardware and software to use certification marks, trademarks or other special designations to indicate compliance with these materials. Products developed using this specification may claim compliance or conformance with this specification if and only if the software satisfactorily meets the certification requirements set by the OPC Foundation. Products that do not meet these requirements may claim only that the product was based on this specification and must not claim compliance or conformance with this specification. </w:t>
      </w:r>
    </w:p>
    <w:p w14:paraId="0604D9A8" w14:textId="77777777" w:rsidR="00684004" w:rsidRPr="001B0368" w:rsidRDefault="00684004" w:rsidP="00684004">
      <w:pPr>
        <w:pStyle w:val="PARAGRAPH"/>
        <w:keepNext/>
        <w:rPr>
          <w:rFonts w:ascii="Helvetica" w:hAnsi="Helvetica"/>
          <w:caps/>
          <w:noProof w:val="0"/>
          <w:sz w:val="16"/>
          <w:szCs w:val="16"/>
        </w:rPr>
      </w:pPr>
      <w:r w:rsidRPr="001B0368">
        <w:rPr>
          <w:rFonts w:ascii="Helvetica" w:hAnsi="Helvetica"/>
          <w:caps/>
          <w:noProof w:val="0"/>
          <w:sz w:val="16"/>
          <w:szCs w:val="16"/>
        </w:rPr>
        <w:t>Trademarks</w:t>
      </w:r>
    </w:p>
    <w:p w14:paraId="031EA3C1" w14:textId="77777777" w:rsidR="00684004" w:rsidRPr="001B0368" w:rsidRDefault="00684004" w:rsidP="00684004">
      <w:pPr>
        <w:pStyle w:val="PARAGRAPH"/>
        <w:rPr>
          <w:noProof w:val="0"/>
          <w:sz w:val="16"/>
          <w:szCs w:val="16"/>
        </w:rPr>
      </w:pPr>
      <w:r w:rsidRPr="001B0368">
        <w:rPr>
          <w:noProof w:val="0"/>
          <w:sz w:val="16"/>
          <w:szCs w:val="16"/>
        </w:rPr>
        <w:t>Most computer and software brand names have trademarks or registered trademarks. The individual trademarks have not been listed here.</w:t>
      </w:r>
    </w:p>
    <w:p w14:paraId="497CCC8C" w14:textId="77777777" w:rsidR="00684004" w:rsidRPr="001B0368" w:rsidRDefault="00684004" w:rsidP="00684004">
      <w:pPr>
        <w:pStyle w:val="PARAGRAPH"/>
        <w:keepNext/>
        <w:rPr>
          <w:noProof w:val="0"/>
          <w:sz w:val="16"/>
          <w:szCs w:val="16"/>
        </w:rPr>
      </w:pPr>
      <w:r w:rsidRPr="001B0368">
        <w:rPr>
          <w:noProof w:val="0"/>
          <w:sz w:val="16"/>
          <w:szCs w:val="16"/>
        </w:rPr>
        <w:lastRenderedPageBreak/>
        <w:t>GENERAL PROVISIONS</w:t>
      </w:r>
    </w:p>
    <w:p w14:paraId="53C001DC" w14:textId="77777777" w:rsidR="00684004" w:rsidRPr="001B0368" w:rsidRDefault="00684004" w:rsidP="00684004">
      <w:pPr>
        <w:pStyle w:val="PARAGRAPH"/>
        <w:rPr>
          <w:noProof w:val="0"/>
          <w:sz w:val="16"/>
          <w:szCs w:val="16"/>
        </w:rPr>
      </w:pPr>
      <w:r w:rsidRPr="001B0368">
        <w:rPr>
          <w:noProof w:val="0"/>
          <w:sz w:val="16"/>
          <w:szCs w:val="16"/>
        </w:rPr>
        <w:t xml:space="preserve">Should any provision of this Agreement be held to be void, invalid, </w:t>
      </w:r>
      <w:proofErr w:type="gramStart"/>
      <w:r w:rsidRPr="001B0368">
        <w:rPr>
          <w:noProof w:val="0"/>
          <w:sz w:val="16"/>
          <w:szCs w:val="16"/>
        </w:rPr>
        <w:t>unenforceable</w:t>
      </w:r>
      <w:proofErr w:type="gramEnd"/>
      <w:r w:rsidRPr="001B0368">
        <w:rPr>
          <w:noProof w:val="0"/>
          <w:sz w:val="16"/>
          <w:szCs w:val="16"/>
        </w:rPr>
        <w:t xml:space="preserve"> or illegal by a court, the validity and enforceability of the other provisions shall not be affected thereby. </w:t>
      </w:r>
    </w:p>
    <w:p w14:paraId="08142E17" w14:textId="77777777" w:rsidR="00684004" w:rsidRPr="001B0368" w:rsidRDefault="00684004" w:rsidP="00684004">
      <w:pPr>
        <w:pStyle w:val="PARAGRAPH"/>
        <w:rPr>
          <w:noProof w:val="0"/>
          <w:sz w:val="16"/>
          <w:szCs w:val="16"/>
        </w:rPr>
      </w:pPr>
      <w:r w:rsidRPr="001B0368">
        <w:rPr>
          <w:noProof w:val="0"/>
          <w:sz w:val="16"/>
          <w:szCs w:val="16"/>
        </w:rPr>
        <w:t>This Agreement shall be governed by and construed under the laws of the State of Minnesota, excluding its choice or law rules.</w:t>
      </w:r>
    </w:p>
    <w:p w14:paraId="0938E1AE" w14:textId="77777777" w:rsidR="00684004" w:rsidRPr="001B0368" w:rsidRDefault="00684004" w:rsidP="00684004">
      <w:pPr>
        <w:pStyle w:val="PARAGRAPH"/>
        <w:rPr>
          <w:noProof w:val="0"/>
          <w:sz w:val="16"/>
          <w:szCs w:val="16"/>
        </w:rPr>
      </w:pPr>
      <w:r w:rsidRPr="001B0368">
        <w:rPr>
          <w:noProof w:val="0"/>
          <w:sz w:val="16"/>
          <w:szCs w:val="16"/>
        </w:rPr>
        <w:t xml:space="preserve">This Agreement embodies the entire understanding between the parties with respect </w:t>
      </w:r>
      <w:proofErr w:type="gramStart"/>
      <w:r w:rsidRPr="001B0368">
        <w:rPr>
          <w:noProof w:val="0"/>
          <w:sz w:val="16"/>
          <w:szCs w:val="16"/>
        </w:rPr>
        <w:t>to, and</w:t>
      </w:r>
      <w:proofErr w:type="gramEnd"/>
      <w:r w:rsidRPr="001B0368">
        <w:rPr>
          <w:noProof w:val="0"/>
          <w:sz w:val="16"/>
          <w:szCs w:val="16"/>
        </w:rPr>
        <w:t xml:space="preserve"> supersedes any prior understanding or agreement (oral or written) relating to, this specification. </w:t>
      </w:r>
    </w:p>
    <w:p w14:paraId="663681F6" w14:textId="77777777" w:rsidR="00684004" w:rsidRPr="001B0368" w:rsidRDefault="00684004" w:rsidP="00684004">
      <w:pPr>
        <w:pStyle w:val="PARAGRAPH"/>
        <w:keepNext/>
        <w:rPr>
          <w:noProof w:val="0"/>
          <w:sz w:val="16"/>
          <w:szCs w:val="16"/>
        </w:rPr>
      </w:pPr>
      <w:r w:rsidRPr="001B0368">
        <w:rPr>
          <w:noProof w:val="0"/>
          <w:sz w:val="16"/>
          <w:szCs w:val="16"/>
        </w:rPr>
        <w:t>ISSUE REPORTING</w:t>
      </w:r>
    </w:p>
    <w:p w14:paraId="5424AB95" w14:textId="2253DF73" w:rsidR="00684004" w:rsidRPr="001B0368" w:rsidRDefault="00684004" w:rsidP="00684004">
      <w:pPr>
        <w:pStyle w:val="PARAGRAPH"/>
        <w:autoSpaceDE w:val="0"/>
        <w:rPr>
          <w:rFonts w:ascii="ZWAdobeF" w:hAnsi="ZWAdobeF" w:cs="ZWAdobeF"/>
          <w:noProof w:val="0"/>
          <w:spacing w:val="0"/>
          <w:sz w:val="2"/>
          <w:szCs w:val="16"/>
        </w:rPr>
      </w:pPr>
      <w:r w:rsidRPr="001B0368">
        <w:rPr>
          <w:noProof w:val="0"/>
          <w:sz w:val="16"/>
          <w:szCs w:val="16"/>
        </w:rPr>
        <w:t xml:space="preserve">The OPC Foundation strives to maintain the highest quality standards for its published specifications, hence they undergo constant review and refinement. Readers are encouraged to report any issues and view any existing errata here: </w:t>
      </w:r>
      <w:r w:rsidRPr="001B0368">
        <w:rPr>
          <w:rFonts w:ascii="ZWAdobeF" w:hAnsi="ZWAdobeF" w:cs="ZWAdobeF"/>
          <w:noProof w:val="0"/>
          <w:spacing w:val="0"/>
          <w:sz w:val="2"/>
          <w:szCs w:val="16"/>
        </w:rPr>
        <w:t>H</w:t>
      </w:r>
      <w:hyperlink r:id="rId16" w:history="1">
        <w:r w:rsidRPr="001B0368">
          <w:rPr>
            <w:rFonts w:ascii="ZWAdobeF" w:hAnsi="ZWAdobeF" w:cs="ZWAdobeF"/>
            <w:noProof w:val="0"/>
            <w:spacing w:val="0"/>
            <w:sz w:val="2"/>
            <w:szCs w:val="16"/>
          </w:rPr>
          <w:t>TU</w:t>
        </w:r>
        <w:r w:rsidRPr="001B0368">
          <w:rPr>
            <w:rStyle w:val="Hyperlink"/>
            <w:noProof w:val="0"/>
            <w:color w:val="auto"/>
            <w:sz w:val="16"/>
            <w:szCs w:val="16"/>
          </w:rPr>
          <w:t>http://www.opcfoundation.org/errata</w:t>
        </w:r>
        <w:r w:rsidRPr="001B0368">
          <w:rPr>
            <w:rStyle w:val="Hyperlink"/>
            <w:rFonts w:ascii="ZWAdobeF" w:hAnsi="ZWAdobeF" w:cs="ZWAdobeF"/>
            <w:noProof w:val="0"/>
            <w:color w:val="auto"/>
            <w:spacing w:val="0"/>
            <w:sz w:val="2"/>
            <w:szCs w:val="16"/>
          </w:rPr>
          <w:t>UT</w:t>
        </w:r>
      </w:hyperlink>
      <w:r w:rsidRPr="001B0368">
        <w:rPr>
          <w:rFonts w:ascii="ZWAdobeF" w:hAnsi="ZWAdobeF" w:cs="ZWAdobeF"/>
          <w:noProof w:val="0"/>
          <w:spacing w:val="0"/>
          <w:sz w:val="2"/>
          <w:szCs w:val="16"/>
        </w:rPr>
        <w:t>H</w:t>
      </w:r>
    </w:p>
    <w:p w14:paraId="1DD75E94" w14:textId="77777777" w:rsidR="00684004" w:rsidRPr="001B0368" w:rsidRDefault="00684004" w:rsidP="00684004">
      <w:pPr>
        <w:pStyle w:val="PARAGRAPH"/>
        <w:keepNext/>
        <w:rPr>
          <w:noProof w:val="0"/>
          <w:sz w:val="16"/>
          <w:szCs w:val="16"/>
        </w:rPr>
      </w:pPr>
    </w:p>
    <w:p w14:paraId="6A54195F" w14:textId="686D208F" w:rsidR="00684004" w:rsidRPr="001B0368" w:rsidRDefault="00684004" w:rsidP="00684004">
      <w:pPr>
        <w:pStyle w:val="ForwordIntroduction"/>
        <w:rPr>
          <w:noProof w:val="0"/>
          <w:lang w:val="en-GB"/>
        </w:rPr>
      </w:pPr>
      <w:r w:rsidRPr="001B0368">
        <w:rPr>
          <w:noProof w:val="0"/>
          <w:lang w:val="en-GB"/>
        </w:rPr>
        <w:br w:type="page"/>
      </w:r>
      <w:bookmarkStart w:id="11" w:name="_Toc329699254"/>
      <w:bookmarkStart w:id="12" w:name="_Toc330281520"/>
      <w:r w:rsidRPr="001B0368">
        <w:rPr>
          <w:noProof w:val="0"/>
          <w:lang w:val="en-GB"/>
        </w:rPr>
        <w:lastRenderedPageBreak/>
        <w:t>Revision</w:t>
      </w:r>
      <w:r w:rsidR="00532066">
        <w:rPr>
          <w:noProof w:val="0"/>
          <w:lang w:val="en-GB"/>
        </w:rPr>
        <w:t xml:space="preserve"> </w:t>
      </w:r>
      <w:r w:rsidR="00532066">
        <w:rPr>
          <w:noProof w:val="0"/>
          <w:lang w:val="en-GB"/>
        </w:rPr>
        <w:fldChar w:fldCharType="begin"/>
      </w:r>
      <w:r w:rsidR="00532066">
        <w:rPr>
          <w:noProof w:val="0"/>
          <w:lang w:val="en-GB"/>
        </w:rPr>
        <w:instrText xml:space="preserve"> DOCPROPERTY  OPCVersion  \* MERGEFORMAT </w:instrText>
      </w:r>
      <w:r w:rsidR="00532066">
        <w:rPr>
          <w:noProof w:val="0"/>
          <w:lang w:val="en-GB"/>
        </w:rPr>
        <w:fldChar w:fldCharType="separate"/>
      </w:r>
      <w:r w:rsidR="00455359">
        <w:rPr>
          <w:noProof w:val="0"/>
          <w:lang w:val="en-GB"/>
        </w:rPr>
        <w:t>1.05.00</w:t>
      </w:r>
      <w:r w:rsidR="00532066">
        <w:rPr>
          <w:noProof w:val="0"/>
          <w:lang w:val="en-GB"/>
        </w:rPr>
        <w:fldChar w:fldCharType="end"/>
      </w:r>
      <w:r w:rsidRPr="001B0368">
        <w:rPr>
          <w:noProof w:val="0"/>
          <w:lang w:val="en-GB"/>
        </w:rPr>
        <w:t xml:space="preserve"> Highlights</w:t>
      </w:r>
      <w:bookmarkEnd w:id="11"/>
      <w:bookmarkEnd w:id="12"/>
    </w:p>
    <w:p w14:paraId="375E47E6" w14:textId="77777777" w:rsidR="00684004" w:rsidRPr="001B0368" w:rsidRDefault="00684004" w:rsidP="00684004">
      <w:pPr>
        <w:pStyle w:val="PARAGRAPH"/>
        <w:rPr>
          <w:noProof w:val="0"/>
        </w:rPr>
      </w:pPr>
      <w:r w:rsidRPr="001B0368">
        <w:rPr>
          <w:noProof w:val="0"/>
        </w:rPr>
        <w:t xml:space="preserve">The following table includes the Mantis issues resolved with this revision. </w:t>
      </w:r>
    </w:p>
    <w:tbl>
      <w:tblPr>
        <w:tblW w:w="932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901"/>
        <w:gridCol w:w="3673"/>
        <w:gridCol w:w="4748"/>
      </w:tblGrid>
      <w:tr w:rsidR="00684004" w:rsidRPr="001B0368" w14:paraId="1D4770C4" w14:textId="77777777" w:rsidTr="001A3EF8">
        <w:trPr>
          <w:tblHeader/>
        </w:trPr>
        <w:tc>
          <w:tcPr>
            <w:tcW w:w="901" w:type="dxa"/>
            <w:shd w:val="clear" w:color="auto" w:fill="E5DCC1"/>
            <w:vAlign w:val="center"/>
            <w:hideMark/>
          </w:tcPr>
          <w:p w14:paraId="36F91C18" w14:textId="77777777" w:rsidR="00684004" w:rsidRPr="001B0368" w:rsidRDefault="00684004" w:rsidP="00684004">
            <w:pPr>
              <w:pStyle w:val="PARAGRAPH"/>
              <w:spacing w:before="60" w:after="0"/>
              <w:jc w:val="center"/>
              <w:rPr>
                <w:b/>
                <w:noProof w:val="0"/>
              </w:rPr>
            </w:pPr>
            <w:r w:rsidRPr="001B0368">
              <w:rPr>
                <w:b/>
                <w:noProof w:val="0"/>
              </w:rPr>
              <w:t>Mantis ID</w:t>
            </w:r>
          </w:p>
        </w:tc>
        <w:tc>
          <w:tcPr>
            <w:tcW w:w="3673" w:type="dxa"/>
            <w:shd w:val="clear" w:color="auto" w:fill="E5DCC1"/>
            <w:vAlign w:val="center"/>
            <w:hideMark/>
          </w:tcPr>
          <w:p w14:paraId="0DB7A0E2" w14:textId="77777777" w:rsidR="00684004" w:rsidRPr="001B0368" w:rsidRDefault="00684004" w:rsidP="00684004">
            <w:pPr>
              <w:pStyle w:val="PARAGRAPH"/>
              <w:spacing w:before="60" w:after="0"/>
              <w:jc w:val="center"/>
              <w:rPr>
                <w:b/>
                <w:noProof w:val="0"/>
              </w:rPr>
            </w:pPr>
            <w:r w:rsidRPr="001B0368">
              <w:rPr>
                <w:b/>
                <w:noProof w:val="0"/>
              </w:rPr>
              <w:t>Summary</w:t>
            </w:r>
          </w:p>
        </w:tc>
        <w:tc>
          <w:tcPr>
            <w:tcW w:w="4748" w:type="dxa"/>
            <w:shd w:val="clear" w:color="auto" w:fill="E5DCC1"/>
            <w:vAlign w:val="center"/>
            <w:hideMark/>
          </w:tcPr>
          <w:p w14:paraId="58A3C19C" w14:textId="77777777" w:rsidR="00684004" w:rsidRPr="001B0368" w:rsidRDefault="00684004" w:rsidP="00684004">
            <w:pPr>
              <w:pStyle w:val="PARAGRAPH"/>
              <w:spacing w:before="60" w:after="0"/>
              <w:jc w:val="center"/>
              <w:rPr>
                <w:b/>
                <w:noProof w:val="0"/>
              </w:rPr>
            </w:pPr>
            <w:r w:rsidRPr="001B0368">
              <w:rPr>
                <w:b/>
                <w:noProof w:val="0"/>
              </w:rPr>
              <w:t>Resolution</w:t>
            </w:r>
          </w:p>
        </w:tc>
      </w:tr>
      <w:tr w:rsidR="00624B59" w:rsidRPr="001B0368" w14:paraId="6F63F900" w14:textId="77777777" w:rsidTr="001A3EF8">
        <w:tc>
          <w:tcPr>
            <w:tcW w:w="901" w:type="dxa"/>
            <w:shd w:val="clear" w:color="auto" w:fill="auto"/>
          </w:tcPr>
          <w:p w14:paraId="58BDC2AD" w14:textId="06B00537" w:rsidR="00624B59" w:rsidRPr="001B0368" w:rsidRDefault="00C57605" w:rsidP="00624B59">
            <w:pPr>
              <w:pStyle w:val="PARAGRAPH"/>
              <w:spacing w:before="60" w:after="60"/>
              <w:jc w:val="left"/>
              <w:rPr>
                <w:rFonts w:ascii="Verdana" w:hAnsi="Verdana"/>
                <w:noProof w:val="0"/>
                <w:color w:val="000000"/>
              </w:rPr>
            </w:pPr>
            <w:hyperlink r:id="rId17" w:history="1">
              <w:r w:rsidR="003D616A" w:rsidRPr="001B0368">
                <w:rPr>
                  <w:rStyle w:val="Hyperlink"/>
                  <w:noProof w:val="0"/>
                </w:rPr>
                <w:t>5521</w:t>
              </w:r>
            </w:hyperlink>
          </w:p>
        </w:tc>
        <w:tc>
          <w:tcPr>
            <w:tcW w:w="3673" w:type="dxa"/>
            <w:shd w:val="clear" w:color="auto" w:fill="auto"/>
          </w:tcPr>
          <w:p w14:paraId="02E25EE3" w14:textId="601164B9" w:rsidR="00624B59" w:rsidRPr="001B0368" w:rsidRDefault="00132D5B" w:rsidP="00624B59">
            <w:pPr>
              <w:pStyle w:val="PARAGRAPH"/>
              <w:spacing w:before="60" w:after="60"/>
              <w:jc w:val="left"/>
              <w:rPr>
                <w:noProof w:val="0"/>
              </w:rPr>
            </w:pPr>
            <w:r w:rsidRPr="001B0368">
              <w:rPr>
                <w:noProof w:val="0"/>
              </w:rPr>
              <w:t>Make Part 5 Annex B a separate Part</w:t>
            </w:r>
          </w:p>
        </w:tc>
        <w:tc>
          <w:tcPr>
            <w:tcW w:w="4748" w:type="dxa"/>
            <w:shd w:val="clear" w:color="auto" w:fill="auto"/>
          </w:tcPr>
          <w:p w14:paraId="5C993F94" w14:textId="77777777" w:rsidR="0004497B" w:rsidRPr="001B0368" w:rsidRDefault="00132D5B" w:rsidP="00624B59">
            <w:pPr>
              <w:pStyle w:val="PARAGRAPH"/>
              <w:spacing w:before="60" w:after="60"/>
              <w:jc w:val="left"/>
              <w:rPr>
                <w:noProof w:val="0"/>
              </w:rPr>
            </w:pPr>
            <w:r w:rsidRPr="001B0368">
              <w:rPr>
                <w:noProof w:val="0"/>
              </w:rPr>
              <w:t>Content of Part 5 Annex B moved to the initial version of this part</w:t>
            </w:r>
            <w:r w:rsidR="00C9607D" w:rsidRPr="001B0368">
              <w:rPr>
                <w:noProof w:val="0"/>
              </w:rPr>
              <w:t>.</w:t>
            </w:r>
          </w:p>
          <w:p w14:paraId="415EDD7E" w14:textId="0552AE2F" w:rsidR="00C9607D" w:rsidRPr="001B0368" w:rsidRDefault="00C9607D" w:rsidP="00624B59">
            <w:pPr>
              <w:pStyle w:val="PARAGRAPH"/>
              <w:spacing w:before="60" w:after="60"/>
              <w:jc w:val="left"/>
              <w:rPr>
                <w:noProof w:val="0"/>
              </w:rPr>
            </w:pPr>
            <w:r w:rsidRPr="001B0368">
              <w:rPr>
                <w:noProof w:val="0"/>
              </w:rPr>
              <w:t>Merged content of Amendment 2.</w:t>
            </w:r>
          </w:p>
        </w:tc>
      </w:tr>
      <w:tr w:rsidR="00C9607D" w:rsidRPr="001B0368" w14:paraId="77FCE77B" w14:textId="77777777" w:rsidTr="001A3EF8">
        <w:tc>
          <w:tcPr>
            <w:tcW w:w="901" w:type="dxa"/>
            <w:shd w:val="clear" w:color="auto" w:fill="auto"/>
          </w:tcPr>
          <w:p w14:paraId="11CF6A9B" w14:textId="29C4B891" w:rsidR="00C9607D" w:rsidRPr="001B0368" w:rsidRDefault="00C57605" w:rsidP="00C9607D">
            <w:pPr>
              <w:pStyle w:val="PARAGRAPH"/>
              <w:spacing w:before="60" w:after="60"/>
              <w:jc w:val="left"/>
              <w:rPr>
                <w:rStyle w:val="Hyperlink"/>
                <w:noProof w:val="0"/>
              </w:rPr>
            </w:pPr>
            <w:hyperlink r:id="rId18" w:history="1">
              <w:r w:rsidR="009F74E7" w:rsidRPr="001B0368">
                <w:rPr>
                  <w:rStyle w:val="Hyperlink"/>
                  <w:noProof w:val="0"/>
                </w:rPr>
                <w:t>4276</w:t>
              </w:r>
            </w:hyperlink>
          </w:p>
        </w:tc>
        <w:tc>
          <w:tcPr>
            <w:tcW w:w="3673" w:type="dxa"/>
            <w:shd w:val="clear" w:color="auto" w:fill="auto"/>
          </w:tcPr>
          <w:p w14:paraId="5D3987E9" w14:textId="64216CB0" w:rsidR="00C9607D" w:rsidRPr="001B0368" w:rsidRDefault="00C9607D" w:rsidP="00C9607D">
            <w:pPr>
              <w:pStyle w:val="PARAGRAPH"/>
              <w:spacing w:before="60" w:after="60"/>
              <w:jc w:val="left"/>
              <w:rPr>
                <w:rFonts w:ascii="Verdana" w:hAnsi="Verdana"/>
                <w:noProof w:val="0"/>
                <w:color w:val="000000"/>
              </w:rPr>
            </w:pPr>
            <w:r w:rsidRPr="001B0368">
              <w:rPr>
                <w:noProof w:val="0"/>
              </w:rPr>
              <w:t>Extend </w:t>
            </w:r>
            <w:proofErr w:type="spellStart"/>
            <w:r w:rsidRPr="001B0368">
              <w:rPr>
                <w:noProof w:val="0"/>
              </w:rPr>
              <w:t>StateMachine</w:t>
            </w:r>
            <w:proofErr w:type="spellEnd"/>
            <w:r w:rsidRPr="001B0368">
              <w:rPr>
                <w:noProof w:val="0"/>
              </w:rPr>
              <w:t> model with choice states and guards</w:t>
            </w:r>
            <w:r w:rsidRPr="001B0368">
              <w:rPr>
                <w:rStyle w:val="eop"/>
                <w:noProof w:val="0"/>
                <w:color w:val="000000"/>
                <w:sz w:val="22"/>
                <w:szCs w:val="22"/>
              </w:rPr>
              <w:t> </w:t>
            </w:r>
          </w:p>
        </w:tc>
        <w:tc>
          <w:tcPr>
            <w:tcW w:w="4748" w:type="dxa"/>
            <w:shd w:val="clear" w:color="auto" w:fill="auto"/>
          </w:tcPr>
          <w:p w14:paraId="031FDA0D" w14:textId="08199222" w:rsidR="00C9607D" w:rsidRPr="001B0368" w:rsidRDefault="00C9607D" w:rsidP="00C9607D">
            <w:pPr>
              <w:pStyle w:val="PARAGRAPH"/>
              <w:spacing w:before="60" w:after="60"/>
              <w:jc w:val="left"/>
              <w:rPr>
                <w:noProof w:val="0"/>
              </w:rPr>
            </w:pPr>
            <w:r w:rsidRPr="001B0368">
              <w:rPr>
                <w:noProof w:val="0"/>
              </w:rPr>
              <w:t>Choice states and guards are added as possible extensions to state machines</w:t>
            </w:r>
            <w:r w:rsidR="00E67B80" w:rsidRPr="001B0368">
              <w:rPr>
                <w:noProof w:val="0"/>
              </w:rPr>
              <w:t xml:space="preserve"> (see </w:t>
            </w:r>
            <w:r w:rsidR="00E67B80" w:rsidRPr="001B0368">
              <w:rPr>
                <w:noProof w:val="0"/>
              </w:rPr>
              <w:fldChar w:fldCharType="begin"/>
            </w:r>
            <w:r w:rsidR="00E67B80" w:rsidRPr="001B0368">
              <w:rPr>
                <w:noProof w:val="0"/>
              </w:rPr>
              <w:instrText xml:space="preserve"> REF _Ref57814181 \r \h </w:instrText>
            </w:r>
            <w:r w:rsidR="00E67B80" w:rsidRPr="001B0368">
              <w:rPr>
                <w:noProof w:val="0"/>
              </w:rPr>
            </w:r>
            <w:r w:rsidR="00E67B80" w:rsidRPr="001B0368">
              <w:rPr>
                <w:noProof w:val="0"/>
              </w:rPr>
              <w:fldChar w:fldCharType="separate"/>
            </w:r>
            <w:r w:rsidR="00C57605">
              <w:rPr>
                <w:noProof w:val="0"/>
              </w:rPr>
              <w:t>4.6</w:t>
            </w:r>
            <w:r w:rsidR="00E67B80" w:rsidRPr="001B0368">
              <w:rPr>
                <w:noProof w:val="0"/>
              </w:rPr>
              <w:fldChar w:fldCharType="end"/>
            </w:r>
            <w:r w:rsidR="00E67B80" w:rsidRPr="001B0368">
              <w:rPr>
                <w:noProof w:val="0"/>
              </w:rPr>
              <w:t>)</w:t>
            </w:r>
            <w:r w:rsidRPr="001B0368">
              <w:rPr>
                <w:noProof w:val="0"/>
              </w:rPr>
              <w:t>.</w:t>
            </w:r>
          </w:p>
        </w:tc>
      </w:tr>
      <w:tr w:rsidR="00A7226A" w:rsidRPr="001B0368" w14:paraId="1193F9F9" w14:textId="77777777" w:rsidTr="001A3EF8">
        <w:tc>
          <w:tcPr>
            <w:tcW w:w="901" w:type="dxa"/>
            <w:shd w:val="clear" w:color="auto" w:fill="auto"/>
          </w:tcPr>
          <w:p w14:paraId="7FAEC4E3" w14:textId="6E061531" w:rsidR="00A7226A" w:rsidRPr="001B0368" w:rsidRDefault="00C57605" w:rsidP="00C9607D">
            <w:pPr>
              <w:pStyle w:val="PARAGRAPH"/>
              <w:spacing w:before="60" w:after="60"/>
              <w:jc w:val="left"/>
              <w:rPr>
                <w:rStyle w:val="Hyperlink"/>
                <w:noProof w:val="0"/>
              </w:rPr>
            </w:pPr>
            <w:hyperlink r:id="rId19" w:history="1">
              <w:r w:rsidR="00A7226A" w:rsidRPr="001B0368">
                <w:rPr>
                  <w:rStyle w:val="Hyperlink"/>
                  <w:noProof w:val="0"/>
                </w:rPr>
                <w:t>4695</w:t>
              </w:r>
            </w:hyperlink>
          </w:p>
        </w:tc>
        <w:tc>
          <w:tcPr>
            <w:tcW w:w="3673" w:type="dxa"/>
            <w:shd w:val="clear" w:color="auto" w:fill="auto"/>
          </w:tcPr>
          <w:p w14:paraId="6EC429C1" w14:textId="287A12D2" w:rsidR="00A7226A" w:rsidRPr="001B0368" w:rsidRDefault="00A7226A" w:rsidP="00C9607D">
            <w:pPr>
              <w:pStyle w:val="PARAGRAPH"/>
              <w:spacing w:before="60" w:after="60"/>
              <w:jc w:val="left"/>
              <w:rPr>
                <w:rFonts w:ascii="Verdana" w:hAnsi="Verdana"/>
                <w:noProof w:val="0"/>
              </w:rPr>
            </w:pPr>
            <w:r w:rsidRPr="001B0368">
              <w:rPr>
                <w:noProof w:val="0"/>
              </w:rPr>
              <w:t xml:space="preserve">Clarification on </w:t>
            </w:r>
            <w:proofErr w:type="spellStart"/>
            <w:r w:rsidRPr="001B0368">
              <w:rPr>
                <w:noProof w:val="0"/>
              </w:rPr>
              <w:t>HasEffect</w:t>
            </w:r>
            <w:proofErr w:type="spellEnd"/>
            <w:r w:rsidRPr="001B0368">
              <w:rPr>
                <w:noProof w:val="0"/>
              </w:rPr>
              <w:t xml:space="preserve"> for Events</w:t>
            </w:r>
          </w:p>
        </w:tc>
        <w:tc>
          <w:tcPr>
            <w:tcW w:w="4748" w:type="dxa"/>
            <w:shd w:val="clear" w:color="auto" w:fill="auto"/>
          </w:tcPr>
          <w:p w14:paraId="7682C387" w14:textId="3F4F9B70" w:rsidR="00A7226A" w:rsidRPr="001B0368" w:rsidRDefault="00A7226A" w:rsidP="00C9607D">
            <w:pPr>
              <w:pStyle w:val="PARAGRAPH"/>
              <w:spacing w:before="60" w:after="60"/>
              <w:jc w:val="left"/>
              <w:rPr>
                <w:noProof w:val="0"/>
              </w:rPr>
            </w:pPr>
            <w:r w:rsidRPr="001B0368">
              <w:rPr>
                <w:noProof w:val="0"/>
              </w:rPr>
              <w:t xml:space="preserve">Stated that if an </w:t>
            </w:r>
            <w:proofErr w:type="spellStart"/>
            <w:r w:rsidRPr="001B0368">
              <w:rPr>
                <w:noProof w:val="0"/>
              </w:rPr>
              <w:t>EventType</w:t>
            </w:r>
            <w:proofErr w:type="spellEnd"/>
            <w:r w:rsidRPr="001B0368">
              <w:rPr>
                <w:noProof w:val="0"/>
              </w:rPr>
              <w:t xml:space="preserve"> is referenced, Events shall be generated when Transition is triggered (see </w:t>
            </w:r>
            <w:r w:rsidRPr="001B0368">
              <w:rPr>
                <w:noProof w:val="0"/>
              </w:rPr>
              <w:fldChar w:fldCharType="begin"/>
            </w:r>
            <w:r w:rsidRPr="001B0368">
              <w:rPr>
                <w:noProof w:val="0"/>
              </w:rPr>
              <w:instrText xml:space="preserve"> REF _Ref51191171 \r \h </w:instrText>
            </w:r>
            <w:r w:rsidRPr="001B0368">
              <w:rPr>
                <w:noProof w:val="0"/>
              </w:rPr>
            </w:r>
            <w:r w:rsidRPr="001B0368">
              <w:rPr>
                <w:noProof w:val="0"/>
              </w:rPr>
              <w:fldChar w:fldCharType="separate"/>
            </w:r>
            <w:r w:rsidR="00C57605">
              <w:rPr>
                <w:noProof w:val="0"/>
              </w:rPr>
              <w:t>4.4.14</w:t>
            </w:r>
            <w:r w:rsidRPr="001B0368">
              <w:rPr>
                <w:noProof w:val="0"/>
              </w:rPr>
              <w:fldChar w:fldCharType="end"/>
            </w:r>
            <w:r w:rsidRPr="001B0368">
              <w:rPr>
                <w:noProof w:val="0"/>
              </w:rPr>
              <w:t>)</w:t>
            </w:r>
          </w:p>
        </w:tc>
      </w:tr>
      <w:tr w:rsidR="00836F1C" w:rsidRPr="001B0368" w14:paraId="7DCF2D11" w14:textId="77777777" w:rsidTr="001A3EF8">
        <w:tc>
          <w:tcPr>
            <w:tcW w:w="901" w:type="dxa"/>
            <w:shd w:val="clear" w:color="auto" w:fill="auto"/>
          </w:tcPr>
          <w:p w14:paraId="70D58BD5" w14:textId="6D6B518F" w:rsidR="00836F1C" w:rsidRPr="001B0368" w:rsidRDefault="00C57605" w:rsidP="00C9607D">
            <w:pPr>
              <w:pStyle w:val="PARAGRAPH"/>
              <w:spacing w:before="60" w:after="60"/>
              <w:jc w:val="left"/>
              <w:rPr>
                <w:noProof w:val="0"/>
              </w:rPr>
            </w:pPr>
            <w:hyperlink r:id="rId20" w:history="1">
              <w:r w:rsidR="003B2F22" w:rsidRPr="001B0368">
                <w:rPr>
                  <w:rStyle w:val="Hyperlink"/>
                  <w:noProof w:val="0"/>
                </w:rPr>
                <w:t>5683</w:t>
              </w:r>
            </w:hyperlink>
          </w:p>
        </w:tc>
        <w:tc>
          <w:tcPr>
            <w:tcW w:w="3673" w:type="dxa"/>
            <w:shd w:val="clear" w:color="auto" w:fill="auto"/>
          </w:tcPr>
          <w:p w14:paraId="4B625CA5" w14:textId="3E742415" w:rsidR="00836F1C" w:rsidRPr="001B0368" w:rsidRDefault="003B2F22" w:rsidP="00C9607D">
            <w:pPr>
              <w:pStyle w:val="PARAGRAPH"/>
              <w:spacing w:before="60" w:after="60"/>
              <w:jc w:val="left"/>
              <w:rPr>
                <w:noProof w:val="0"/>
              </w:rPr>
            </w:pPr>
            <w:r w:rsidRPr="001B0368">
              <w:rPr>
                <w:noProof w:val="0"/>
              </w:rPr>
              <w:t xml:space="preserve">Clarification on Subtyping </w:t>
            </w:r>
            <w:proofErr w:type="spellStart"/>
            <w:r w:rsidRPr="001B0368">
              <w:rPr>
                <w:noProof w:val="0"/>
              </w:rPr>
              <w:t>StateMachines</w:t>
            </w:r>
            <w:proofErr w:type="spellEnd"/>
          </w:p>
        </w:tc>
        <w:tc>
          <w:tcPr>
            <w:tcW w:w="4748" w:type="dxa"/>
            <w:shd w:val="clear" w:color="auto" w:fill="auto"/>
          </w:tcPr>
          <w:p w14:paraId="3CFBA20D" w14:textId="1429E5EF" w:rsidR="00097D63" w:rsidRPr="001B0368" w:rsidRDefault="001B0368" w:rsidP="00C9607D">
            <w:pPr>
              <w:pStyle w:val="PARAGRAPH"/>
              <w:spacing w:before="60" w:after="60"/>
              <w:jc w:val="left"/>
              <w:rPr>
                <w:noProof w:val="0"/>
              </w:rPr>
            </w:pPr>
            <w:r w:rsidRPr="001B0368">
              <w:rPr>
                <w:noProof w:val="0"/>
              </w:rPr>
              <w:t>Changed</w:t>
            </w:r>
            <w:r w:rsidR="00097D63" w:rsidRPr="001B0368">
              <w:rPr>
                <w:noProof w:val="0"/>
              </w:rPr>
              <w:t xml:space="preserve"> wording on subtyping (see </w:t>
            </w:r>
            <w:r w:rsidR="00097D63" w:rsidRPr="001B0368">
              <w:rPr>
                <w:noProof w:val="0"/>
              </w:rPr>
              <w:fldChar w:fldCharType="begin"/>
            </w:r>
            <w:r w:rsidR="00097D63" w:rsidRPr="001B0368">
              <w:rPr>
                <w:noProof w:val="0"/>
              </w:rPr>
              <w:instrText xml:space="preserve"> REF _Ref33081822 \r \h </w:instrText>
            </w:r>
            <w:r w:rsidR="00097D63" w:rsidRPr="001B0368">
              <w:rPr>
                <w:noProof w:val="0"/>
              </w:rPr>
            </w:r>
            <w:r w:rsidR="00097D63" w:rsidRPr="001B0368">
              <w:rPr>
                <w:noProof w:val="0"/>
              </w:rPr>
              <w:fldChar w:fldCharType="separate"/>
            </w:r>
            <w:r w:rsidR="00C57605">
              <w:rPr>
                <w:noProof w:val="0"/>
              </w:rPr>
              <w:t>4.4.18</w:t>
            </w:r>
            <w:r w:rsidR="00097D63" w:rsidRPr="001B0368">
              <w:rPr>
                <w:noProof w:val="0"/>
              </w:rPr>
              <w:fldChar w:fldCharType="end"/>
            </w:r>
            <w:r w:rsidR="00097D63" w:rsidRPr="001B0368">
              <w:rPr>
                <w:noProof w:val="0"/>
              </w:rPr>
              <w:t xml:space="preserve">) requiring that States and Transitions are repeated on subtypes. Clarified usage of </w:t>
            </w:r>
            <w:proofErr w:type="spellStart"/>
            <w:r w:rsidR="00097D63" w:rsidRPr="001B0368">
              <w:rPr>
                <w:noProof w:val="0"/>
              </w:rPr>
              <w:t>NodeIds</w:t>
            </w:r>
            <w:proofErr w:type="spellEnd"/>
            <w:r w:rsidR="00097D63" w:rsidRPr="001B0368">
              <w:rPr>
                <w:noProof w:val="0"/>
              </w:rPr>
              <w:t xml:space="preserve"> for current State (see </w:t>
            </w:r>
            <w:r w:rsidR="00097D63" w:rsidRPr="001B0368">
              <w:rPr>
                <w:noProof w:val="0"/>
              </w:rPr>
              <w:fldChar w:fldCharType="begin"/>
            </w:r>
            <w:r w:rsidR="00097D63" w:rsidRPr="001B0368">
              <w:rPr>
                <w:noProof w:val="0"/>
              </w:rPr>
              <w:instrText xml:space="preserve"> REF _Ref33078936 \r \h </w:instrText>
            </w:r>
            <w:r w:rsidR="00097D63" w:rsidRPr="001B0368">
              <w:rPr>
                <w:noProof w:val="0"/>
              </w:rPr>
            </w:r>
            <w:r w:rsidR="00097D63" w:rsidRPr="001B0368">
              <w:rPr>
                <w:noProof w:val="0"/>
              </w:rPr>
              <w:fldChar w:fldCharType="separate"/>
            </w:r>
            <w:r w:rsidR="00C57605">
              <w:rPr>
                <w:noProof w:val="0"/>
              </w:rPr>
              <w:t>4.4.6</w:t>
            </w:r>
            <w:r w:rsidR="00097D63" w:rsidRPr="001B0368">
              <w:rPr>
                <w:noProof w:val="0"/>
              </w:rPr>
              <w:fldChar w:fldCharType="end"/>
            </w:r>
            <w:r w:rsidR="00097D63" w:rsidRPr="001B0368">
              <w:rPr>
                <w:noProof w:val="0"/>
              </w:rPr>
              <w:t>).</w:t>
            </w:r>
          </w:p>
          <w:p w14:paraId="1788FFEF" w14:textId="53248DAE" w:rsidR="00836F1C" w:rsidRPr="001B0368" w:rsidRDefault="003B2F22" w:rsidP="00C9607D">
            <w:pPr>
              <w:pStyle w:val="PARAGRAPH"/>
              <w:spacing w:before="60" w:after="60"/>
              <w:jc w:val="left"/>
              <w:rPr>
                <w:noProof w:val="0"/>
              </w:rPr>
            </w:pPr>
            <w:r w:rsidRPr="001B0368">
              <w:rPr>
                <w:noProof w:val="0"/>
              </w:rPr>
              <w:t xml:space="preserve">Changed wording of </w:t>
            </w:r>
            <w:proofErr w:type="spellStart"/>
            <w:r w:rsidRPr="001B0368">
              <w:rPr>
                <w:noProof w:val="0"/>
              </w:rPr>
              <w:t>HasSubStateMachine</w:t>
            </w:r>
            <w:proofErr w:type="spellEnd"/>
            <w:r w:rsidRPr="001B0368">
              <w:rPr>
                <w:noProof w:val="0"/>
              </w:rPr>
              <w:t xml:space="preserve"> </w:t>
            </w:r>
            <w:proofErr w:type="spellStart"/>
            <w:r w:rsidRPr="001B0368">
              <w:rPr>
                <w:noProof w:val="0"/>
              </w:rPr>
              <w:t>ReferenceType</w:t>
            </w:r>
            <w:proofErr w:type="spellEnd"/>
            <w:r w:rsidRPr="001B0368">
              <w:rPr>
                <w:noProof w:val="0"/>
              </w:rPr>
              <w:t xml:space="preserve"> (</w:t>
            </w:r>
            <w:r w:rsidR="00E67B80" w:rsidRPr="001B0368">
              <w:rPr>
                <w:noProof w:val="0"/>
              </w:rPr>
              <w:t xml:space="preserve">see </w:t>
            </w:r>
            <w:r w:rsidRPr="001B0368">
              <w:rPr>
                <w:noProof w:val="0"/>
              </w:rPr>
              <w:fldChar w:fldCharType="begin"/>
            </w:r>
            <w:r w:rsidRPr="001B0368">
              <w:rPr>
                <w:noProof w:val="0"/>
              </w:rPr>
              <w:instrText xml:space="preserve"> REF _Ref57727399 \r \h </w:instrText>
            </w:r>
            <w:r w:rsidRPr="001B0368">
              <w:rPr>
                <w:noProof w:val="0"/>
              </w:rPr>
            </w:r>
            <w:r w:rsidRPr="001B0368">
              <w:rPr>
                <w:noProof w:val="0"/>
              </w:rPr>
              <w:fldChar w:fldCharType="separate"/>
            </w:r>
            <w:r w:rsidR="00C57605">
              <w:rPr>
                <w:noProof w:val="0"/>
              </w:rPr>
              <w:t>4.4.15</w:t>
            </w:r>
            <w:r w:rsidRPr="001B0368">
              <w:rPr>
                <w:noProof w:val="0"/>
              </w:rPr>
              <w:fldChar w:fldCharType="end"/>
            </w:r>
            <w:r w:rsidRPr="001B0368">
              <w:rPr>
                <w:noProof w:val="0"/>
              </w:rPr>
              <w:t>) and added example</w:t>
            </w:r>
            <w:r w:rsidR="00E67B80" w:rsidRPr="001B0368">
              <w:rPr>
                <w:noProof w:val="0"/>
              </w:rPr>
              <w:t xml:space="preserve"> of how to subtype </w:t>
            </w:r>
            <w:proofErr w:type="spellStart"/>
            <w:r w:rsidR="00E67B80" w:rsidRPr="001B0368">
              <w:rPr>
                <w:noProof w:val="0"/>
              </w:rPr>
              <w:t>StateMachines</w:t>
            </w:r>
            <w:proofErr w:type="spellEnd"/>
            <w:r w:rsidR="00E67B80" w:rsidRPr="001B0368">
              <w:rPr>
                <w:noProof w:val="0"/>
              </w:rPr>
              <w:t xml:space="preserve"> with </w:t>
            </w:r>
            <w:proofErr w:type="spellStart"/>
            <w:r w:rsidR="00E67B80" w:rsidRPr="001B0368">
              <w:rPr>
                <w:noProof w:val="0"/>
              </w:rPr>
              <w:t>SubStateMachines</w:t>
            </w:r>
            <w:proofErr w:type="spellEnd"/>
            <w:r w:rsidRPr="001B0368">
              <w:rPr>
                <w:noProof w:val="0"/>
              </w:rPr>
              <w:t xml:space="preserve"> (</w:t>
            </w:r>
            <w:r w:rsidR="00E67B80" w:rsidRPr="001B0368">
              <w:rPr>
                <w:noProof w:val="0"/>
              </w:rPr>
              <w:t xml:space="preserve">see </w:t>
            </w:r>
            <w:r w:rsidR="00E67B80" w:rsidRPr="001B0368">
              <w:rPr>
                <w:noProof w:val="0"/>
              </w:rPr>
              <w:fldChar w:fldCharType="begin"/>
            </w:r>
            <w:r w:rsidR="00E67B80" w:rsidRPr="001B0368">
              <w:rPr>
                <w:noProof w:val="0"/>
              </w:rPr>
              <w:instrText xml:space="preserve"> REF _Ref57814134 \r \h </w:instrText>
            </w:r>
            <w:r w:rsidR="00E67B80" w:rsidRPr="001B0368">
              <w:rPr>
                <w:noProof w:val="0"/>
              </w:rPr>
            </w:r>
            <w:r w:rsidR="00E67B80" w:rsidRPr="001B0368">
              <w:rPr>
                <w:noProof w:val="0"/>
              </w:rPr>
              <w:fldChar w:fldCharType="separate"/>
            </w:r>
            <w:r w:rsidR="00C57605">
              <w:rPr>
                <w:noProof w:val="0"/>
              </w:rPr>
              <w:t>4.5.5</w:t>
            </w:r>
            <w:r w:rsidR="00E67B80" w:rsidRPr="001B0368">
              <w:rPr>
                <w:noProof w:val="0"/>
              </w:rPr>
              <w:fldChar w:fldCharType="end"/>
            </w:r>
            <w:r w:rsidRPr="001B0368">
              <w:rPr>
                <w:noProof w:val="0"/>
              </w:rPr>
              <w:t>).</w:t>
            </w:r>
          </w:p>
        </w:tc>
      </w:tr>
      <w:tr w:rsidR="003B2F22" w:rsidRPr="001B0368" w14:paraId="47DD8ABE" w14:textId="77777777" w:rsidTr="001A3EF8">
        <w:tc>
          <w:tcPr>
            <w:tcW w:w="901" w:type="dxa"/>
            <w:shd w:val="clear" w:color="auto" w:fill="auto"/>
          </w:tcPr>
          <w:p w14:paraId="53525ABF" w14:textId="0A2387C5" w:rsidR="003B2F22" w:rsidRPr="001B0368" w:rsidRDefault="00C57605" w:rsidP="00C9607D">
            <w:pPr>
              <w:pStyle w:val="PARAGRAPH"/>
              <w:spacing w:before="60" w:after="60"/>
              <w:jc w:val="left"/>
              <w:rPr>
                <w:noProof w:val="0"/>
              </w:rPr>
            </w:pPr>
            <w:hyperlink r:id="rId21" w:history="1">
              <w:r w:rsidR="00734B17" w:rsidRPr="001B0368">
                <w:rPr>
                  <w:rStyle w:val="Hyperlink"/>
                  <w:noProof w:val="0"/>
                </w:rPr>
                <w:t>5682</w:t>
              </w:r>
            </w:hyperlink>
          </w:p>
        </w:tc>
        <w:tc>
          <w:tcPr>
            <w:tcW w:w="3673" w:type="dxa"/>
            <w:shd w:val="clear" w:color="auto" w:fill="auto"/>
          </w:tcPr>
          <w:p w14:paraId="19702FCD" w14:textId="78B08531" w:rsidR="003B2F22" w:rsidRPr="001B0368" w:rsidRDefault="00734B17" w:rsidP="00C9607D">
            <w:pPr>
              <w:pStyle w:val="PARAGRAPH"/>
              <w:spacing w:before="60" w:after="60"/>
              <w:jc w:val="left"/>
              <w:rPr>
                <w:noProof w:val="0"/>
              </w:rPr>
            </w:pPr>
            <w:r w:rsidRPr="001B0368">
              <w:rPr>
                <w:noProof w:val="0"/>
              </w:rPr>
              <w:t xml:space="preserve">Clarification on </w:t>
            </w:r>
            <w:proofErr w:type="spellStart"/>
            <w:r w:rsidRPr="001B0368">
              <w:rPr>
                <w:noProof w:val="0"/>
              </w:rPr>
              <w:t>ModellingRules</w:t>
            </w:r>
            <w:proofErr w:type="spellEnd"/>
            <w:r w:rsidRPr="001B0368">
              <w:rPr>
                <w:noProof w:val="0"/>
              </w:rPr>
              <w:t xml:space="preserve"> for States in </w:t>
            </w:r>
            <w:proofErr w:type="spellStart"/>
            <w:r w:rsidRPr="001B0368">
              <w:rPr>
                <w:noProof w:val="0"/>
              </w:rPr>
              <w:t>StateMachines</w:t>
            </w:r>
            <w:proofErr w:type="spellEnd"/>
          </w:p>
        </w:tc>
        <w:tc>
          <w:tcPr>
            <w:tcW w:w="4748" w:type="dxa"/>
            <w:shd w:val="clear" w:color="auto" w:fill="auto"/>
          </w:tcPr>
          <w:p w14:paraId="7FE679DA" w14:textId="6DDA18F3" w:rsidR="003B2F22" w:rsidRPr="001B0368" w:rsidRDefault="00734B17" w:rsidP="00C9607D">
            <w:pPr>
              <w:pStyle w:val="PARAGRAPH"/>
              <w:spacing w:before="60" w:after="60"/>
              <w:jc w:val="left"/>
              <w:rPr>
                <w:noProof w:val="0"/>
              </w:rPr>
            </w:pPr>
            <w:r w:rsidRPr="001B0368">
              <w:rPr>
                <w:noProof w:val="0"/>
              </w:rPr>
              <w:t xml:space="preserve">Added clarifying text to </w:t>
            </w:r>
            <w:proofErr w:type="spellStart"/>
            <w:r w:rsidRPr="001B0368">
              <w:rPr>
                <w:noProof w:val="0"/>
              </w:rPr>
              <w:t>StateType</w:t>
            </w:r>
            <w:proofErr w:type="spellEnd"/>
            <w:r w:rsidRPr="001B0368">
              <w:rPr>
                <w:noProof w:val="0"/>
              </w:rPr>
              <w:t xml:space="preserve"> (see </w:t>
            </w:r>
            <w:r w:rsidRPr="001B0368">
              <w:rPr>
                <w:noProof w:val="0"/>
              </w:rPr>
              <w:fldChar w:fldCharType="begin"/>
            </w:r>
            <w:r w:rsidRPr="001B0368">
              <w:rPr>
                <w:noProof w:val="0"/>
              </w:rPr>
              <w:instrText xml:space="preserve"> REF _Ref33076422 \r \h </w:instrText>
            </w:r>
            <w:r w:rsidRPr="001B0368">
              <w:rPr>
                <w:noProof w:val="0"/>
              </w:rPr>
            </w:r>
            <w:r w:rsidRPr="001B0368">
              <w:rPr>
                <w:noProof w:val="0"/>
              </w:rPr>
              <w:fldChar w:fldCharType="separate"/>
            </w:r>
            <w:r w:rsidR="00C57605">
              <w:rPr>
                <w:noProof w:val="0"/>
              </w:rPr>
              <w:t>4.4.8</w:t>
            </w:r>
            <w:r w:rsidRPr="001B0368">
              <w:rPr>
                <w:noProof w:val="0"/>
              </w:rPr>
              <w:fldChar w:fldCharType="end"/>
            </w:r>
            <w:r w:rsidRPr="001B0368">
              <w:rPr>
                <w:noProof w:val="0"/>
              </w:rPr>
              <w:t xml:space="preserve">) and </w:t>
            </w:r>
            <w:proofErr w:type="spellStart"/>
            <w:r w:rsidRPr="001B0368">
              <w:rPr>
                <w:noProof w:val="0"/>
              </w:rPr>
              <w:t>TransitionType</w:t>
            </w:r>
            <w:proofErr w:type="spellEnd"/>
            <w:r w:rsidRPr="001B0368">
              <w:rPr>
                <w:noProof w:val="0"/>
              </w:rPr>
              <w:t xml:space="preserve"> (see </w:t>
            </w:r>
            <w:r w:rsidRPr="001B0368">
              <w:rPr>
                <w:noProof w:val="0"/>
              </w:rPr>
              <w:fldChar w:fldCharType="begin"/>
            </w:r>
            <w:r w:rsidRPr="001B0368">
              <w:rPr>
                <w:noProof w:val="0"/>
              </w:rPr>
              <w:instrText xml:space="preserve"> REF _Ref33079689 \r \h </w:instrText>
            </w:r>
            <w:r w:rsidRPr="001B0368">
              <w:rPr>
                <w:noProof w:val="0"/>
              </w:rPr>
            </w:r>
            <w:r w:rsidRPr="001B0368">
              <w:rPr>
                <w:noProof w:val="0"/>
              </w:rPr>
              <w:fldChar w:fldCharType="separate"/>
            </w:r>
            <w:r w:rsidR="00C57605">
              <w:rPr>
                <w:noProof w:val="0"/>
              </w:rPr>
              <w:t>4.4.10</w:t>
            </w:r>
            <w:r w:rsidRPr="001B0368">
              <w:rPr>
                <w:noProof w:val="0"/>
              </w:rPr>
              <w:fldChar w:fldCharType="end"/>
            </w:r>
            <w:r w:rsidRPr="001B0368">
              <w:rPr>
                <w:noProof w:val="0"/>
              </w:rPr>
              <w:t>).</w:t>
            </w:r>
          </w:p>
        </w:tc>
      </w:tr>
      <w:tr w:rsidR="00F27900" w:rsidRPr="001B0368" w14:paraId="401B6D50" w14:textId="77777777" w:rsidTr="001A3EF8">
        <w:tc>
          <w:tcPr>
            <w:tcW w:w="901" w:type="dxa"/>
            <w:shd w:val="clear" w:color="auto" w:fill="auto"/>
          </w:tcPr>
          <w:p w14:paraId="472C3762" w14:textId="3E592409" w:rsidR="00F27900" w:rsidRPr="001B0368" w:rsidRDefault="00C57605" w:rsidP="00C9607D">
            <w:pPr>
              <w:pStyle w:val="PARAGRAPH"/>
              <w:spacing w:before="60" w:after="60"/>
              <w:jc w:val="left"/>
              <w:rPr>
                <w:noProof w:val="0"/>
              </w:rPr>
            </w:pPr>
            <w:hyperlink r:id="rId22" w:history="1">
              <w:r w:rsidR="00F27900" w:rsidRPr="001B0368">
                <w:rPr>
                  <w:rStyle w:val="Hyperlink"/>
                  <w:noProof w:val="0"/>
                </w:rPr>
                <w:t>5814</w:t>
              </w:r>
            </w:hyperlink>
          </w:p>
        </w:tc>
        <w:tc>
          <w:tcPr>
            <w:tcW w:w="3673" w:type="dxa"/>
            <w:shd w:val="clear" w:color="auto" w:fill="auto"/>
          </w:tcPr>
          <w:p w14:paraId="06557D1A" w14:textId="214AC572" w:rsidR="00F27900" w:rsidRPr="001B0368" w:rsidRDefault="001831FD" w:rsidP="00C9607D">
            <w:pPr>
              <w:pStyle w:val="PARAGRAPH"/>
              <w:spacing w:before="60" w:after="60"/>
              <w:jc w:val="left"/>
              <w:rPr>
                <w:noProof w:val="0"/>
              </w:rPr>
            </w:pPr>
            <w:r w:rsidRPr="001B0368">
              <w:rPr>
                <w:noProof w:val="0"/>
              </w:rPr>
              <w:t>Missing relation of types to conformance units and profiles</w:t>
            </w:r>
          </w:p>
        </w:tc>
        <w:tc>
          <w:tcPr>
            <w:tcW w:w="4748" w:type="dxa"/>
            <w:shd w:val="clear" w:color="auto" w:fill="auto"/>
          </w:tcPr>
          <w:p w14:paraId="18AD0166" w14:textId="4C231B83" w:rsidR="00F27900" w:rsidRPr="001B0368" w:rsidRDefault="001831FD" w:rsidP="00C9607D">
            <w:pPr>
              <w:pStyle w:val="PARAGRAPH"/>
              <w:spacing w:before="60" w:after="60"/>
              <w:jc w:val="left"/>
              <w:rPr>
                <w:noProof w:val="0"/>
              </w:rPr>
            </w:pPr>
            <w:r w:rsidRPr="001B0368">
              <w:rPr>
                <w:noProof w:val="0"/>
              </w:rPr>
              <w:t>Added new rows to all tables referencing conformance units.</w:t>
            </w:r>
          </w:p>
        </w:tc>
      </w:tr>
    </w:tbl>
    <w:p w14:paraId="138393A9" w14:textId="77777777" w:rsidR="00684004" w:rsidRPr="001B0368" w:rsidRDefault="00684004" w:rsidP="00684004">
      <w:pPr>
        <w:pStyle w:val="PARAGRAPH"/>
        <w:rPr>
          <w:noProof w:val="0"/>
        </w:rPr>
      </w:pPr>
    </w:p>
    <w:p w14:paraId="39C4681A" w14:textId="77777777" w:rsidR="00684004" w:rsidRPr="001B0368" w:rsidRDefault="00684004" w:rsidP="00684004">
      <w:pPr>
        <w:rPr>
          <w:noProof w:val="0"/>
        </w:rPr>
      </w:pPr>
    </w:p>
    <w:p w14:paraId="3EDA7FA4" w14:textId="77777777" w:rsidR="00684004" w:rsidRPr="001B0368" w:rsidRDefault="00684004" w:rsidP="00684004">
      <w:pPr>
        <w:pStyle w:val="PARAGRAPH"/>
        <w:autoSpaceDE w:val="0"/>
        <w:rPr>
          <w:noProof w:val="0"/>
        </w:rPr>
        <w:sectPr w:rsidR="00684004" w:rsidRPr="001B0368" w:rsidSect="00684004">
          <w:headerReference w:type="even" r:id="rId23"/>
          <w:headerReference w:type="default" r:id="rId24"/>
          <w:footerReference w:type="even" r:id="rId25"/>
          <w:footerReference w:type="default" r:id="rId26"/>
          <w:pgSz w:w="11909" w:h="16834" w:code="9"/>
          <w:pgMar w:top="1411" w:right="922" w:bottom="1138" w:left="1267" w:header="706" w:footer="706" w:gutter="0"/>
          <w:pgNumType w:fmt="lowerRoman" w:start="1"/>
          <w:cols w:space="720"/>
          <w:titlePg/>
          <w:docGrid w:linePitch="272"/>
        </w:sectPr>
      </w:pPr>
    </w:p>
    <w:p w14:paraId="5F5F9A62" w14:textId="71182147" w:rsidR="00684004" w:rsidRPr="001B0368" w:rsidRDefault="00F44CCA" w:rsidP="00684004">
      <w:pPr>
        <w:pStyle w:val="MAIN-TITLE"/>
        <w:rPr>
          <w:noProof w:val="0"/>
        </w:rPr>
      </w:pPr>
      <w:r w:rsidRPr="001B0368">
        <w:rPr>
          <w:noProof w:val="0"/>
        </w:rPr>
        <w:lastRenderedPageBreak/>
        <w:fldChar w:fldCharType="begin"/>
      </w:r>
      <w:r w:rsidRPr="001B0368">
        <w:rPr>
          <w:noProof w:val="0"/>
        </w:rPr>
        <w:instrText xml:space="preserve"> DOCPROPERTY  Title  \* MERGEFORMAT </w:instrText>
      </w:r>
      <w:r w:rsidRPr="001B0368">
        <w:rPr>
          <w:noProof w:val="0"/>
        </w:rPr>
        <w:fldChar w:fldCharType="separate"/>
      </w:r>
      <w:r w:rsidR="00455359">
        <w:rPr>
          <w:noProof w:val="0"/>
        </w:rPr>
        <w:t>OPC Unified Architecture</w:t>
      </w:r>
      <w:r w:rsidRPr="001B0368">
        <w:rPr>
          <w:noProof w:val="0"/>
        </w:rPr>
        <w:fldChar w:fldCharType="end"/>
      </w:r>
      <w:r w:rsidR="00684004" w:rsidRPr="001B0368">
        <w:rPr>
          <w:noProof w:val="0"/>
        </w:rPr>
        <w:t xml:space="preserve"> Specification</w:t>
      </w:r>
    </w:p>
    <w:p w14:paraId="48526183" w14:textId="3BDC45F4" w:rsidR="004E5FCA" w:rsidRPr="001B0368" w:rsidRDefault="004E5FCA" w:rsidP="00684004">
      <w:pPr>
        <w:pStyle w:val="PARAGRAPH"/>
        <w:jc w:val="center"/>
        <w:rPr>
          <w:noProof w:val="0"/>
        </w:rPr>
      </w:pPr>
    </w:p>
    <w:p w14:paraId="1B73C92E" w14:textId="4637FF27" w:rsidR="004E5FCA" w:rsidRPr="001B0368" w:rsidRDefault="00F44CCA" w:rsidP="004E5FCA">
      <w:pPr>
        <w:pStyle w:val="MAIN-TITLE"/>
        <w:rPr>
          <w:noProof w:val="0"/>
        </w:rPr>
      </w:pPr>
      <w:r w:rsidRPr="001B0368">
        <w:rPr>
          <w:noProof w:val="0"/>
        </w:rPr>
        <w:fldChar w:fldCharType="begin"/>
      </w:r>
      <w:r w:rsidRPr="001B0368">
        <w:rPr>
          <w:noProof w:val="0"/>
        </w:rPr>
        <w:instrText xml:space="preserve"> DOCPROPERTY  "Part Number"  \* MERGEFORMAT </w:instrText>
      </w:r>
      <w:r w:rsidRPr="001B0368">
        <w:rPr>
          <w:noProof w:val="0"/>
        </w:rPr>
        <w:fldChar w:fldCharType="separate"/>
      </w:r>
      <w:r w:rsidR="00455359">
        <w:rPr>
          <w:noProof w:val="0"/>
        </w:rPr>
        <w:t>Part 16</w:t>
      </w:r>
      <w:r w:rsidRPr="001B0368">
        <w:rPr>
          <w:noProof w:val="0"/>
        </w:rPr>
        <w:fldChar w:fldCharType="end"/>
      </w:r>
      <w:r w:rsidR="004E5FCA" w:rsidRPr="001B0368">
        <w:rPr>
          <w:noProof w:val="0"/>
        </w:rPr>
        <w:t xml:space="preserve">: </w:t>
      </w:r>
      <w:r w:rsidRPr="001B0368">
        <w:rPr>
          <w:noProof w:val="0"/>
        </w:rPr>
        <w:fldChar w:fldCharType="begin"/>
      </w:r>
      <w:r w:rsidRPr="001B0368">
        <w:rPr>
          <w:noProof w:val="0"/>
        </w:rPr>
        <w:instrText xml:space="preserve"> DOCPROPERTY  "Part Name"  \* MERGEFORMAT </w:instrText>
      </w:r>
      <w:r w:rsidRPr="001B0368">
        <w:rPr>
          <w:noProof w:val="0"/>
        </w:rPr>
        <w:fldChar w:fldCharType="separate"/>
      </w:r>
      <w:r w:rsidR="00455359">
        <w:rPr>
          <w:noProof w:val="0"/>
        </w:rPr>
        <w:t>State Machines</w:t>
      </w:r>
      <w:r w:rsidRPr="001B0368">
        <w:rPr>
          <w:noProof w:val="0"/>
        </w:rPr>
        <w:fldChar w:fldCharType="end"/>
      </w:r>
    </w:p>
    <w:p w14:paraId="43F998C4" w14:textId="77777777" w:rsidR="00CD6E2E" w:rsidRPr="001B0368" w:rsidRDefault="00CD6E2E" w:rsidP="004E5FCA">
      <w:pPr>
        <w:pStyle w:val="MAIN-TITLE"/>
        <w:rPr>
          <w:noProof w:val="0"/>
        </w:rPr>
      </w:pPr>
    </w:p>
    <w:p w14:paraId="596673BD" w14:textId="77777777" w:rsidR="004E5FCA" w:rsidRPr="001B0368" w:rsidRDefault="004E5FCA" w:rsidP="004E5FCA">
      <w:pPr>
        <w:pStyle w:val="MAIN-TITLE"/>
        <w:rPr>
          <w:noProof w:val="0"/>
        </w:rPr>
      </w:pPr>
    </w:p>
    <w:p w14:paraId="4A730003" w14:textId="77777777" w:rsidR="004E5FCA" w:rsidRPr="001B0368" w:rsidRDefault="004E5FCA" w:rsidP="004E5FCA">
      <w:pPr>
        <w:pStyle w:val="MAIN-TITLE"/>
        <w:rPr>
          <w:noProof w:val="0"/>
        </w:rPr>
      </w:pPr>
    </w:p>
    <w:p w14:paraId="38D45193" w14:textId="77777777" w:rsidR="00F15F18" w:rsidRPr="001B0368" w:rsidRDefault="00F15F18" w:rsidP="004E5FCA">
      <w:pPr>
        <w:pStyle w:val="Heading1"/>
        <w:rPr>
          <w:noProof w:val="0"/>
        </w:rPr>
      </w:pPr>
      <w:bookmarkStart w:id="13" w:name="_Toc349746853"/>
      <w:bookmarkStart w:id="14" w:name="_Toc84953476"/>
      <w:r w:rsidRPr="001B0368">
        <w:rPr>
          <w:noProof w:val="0"/>
        </w:rPr>
        <w:t>Scope</w:t>
      </w:r>
      <w:bookmarkEnd w:id="13"/>
      <w:bookmarkEnd w:id="14"/>
    </w:p>
    <w:p w14:paraId="57BDF7B1" w14:textId="632CCC59" w:rsidR="00905CCF" w:rsidRPr="001B0368" w:rsidRDefault="00FF347A" w:rsidP="004E5FCA">
      <w:pPr>
        <w:pStyle w:val="PARAGRAPH"/>
        <w:rPr>
          <w:noProof w:val="0"/>
        </w:rPr>
      </w:pPr>
      <w:r w:rsidRPr="001B0368">
        <w:rPr>
          <w:noProof w:val="0"/>
        </w:rPr>
        <w:t xml:space="preserve">This part of the OPC Unified Architecture defines an Information Model. The Information Model describes the basic infrastructure to model </w:t>
      </w:r>
      <w:r w:rsidR="00905CCF" w:rsidRPr="001B0368">
        <w:rPr>
          <w:noProof w:val="0"/>
        </w:rPr>
        <w:t>state machines.</w:t>
      </w:r>
    </w:p>
    <w:p w14:paraId="71F04EF6" w14:textId="77777777" w:rsidR="00F15F18" w:rsidRPr="001B0368" w:rsidRDefault="00F15F18" w:rsidP="004E5FCA">
      <w:pPr>
        <w:pStyle w:val="Heading1"/>
        <w:rPr>
          <w:noProof w:val="0"/>
        </w:rPr>
      </w:pPr>
      <w:bookmarkStart w:id="15" w:name="_Toc517668328"/>
      <w:bookmarkStart w:id="16" w:name="_Toc68936401"/>
      <w:bookmarkStart w:id="17" w:name="_Toc96249355"/>
      <w:bookmarkStart w:id="18" w:name="_Toc199759436"/>
      <w:bookmarkStart w:id="19" w:name="_Toc200441261"/>
      <w:bookmarkStart w:id="20" w:name="_Toc200441628"/>
      <w:bookmarkStart w:id="21" w:name="_Toc200979644"/>
      <w:bookmarkStart w:id="22" w:name="_Toc202695127"/>
      <w:bookmarkStart w:id="23" w:name="_Toc205798660"/>
      <w:bookmarkStart w:id="24" w:name="_Toc265516537"/>
      <w:bookmarkStart w:id="25" w:name="_Toc349746854"/>
      <w:bookmarkStart w:id="26" w:name="_Toc84953477"/>
      <w:r w:rsidRPr="001B0368">
        <w:rPr>
          <w:noProof w:val="0"/>
        </w:rPr>
        <w:t>Normative references</w:t>
      </w:r>
      <w:bookmarkEnd w:id="15"/>
      <w:bookmarkEnd w:id="16"/>
      <w:bookmarkEnd w:id="17"/>
      <w:bookmarkEnd w:id="18"/>
      <w:bookmarkEnd w:id="19"/>
      <w:bookmarkEnd w:id="20"/>
      <w:bookmarkEnd w:id="21"/>
      <w:bookmarkEnd w:id="22"/>
      <w:bookmarkEnd w:id="23"/>
      <w:bookmarkEnd w:id="24"/>
      <w:bookmarkEnd w:id="25"/>
      <w:bookmarkEnd w:id="26"/>
    </w:p>
    <w:p w14:paraId="142E67FA" w14:textId="6863C84E" w:rsidR="009533CC" w:rsidRPr="001B0368" w:rsidRDefault="002A7ECD" w:rsidP="004E5FCA">
      <w:pPr>
        <w:pStyle w:val="PARAGRAPH"/>
        <w:rPr>
          <w:noProof w:val="0"/>
          <w:lang w:eastAsia="ja-JP"/>
        </w:rPr>
      </w:pPr>
      <w:r w:rsidRPr="001B0368">
        <w:rPr>
          <w:noProof w:val="0"/>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and errata) applies.</w:t>
      </w:r>
    </w:p>
    <w:p w14:paraId="6C988AA9" w14:textId="270D4C72" w:rsidR="00684004" w:rsidRPr="001B0368" w:rsidRDefault="00C54C15" w:rsidP="006A6E0B">
      <w:pPr>
        <w:pStyle w:val="PARAGRAPH"/>
        <w:spacing w:before="200" w:after="100"/>
        <w:rPr>
          <w:noProof w:val="0"/>
        </w:rPr>
      </w:pPr>
      <w:bookmarkStart w:id="27" w:name="UAPart1"/>
      <w:bookmarkStart w:id="28" w:name="_Toc517600682"/>
      <w:bookmarkStart w:id="29" w:name="_Toc517668329"/>
      <w:bookmarkStart w:id="30" w:name="_Toc68936402"/>
      <w:bookmarkStart w:id="31" w:name="_Toc96249356"/>
      <w:bookmarkStart w:id="32" w:name="_Toc199759437"/>
      <w:bookmarkStart w:id="33" w:name="_Toc200441262"/>
      <w:bookmarkStart w:id="34" w:name="_Toc200441629"/>
      <w:bookmarkStart w:id="35" w:name="_Toc200979645"/>
      <w:bookmarkStart w:id="36" w:name="_Toc202695128"/>
      <w:bookmarkStart w:id="37" w:name="_Toc205798661"/>
      <w:bookmarkStart w:id="38" w:name="_Toc265516538"/>
      <w:bookmarkStart w:id="39" w:name="_Toc349746855"/>
      <w:r w:rsidRPr="001B0368">
        <w:rPr>
          <w:noProof w:val="0"/>
        </w:rPr>
        <w:t>OPC 10000-</w:t>
      </w:r>
      <w:r w:rsidR="00684004" w:rsidRPr="001B0368">
        <w:rPr>
          <w:noProof w:val="0"/>
        </w:rPr>
        <w:t>1</w:t>
      </w:r>
      <w:bookmarkEnd w:id="27"/>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1</w:t>
      </w:r>
      <w:r w:rsidRPr="001B0368">
        <w:rPr>
          <w:i/>
          <w:noProof w:val="0"/>
        </w:rPr>
        <w:t>:</w:t>
      </w:r>
      <w:r w:rsidR="00684004" w:rsidRPr="001B0368">
        <w:rPr>
          <w:i/>
          <w:noProof w:val="0"/>
        </w:rPr>
        <w:t xml:space="preserve"> Concepts</w:t>
      </w:r>
    </w:p>
    <w:p w14:paraId="330C6FE7" w14:textId="590F6999" w:rsidR="00684004" w:rsidRPr="001B0368" w:rsidRDefault="00C57605" w:rsidP="006A6E0B">
      <w:pPr>
        <w:pStyle w:val="ReferenceDocuments"/>
        <w:spacing w:before="0" w:after="0"/>
        <w:ind w:left="360"/>
        <w:rPr>
          <w:noProof w:val="0"/>
          <w:lang w:val="en-GB"/>
        </w:rPr>
      </w:pPr>
      <w:hyperlink r:id="rId27" w:history="1">
        <w:r w:rsidR="00684004" w:rsidRPr="001B0368">
          <w:rPr>
            <w:rStyle w:val="Hyperlink"/>
            <w:noProof w:val="0"/>
            <w:lang w:val="en-GB"/>
          </w:rPr>
          <w:t>http://www.opcfoundation.org/UA/Part1/</w:t>
        </w:r>
      </w:hyperlink>
    </w:p>
    <w:p w14:paraId="7F2DCA27" w14:textId="12342E5C" w:rsidR="00684004" w:rsidRPr="001B0368" w:rsidRDefault="00C54C15" w:rsidP="006A6E0B">
      <w:pPr>
        <w:pStyle w:val="PARAGRAPH"/>
        <w:spacing w:before="200" w:after="100"/>
        <w:rPr>
          <w:noProof w:val="0"/>
        </w:rPr>
      </w:pPr>
      <w:bookmarkStart w:id="40" w:name="UAPart3"/>
      <w:r w:rsidRPr="001B0368">
        <w:rPr>
          <w:noProof w:val="0"/>
        </w:rPr>
        <w:t>OPC 10000-</w:t>
      </w:r>
      <w:r w:rsidR="00684004" w:rsidRPr="001B0368">
        <w:rPr>
          <w:noProof w:val="0"/>
        </w:rPr>
        <w:t>3</w:t>
      </w:r>
      <w:bookmarkEnd w:id="40"/>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3</w:t>
      </w:r>
      <w:r w:rsidRPr="001B0368">
        <w:rPr>
          <w:i/>
          <w:noProof w:val="0"/>
        </w:rPr>
        <w:t>:</w:t>
      </w:r>
      <w:r w:rsidR="00684004" w:rsidRPr="001B0368">
        <w:rPr>
          <w:i/>
          <w:noProof w:val="0"/>
        </w:rPr>
        <w:t xml:space="preserve"> Address Space Model</w:t>
      </w:r>
    </w:p>
    <w:p w14:paraId="1AB14730" w14:textId="3F52F689" w:rsidR="00684004" w:rsidRPr="001B0368" w:rsidRDefault="00C57605" w:rsidP="006A6E0B">
      <w:pPr>
        <w:pStyle w:val="ReferenceDocuments"/>
        <w:spacing w:before="0" w:after="0"/>
        <w:ind w:left="360"/>
        <w:rPr>
          <w:noProof w:val="0"/>
          <w:lang w:val="en-GB"/>
        </w:rPr>
      </w:pPr>
      <w:hyperlink r:id="rId28" w:history="1">
        <w:r w:rsidR="00684004" w:rsidRPr="001B0368">
          <w:rPr>
            <w:rStyle w:val="Hyperlink"/>
            <w:noProof w:val="0"/>
            <w:lang w:val="en-GB"/>
          </w:rPr>
          <w:t>http://www.opcfoundation.org/UA/Part3/</w:t>
        </w:r>
      </w:hyperlink>
    </w:p>
    <w:p w14:paraId="1E04AA12" w14:textId="08C20996" w:rsidR="00684004" w:rsidRPr="001B0368" w:rsidRDefault="00C54C15" w:rsidP="006A6E0B">
      <w:pPr>
        <w:pStyle w:val="PARAGRAPH"/>
        <w:spacing w:before="200" w:after="100"/>
        <w:rPr>
          <w:noProof w:val="0"/>
        </w:rPr>
      </w:pPr>
      <w:bookmarkStart w:id="41" w:name="UAPart4"/>
      <w:r w:rsidRPr="001B0368">
        <w:rPr>
          <w:noProof w:val="0"/>
        </w:rPr>
        <w:t>OPC 10000-</w:t>
      </w:r>
      <w:r w:rsidR="00684004" w:rsidRPr="001B0368">
        <w:rPr>
          <w:noProof w:val="0"/>
        </w:rPr>
        <w:t>4</w:t>
      </w:r>
      <w:bookmarkEnd w:id="41"/>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4</w:t>
      </w:r>
      <w:r w:rsidRPr="001B0368">
        <w:rPr>
          <w:i/>
          <w:noProof w:val="0"/>
        </w:rPr>
        <w:t>:</w:t>
      </w:r>
      <w:r w:rsidR="00684004" w:rsidRPr="001B0368">
        <w:rPr>
          <w:i/>
          <w:noProof w:val="0"/>
        </w:rPr>
        <w:t xml:space="preserve"> Services</w:t>
      </w:r>
    </w:p>
    <w:p w14:paraId="33FD3FC5" w14:textId="6CC8CB72" w:rsidR="00684004" w:rsidRPr="001B0368" w:rsidRDefault="00C57605" w:rsidP="006A6E0B">
      <w:pPr>
        <w:pStyle w:val="ReferenceDocuments"/>
        <w:spacing w:before="0" w:after="0"/>
        <w:ind w:left="360"/>
        <w:rPr>
          <w:rStyle w:val="Hyperlink"/>
          <w:noProof w:val="0"/>
          <w:lang w:val="en-GB"/>
        </w:rPr>
      </w:pPr>
      <w:hyperlink r:id="rId29" w:history="1">
        <w:r w:rsidR="00684004" w:rsidRPr="001B0368">
          <w:rPr>
            <w:rStyle w:val="Hyperlink"/>
            <w:noProof w:val="0"/>
            <w:lang w:val="en-GB"/>
          </w:rPr>
          <w:t>http://www.opcfoundation.org/UA/Part4/</w:t>
        </w:r>
      </w:hyperlink>
    </w:p>
    <w:p w14:paraId="31AD66BD" w14:textId="722D5782" w:rsidR="00AA720F" w:rsidRPr="001B0368" w:rsidRDefault="00AA720F" w:rsidP="00AA720F">
      <w:pPr>
        <w:pStyle w:val="PARAGRAPH"/>
        <w:spacing w:before="200" w:after="0"/>
        <w:rPr>
          <w:noProof w:val="0"/>
        </w:rPr>
      </w:pPr>
      <w:bookmarkStart w:id="42" w:name="UAPart5"/>
      <w:r w:rsidRPr="001B0368">
        <w:rPr>
          <w:noProof w:val="0"/>
        </w:rPr>
        <w:t>OPC 10000-5</w:t>
      </w:r>
      <w:bookmarkEnd w:id="42"/>
      <w:r w:rsidRPr="001B0368">
        <w:rPr>
          <w:noProof w:val="0"/>
        </w:rPr>
        <w:t xml:space="preserve">, </w:t>
      </w:r>
      <w:r w:rsidRPr="001B0368">
        <w:rPr>
          <w:bCs/>
          <w:i/>
          <w:noProof w:val="0"/>
        </w:rPr>
        <w:fldChar w:fldCharType="begin"/>
      </w:r>
      <w:r w:rsidRPr="001B0368">
        <w:rPr>
          <w:bCs/>
          <w:i/>
          <w:noProof w:val="0"/>
        </w:rPr>
        <w:instrText xml:space="preserve"> DOCPROPERTY  Part5Desc  \* MERGEFORMAT </w:instrText>
      </w:r>
      <w:r w:rsidRPr="001B0368">
        <w:rPr>
          <w:bCs/>
          <w:i/>
          <w:noProof w:val="0"/>
        </w:rPr>
        <w:fldChar w:fldCharType="separate"/>
      </w:r>
      <w:r w:rsidR="00455359" w:rsidRPr="00455359">
        <w:rPr>
          <w:i/>
          <w:noProof w:val="0"/>
        </w:rPr>
        <w:t>OPC Unified Architecture - Part 5</w:t>
      </w:r>
      <w:r w:rsidR="00455359">
        <w:rPr>
          <w:bCs/>
          <w:i/>
          <w:noProof w:val="0"/>
        </w:rPr>
        <w:t>: Information Model</w:t>
      </w:r>
      <w:r w:rsidRPr="001B0368">
        <w:rPr>
          <w:i/>
          <w:noProof w:val="0"/>
        </w:rPr>
        <w:fldChar w:fldCharType="end"/>
      </w:r>
    </w:p>
    <w:p w14:paraId="644B3E8B" w14:textId="127859C3" w:rsidR="00AA720F" w:rsidRPr="001B0368" w:rsidRDefault="00C57605" w:rsidP="00AA720F">
      <w:pPr>
        <w:pStyle w:val="ReferenceDocuments"/>
        <w:spacing w:before="0" w:after="0"/>
        <w:ind w:left="360"/>
        <w:rPr>
          <w:noProof w:val="0"/>
          <w:lang w:val="en-GB"/>
        </w:rPr>
      </w:pPr>
      <w:hyperlink r:id="rId30" w:history="1">
        <w:r w:rsidR="00AA720F" w:rsidRPr="001B0368">
          <w:rPr>
            <w:rStyle w:val="Hyperlink"/>
            <w:noProof w:val="0"/>
            <w:lang w:val="en-GB"/>
          </w:rPr>
          <w:t>http://www.opcfoundation.org/UA/Part5/</w:t>
        </w:r>
      </w:hyperlink>
    </w:p>
    <w:p w14:paraId="15842A22" w14:textId="09EFCB63" w:rsidR="00684004" w:rsidRPr="001B0368" w:rsidRDefault="00C54C15" w:rsidP="006A6E0B">
      <w:pPr>
        <w:pStyle w:val="PARAGRAPH"/>
        <w:spacing w:before="200" w:after="100"/>
        <w:rPr>
          <w:noProof w:val="0"/>
        </w:rPr>
      </w:pPr>
      <w:bookmarkStart w:id="43" w:name="UAPart6"/>
      <w:r w:rsidRPr="001B0368">
        <w:rPr>
          <w:noProof w:val="0"/>
        </w:rPr>
        <w:t>OPC 10000-</w:t>
      </w:r>
      <w:r w:rsidR="00684004" w:rsidRPr="001B0368">
        <w:rPr>
          <w:noProof w:val="0"/>
        </w:rPr>
        <w:t>6</w:t>
      </w:r>
      <w:bookmarkEnd w:id="43"/>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6</w:t>
      </w:r>
      <w:r w:rsidRPr="001B0368">
        <w:rPr>
          <w:i/>
          <w:noProof w:val="0"/>
        </w:rPr>
        <w:t>:</w:t>
      </w:r>
      <w:r w:rsidR="00684004" w:rsidRPr="001B0368">
        <w:rPr>
          <w:i/>
          <w:noProof w:val="0"/>
        </w:rPr>
        <w:t xml:space="preserve"> Mappings</w:t>
      </w:r>
    </w:p>
    <w:p w14:paraId="0A510B5C" w14:textId="2E184D3B" w:rsidR="00684004" w:rsidRPr="001B0368" w:rsidRDefault="00C57605" w:rsidP="006A6E0B">
      <w:pPr>
        <w:pStyle w:val="ReferenceDocuments"/>
        <w:spacing w:before="0" w:after="0"/>
        <w:ind w:left="360"/>
        <w:rPr>
          <w:noProof w:val="0"/>
          <w:lang w:val="en-GB"/>
        </w:rPr>
      </w:pPr>
      <w:hyperlink r:id="rId31" w:history="1">
        <w:r w:rsidR="00684004" w:rsidRPr="001B0368">
          <w:rPr>
            <w:rStyle w:val="Hyperlink"/>
            <w:noProof w:val="0"/>
            <w:lang w:val="en-GB"/>
          </w:rPr>
          <w:t>http://www.opcfoundation.org/UA/Part6/</w:t>
        </w:r>
      </w:hyperlink>
    </w:p>
    <w:p w14:paraId="622D73F4" w14:textId="560723CF" w:rsidR="00684004" w:rsidRPr="001B0368" w:rsidRDefault="00C54C15" w:rsidP="006A6E0B">
      <w:pPr>
        <w:pStyle w:val="PARAGRAPH"/>
        <w:spacing w:before="200" w:after="100"/>
        <w:rPr>
          <w:noProof w:val="0"/>
        </w:rPr>
      </w:pPr>
      <w:bookmarkStart w:id="44" w:name="UAPart7"/>
      <w:bookmarkStart w:id="45" w:name="UAPart8"/>
      <w:r w:rsidRPr="001B0368">
        <w:rPr>
          <w:noProof w:val="0"/>
        </w:rPr>
        <w:t>OPC 10000-</w:t>
      </w:r>
      <w:r w:rsidR="00684004" w:rsidRPr="001B0368">
        <w:rPr>
          <w:noProof w:val="0"/>
        </w:rPr>
        <w:t>7</w:t>
      </w:r>
      <w:bookmarkEnd w:id="44"/>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7</w:t>
      </w:r>
      <w:r w:rsidRPr="001B0368">
        <w:rPr>
          <w:i/>
          <w:noProof w:val="0"/>
        </w:rPr>
        <w:t>:</w:t>
      </w:r>
      <w:r w:rsidR="00684004" w:rsidRPr="001B0368">
        <w:rPr>
          <w:i/>
          <w:noProof w:val="0"/>
        </w:rPr>
        <w:t xml:space="preserve"> Profiles</w:t>
      </w:r>
    </w:p>
    <w:p w14:paraId="04C645F0" w14:textId="75579D88" w:rsidR="00684004" w:rsidRPr="001B0368" w:rsidRDefault="00C57605" w:rsidP="006A6E0B">
      <w:pPr>
        <w:pStyle w:val="ReferenceDocuments"/>
        <w:spacing w:before="0" w:after="0"/>
        <w:ind w:left="360"/>
        <w:rPr>
          <w:noProof w:val="0"/>
          <w:lang w:val="en-GB"/>
        </w:rPr>
      </w:pPr>
      <w:hyperlink r:id="rId32" w:history="1">
        <w:r w:rsidR="00684004" w:rsidRPr="001B0368">
          <w:rPr>
            <w:rStyle w:val="Hyperlink"/>
            <w:noProof w:val="0"/>
            <w:lang w:val="en-GB"/>
          </w:rPr>
          <w:t>http://www.opcfoundation.org/UA/Part7/</w:t>
        </w:r>
        <w:bookmarkEnd w:id="45"/>
      </w:hyperlink>
    </w:p>
    <w:p w14:paraId="4575CA0D" w14:textId="69FFD583" w:rsidR="00684004" w:rsidRPr="001B0368" w:rsidRDefault="00C54C15" w:rsidP="006A6E0B">
      <w:pPr>
        <w:pStyle w:val="PARAGRAPH"/>
        <w:spacing w:before="200" w:after="100"/>
        <w:rPr>
          <w:noProof w:val="0"/>
        </w:rPr>
      </w:pPr>
      <w:bookmarkStart w:id="46" w:name="UAPart9"/>
      <w:r w:rsidRPr="001B0368">
        <w:rPr>
          <w:noProof w:val="0"/>
        </w:rPr>
        <w:t>OPC 10000-</w:t>
      </w:r>
      <w:r w:rsidR="00684004" w:rsidRPr="001B0368">
        <w:rPr>
          <w:noProof w:val="0"/>
        </w:rPr>
        <w:t>9</w:t>
      </w:r>
      <w:bookmarkEnd w:id="46"/>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9</w:t>
      </w:r>
      <w:r w:rsidRPr="001B0368">
        <w:rPr>
          <w:i/>
          <w:noProof w:val="0"/>
        </w:rPr>
        <w:t>:</w:t>
      </w:r>
      <w:r w:rsidR="00684004" w:rsidRPr="001B0368">
        <w:rPr>
          <w:i/>
          <w:noProof w:val="0"/>
        </w:rPr>
        <w:t xml:space="preserve"> Alarms and conditions</w:t>
      </w:r>
    </w:p>
    <w:p w14:paraId="52D52199" w14:textId="3D436716" w:rsidR="00684004" w:rsidRPr="001B0368" w:rsidRDefault="00C57605" w:rsidP="006A6E0B">
      <w:pPr>
        <w:pStyle w:val="ReferenceDocuments"/>
        <w:spacing w:before="0" w:after="0"/>
        <w:ind w:left="360"/>
        <w:rPr>
          <w:noProof w:val="0"/>
          <w:lang w:val="en-GB"/>
        </w:rPr>
      </w:pPr>
      <w:hyperlink r:id="rId33" w:history="1">
        <w:r w:rsidR="00684004" w:rsidRPr="001B0368">
          <w:rPr>
            <w:rStyle w:val="Hyperlink"/>
            <w:noProof w:val="0"/>
            <w:lang w:val="en-GB"/>
          </w:rPr>
          <w:t>http://www.opcfoundation.org/UA/Part9/</w:t>
        </w:r>
      </w:hyperlink>
    </w:p>
    <w:p w14:paraId="5576D25B" w14:textId="4E25AFCE" w:rsidR="00684004" w:rsidRPr="001B0368" w:rsidRDefault="00C54C15" w:rsidP="006A6E0B">
      <w:pPr>
        <w:pStyle w:val="PARAGRAPH"/>
        <w:spacing w:before="200" w:after="100"/>
        <w:rPr>
          <w:noProof w:val="0"/>
        </w:rPr>
      </w:pPr>
      <w:bookmarkStart w:id="47" w:name="UAPart10"/>
      <w:r w:rsidRPr="001B0368">
        <w:rPr>
          <w:noProof w:val="0"/>
        </w:rPr>
        <w:t>OPC 10000-</w:t>
      </w:r>
      <w:r w:rsidR="00684004" w:rsidRPr="001B0368">
        <w:rPr>
          <w:noProof w:val="0"/>
        </w:rPr>
        <w:t>10</w:t>
      </w:r>
      <w:bookmarkEnd w:id="47"/>
      <w:r w:rsidRPr="001B0368">
        <w:rPr>
          <w:noProof w:val="0"/>
        </w:rPr>
        <w:t>,</w:t>
      </w:r>
      <w:r w:rsidR="00684004" w:rsidRPr="001B0368">
        <w:rPr>
          <w:noProof w:val="0"/>
        </w:rPr>
        <w:t xml:space="preserve"> </w:t>
      </w:r>
      <w:r w:rsidRPr="001B0368">
        <w:rPr>
          <w:i/>
          <w:noProof w:val="0"/>
        </w:rPr>
        <w:t xml:space="preserve">OPC Unified Architecture - </w:t>
      </w:r>
      <w:r w:rsidR="00684004" w:rsidRPr="001B0368">
        <w:rPr>
          <w:i/>
          <w:noProof w:val="0"/>
        </w:rPr>
        <w:t>Part 10</w:t>
      </w:r>
      <w:r w:rsidRPr="001B0368">
        <w:rPr>
          <w:i/>
          <w:noProof w:val="0"/>
        </w:rPr>
        <w:t>:</w:t>
      </w:r>
      <w:r w:rsidR="00684004" w:rsidRPr="001B0368">
        <w:rPr>
          <w:i/>
          <w:noProof w:val="0"/>
        </w:rPr>
        <w:t xml:space="preserve"> Programs</w:t>
      </w:r>
    </w:p>
    <w:p w14:paraId="4A70DCDA" w14:textId="5DD69A6C" w:rsidR="00684004" w:rsidRPr="001B0368" w:rsidRDefault="00C57605" w:rsidP="006A6E0B">
      <w:pPr>
        <w:pStyle w:val="ReferenceDocuments"/>
        <w:spacing w:before="0" w:after="0"/>
        <w:ind w:left="360"/>
        <w:rPr>
          <w:noProof w:val="0"/>
          <w:lang w:val="en-GB"/>
        </w:rPr>
      </w:pPr>
      <w:hyperlink r:id="rId34" w:history="1">
        <w:r w:rsidR="00684004" w:rsidRPr="001B0368">
          <w:rPr>
            <w:rStyle w:val="Hyperlink"/>
            <w:noProof w:val="0"/>
            <w:lang w:val="en-GB"/>
          </w:rPr>
          <w:t>http://www.opcfoundation.org/UA/Part10/</w:t>
        </w:r>
      </w:hyperlink>
    </w:p>
    <w:p w14:paraId="70DC219A" w14:textId="67BB3B3B" w:rsidR="00F15F18" w:rsidRPr="001B0368" w:rsidRDefault="00F15F18" w:rsidP="004E5FCA">
      <w:pPr>
        <w:pStyle w:val="Heading1"/>
        <w:rPr>
          <w:noProof w:val="0"/>
        </w:rPr>
      </w:pPr>
      <w:bookmarkStart w:id="48" w:name="_Toc84953478"/>
      <w:r w:rsidRPr="001B0368">
        <w:rPr>
          <w:noProof w:val="0"/>
        </w:rPr>
        <w:t>Terms, definitions</w:t>
      </w:r>
      <w:bookmarkEnd w:id="28"/>
      <w:bookmarkEnd w:id="29"/>
      <w:bookmarkEnd w:id="30"/>
      <w:r w:rsidR="005E34C2" w:rsidRPr="001B0368">
        <w:rPr>
          <w:noProof w:val="0"/>
        </w:rPr>
        <w:t xml:space="preserve">, abbreviated </w:t>
      </w:r>
      <w:proofErr w:type="gramStart"/>
      <w:r w:rsidR="005E34C2" w:rsidRPr="001B0368">
        <w:rPr>
          <w:noProof w:val="0"/>
        </w:rPr>
        <w:t>terms</w:t>
      </w:r>
      <w:proofErr w:type="gramEnd"/>
      <w:r w:rsidRPr="001B0368">
        <w:rPr>
          <w:noProof w:val="0"/>
        </w:rPr>
        <w:t xml:space="preserve"> and conventions</w:t>
      </w:r>
      <w:bookmarkEnd w:id="31"/>
      <w:bookmarkEnd w:id="32"/>
      <w:bookmarkEnd w:id="33"/>
      <w:bookmarkEnd w:id="34"/>
      <w:bookmarkEnd w:id="35"/>
      <w:bookmarkEnd w:id="36"/>
      <w:bookmarkEnd w:id="37"/>
      <w:bookmarkEnd w:id="38"/>
      <w:bookmarkEnd w:id="39"/>
      <w:bookmarkEnd w:id="48"/>
    </w:p>
    <w:p w14:paraId="48021113" w14:textId="77777777" w:rsidR="009E3D0A" w:rsidRPr="001B0368" w:rsidRDefault="009E3D0A" w:rsidP="004E5FCA">
      <w:pPr>
        <w:pStyle w:val="Heading2"/>
        <w:rPr>
          <w:noProof w:val="0"/>
        </w:rPr>
      </w:pPr>
      <w:bookmarkStart w:id="49" w:name="_Toc472851840"/>
      <w:bookmarkStart w:id="50" w:name="_Toc520863921"/>
      <w:bookmarkStart w:id="51" w:name="_Toc304364485"/>
      <w:bookmarkStart w:id="52" w:name="_Toc316874795"/>
      <w:bookmarkStart w:id="53" w:name="_Toc316875860"/>
      <w:bookmarkStart w:id="54" w:name="_Toc316879123"/>
      <w:bookmarkStart w:id="55" w:name="_Toc324308702"/>
      <w:bookmarkStart w:id="56" w:name="_Toc324319605"/>
      <w:bookmarkStart w:id="57" w:name="_Toc348408901"/>
      <w:bookmarkStart w:id="58" w:name="_Toc353623095"/>
      <w:bookmarkStart w:id="59" w:name="_Toc353625639"/>
      <w:bookmarkStart w:id="60" w:name="_Toc353769651"/>
      <w:bookmarkStart w:id="61" w:name="_Toc353849060"/>
      <w:bookmarkStart w:id="62" w:name="_Toc353856183"/>
      <w:bookmarkStart w:id="63" w:name="_Toc353857927"/>
      <w:bookmarkStart w:id="64" w:name="_Toc354749994"/>
      <w:bookmarkStart w:id="65" w:name="_Toc354876834"/>
      <w:bookmarkStart w:id="66" w:name="_Toc354903787"/>
      <w:bookmarkStart w:id="67" w:name="_Toc354906184"/>
      <w:bookmarkStart w:id="68" w:name="_Toc356282158"/>
      <w:bookmarkStart w:id="69" w:name="_Toc356283899"/>
      <w:bookmarkStart w:id="70" w:name="_Toc356284367"/>
      <w:bookmarkStart w:id="71" w:name="_Toc371907080"/>
      <w:bookmarkStart w:id="72" w:name="_Toc372009766"/>
      <w:bookmarkStart w:id="73" w:name="_Toc372010995"/>
      <w:bookmarkStart w:id="74" w:name="_Toc415626624"/>
      <w:bookmarkStart w:id="75" w:name="_Toc472851834"/>
      <w:bookmarkStart w:id="76" w:name="_Toc520863915"/>
      <w:bookmarkStart w:id="77" w:name="_Toc1534166"/>
      <w:bookmarkStart w:id="78" w:name="_Toc68936403"/>
      <w:bookmarkStart w:id="79" w:name="_Toc81641484"/>
      <w:bookmarkStart w:id="80" w:name="_Toc82493990"/>
      <w:bookmarkStart w:id="81" w:name="_Toc158477580"/>
      <w:bookmarkStart w:id="82" w:name="_Toc211778575"/>
      <w:bookmarkStart w:id="83" w:name="_Toc211825876"/>
      <w:bookmarkStart w:id="84" w:name="_Toc273614630"/>
      <w:bookmarkStart w:id="85" w:name="_Toc311203549"/>
      <w:bookmarkStart w:id="86" w:name="_Toc323123670"/>
      <w:bookmarkStart w:id="87" w:name="_Toc349197599"/>
      <w:bookmarkStart w:id="88" w:name="_Toc349197836"/>
      <w:bookmarkStart w:id="89" w:name="_Toc349746856"/>
      <w:bookmarkStart w:id="90" w:name="_Ref157840997"/>
      <w:bookmarkStart w:id="91" w:name="_Toc199759443"/>
      <w:bookmarkStart w:id="92" w:name="_Toc200441268"/>
      <w:bookmarkStart w:id="93" w:name="_Toc200441635"/>
      <w:bookmarkStart w:id="94" w:name="_Toc200979651"/>
      <w:bookmarkStart w:id="95" w:name="_Toc202695134"/>
      <w:bookmarkStart w:id="96" w:name="_Toc205798667"/>
      <w:bookmarkStart w:id="97" w:name="_Toc214242791"/>
      <w:bookmarkStart w:id="98" w:name="_Toc265516540"/>
      <w:bookmarkStart w:id="99" w:name="_Toc84953479"/>
      <w:r w:rsidRPr="001B0368">
        <w:rPr>
          <w:noProof w:val="0"/>
        </w:rPr>
        <w:t>Terms and definitions</w:t>
      </w:r>
      <w:bookmarkStart w:id="100" w:name="_Toc273047071"/>
      <w:bookmarkStart w:id="101" w:name="_Toc273047077"/>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100"/>
      <w:bookmarkEnd w:id="101"/>
      <w:bookmarkEnd w:id="99"/>
    </w:p>
    <w:p w14:paraId="01366791" w14:textId="36A65B04" w:rsidR="004E5FCA" w:rsidRPr="001B0368" w:rsidRDefault="009E3D0A" w:rsidP="00AA720F">
      <w:pPr>
        <w:pStyle w:val="PARAGRAPH"/>
        <w:rPr>
          <w:noProof w:val="0"/>
        </w:rPr>
      </w:pPr>
      <w:r w:rsidRPr="001B0368">
        <w:rPr>
          <w:noProof w:val="0"/>
        </w:rPr>
        <w:t xml:space="preserve">For the purposes of this document, the terms and definitions given in </w:t>
      </w:r>
      <w:r w:rsidRPr="001B0368">
        <w:rPr>
          <w:noProof w:val="0"/>
        </w:rPr>
        <w:fldChar w:fldCharType="begin"/>
      </w:r>
      <w:r w:rsidRPr="001B0368">
        <w:rPr>
          <w:noProof w:val="0"/>
        </w:rPr>
        <w:instrText xml:space="preserve"> REF UAPart1 \h </w:instrText>
      </w:r>
      <w:r w:rsidRPr="001B0368">
        <w:rPr>
          <w:noProof w:val="0"/>
        </w:rPr>
      </w:r>
      <w:r w:rsidRPr="001B0368">
        <w:rPr>
          <w:noProof w:val="0"/>
        </w:rPr>
        <w:fldChar w:fldCharType="separate"/>
      </w:r>
      <w:r w:rsidR="00C57605" w:rsidRPr="001B0368">
        <w:rPr>
          <w:noProof w:val="0"/>
        </w:rPr>
        <w:t>OPC 10000-1</w:t>
      </w:r>
      <w:r w:rsidRPr="001B0368">
        <w:rPr>
          <w:noProof w:val="0"/>
        </w:rPr>
        <w:fldChar w:fldCharType="end"/>
      </w:r>
      <w:r w:rsidR="001B5132" w:rsidRPr="001B0368">
        <w:rPr>
          <w:noProof w:val="0"/>
        </w:rPr>
        <w:t>,</w:t>
      </w:r>
      <w:r w:rsidRPr="001B0368">
        <w:rPr>
          <w:noProof w:val="0"/>
        </w:rPr>
        <w:t xml:space="preserve"> </w:t>
      </w:r>
      <w:r w:rsidRPr="001B0368">
        <w:rPr>
          <w:noProof w:val="0"/>
        </w:rPr>
        <w:fldChar w:fldCharType="begin"/>
      </w:r>
      <w:r w:rsidRPr="001B0368">
        <w:rPr>
          <w:noProof w:val="0"/>
        </w:rPr>
        <w:instrText xml:space="preserve"> REF UAPart3 \h </w:instrText>
      </w:r>
      <w:r w:rsidRPr="001B0368">
        <w:rPr>
          <w:noProof w:val="0"/>
        </w:rPr>
      </w:r>
      <w:r w:rsidRPr="001B0368">
        <w:rPr>
          <w:noProof w:val="0"/>
        </w:rPr>
        <w:fldChar w:fldCharType="separate"/>
      </w:r>
      <w:r w:rsidR="00C57605" w:rsidRPr="001B0368">
        <w:rPr>
          <w:noProof w:val="0"/>
        </w:rPr>
        <w:t>OPC 10000-3</w:t>
      </w:r>
      <w:r w:rsidRPr="001B0368">
        <w:rPr>
          <w:noProof w:val="0"/>
        </w:rPr>
        <w:fldChar w:fldCharType="end"/>
      </w:r>
      <w:r w:rsidRPr="001B0368">
        <w:rPr>
          <w:noProof w:val="0"/>
        </w:rPr>
        <w:t>,</w:t>
      </w:r>
      <w:r w:rsidR="001B5132" w:rsidRPr="001B0368">
        <w:rPr>
          <w:noProof w:val="0"/>
        </w:rPr>
        <w:t xml:space="preserve"> and </w:t>
      </w:r>
      <w:r w:rsidR="00341095" w:rsidRPr="001B0368">
        <w:rPr>
          <w:noProof w:val="0"/>
        </w:rPr>
        <w:fldChar w:fldCharType="begin"/>
      </w:r>
      <w:r w:rsidR="00341095" w:rsidRPr="001B0368">
        <w:rPr>
          <w:noProof w:val="0"/>
        </w:rPr>
        <w:instrText xml:space="preserve"> REF UAPart5 \h </w:instrText>
      </w:r>
      <w:r w:rsidR="00341095" w:rsidRPr="001B0368">
        <w:rPr>
          <w:noProof w:val="0"/>
        </w:rPr>
      </w:r>
      <w:r w:rsidR="00341095" w:rsidRPr="001B0368">
        <w:rPr>
          <w:noProof w:val="0"/>
        </w:rPr>
        <w:fldChar w:fldCharType="separate"/>
      </w:r>
      <w:r w:rsidR="00C57605" w:rsidRPr="001B0368">
        <w:rPr>
          <w:noProof w:val="0"/>
        </w:rPr>
        <w:t>OPC 10000-5</w:t>
      </w:r>
      <w:r w:rsidR="00341095" w:rsidRPr="001B0368">
        <w:rPr>
          <w:noProof w:val="0"/>
        </w:rPr>
        <w:fldChar w:fldCharType="end"/>
      </w:r>
      <w:r w:rsidR="000274E1" w:rsidRPr="001B0368">
        <w:rPr>
          <w:noProof w:val="0"/>
        </w:rPr>
        <w:t xml:space="preserve"> </w:t>
      </w:r>
      <w:r w:rsidRPr="001B0368">
        <w:rPr>
          <w:noProof w:val="0"/>
        </w:rPr>
        <w:t>apply.</w:t>
      </w:r>
      <w:bookmarkStart w:id="102" w:name="_Toc349746857"/>
    </w:p>
    <w:p w14:paraId="12BC7559" w14:textId="195445AD" w:rsidR="001B5132" w:rsidRPr="001B0368" w:rsidRDefault="001B5132" w:rsidP="001B5132">
      <w:pPr>
        <w:pStyle w:val="Heading1"/>
        <w:rPr>
          <w:noProof w:val="0"/>
        </w:rPr>
      </w:pPr>
      <w:bookmarkStart w:id="103" w:name="_Toc93204841"/>
      <w:bookmarkStart w:id="104" w:name="_Toc84953480"/>
      <w:bookmarkEnd w:id="90"/>
      <w:bookmarkEnd w:id="91"/>
      <w:bookmarkEnd w:id="92"/>
      <w:bookmarkEnd w:id="93"/>
      <w:bookmarkEnd w:id="94"/>
      <w:bookmarkEnd w:id="95"/>
      <w:bookmarkEnd w:id="96"/>
      <w:bookmarkEnd w:id="97"/>
      <w:bookmarkEnd w:id="98"/>
      <w:bookmarkEnd w:id="102"/>
      <w:r w:rsidRPr="001B0368">
        <w:rPr>
          <w:noProof w:val="0"/>
        </w:rPr>
        <w:t>State Machine Model</w:t>
      </w:r>
      <w:bookmarkEnd w:id="104"/>
      <w:r w:rsidRPr="001B0368">
        <w:rPr>
          <w:noProof w:val="0"/>
        </w:rPr>
        <w:t xml:space="preserve"> </w:t>
      </w:r>
    </w:p>
    <w:p w14:paraId="62EE96F2" w14:textId="0B3FDDC1" w:rsidR="001B5132" w:rsidRPr="001B0368" w:rsidRDefault="001B5132" w:rsidP="001B5132">
      <w:pPr>
        <w:pStyle w:val="Heading2"/>
        <w:rPr>
          <w:noProof w:val="0"/>
        </w:rPr>
      </w:pPr>
      <w:bookmarkStart w:id="105" w:name="_Toc84953481"/>
      <w:r w:rsidRPr="001B0368">
        <w:rPr>
          <w:noProof w:val="0"/>
        </w:rPr>
        <w:t>General</w:t>
      </w:r>
      <w:bookmarkEnd w:id="105"/>
    </w:p>
    <w:p w14:paraId="2594154C" w14:textId="0A995B65" w:rsidR="00B90F00" w:rsidRPr="001B0368" w:rsidRDefault="00B90F00" w:rsidP="00B90F00">
      <w:pPr>
        <w:pStyle w:val="PARAGRAPH"/>
        <w:rPr>
          <w:noProof w:val="0"/>
        </w:rPr>
      </w:pPr>
      <w:r w:rsidRPr="001B0368">
        <w:rPr>
          <w:noProof w:val="0"/>
        </w:rPr>
        <w:t xml:space="preserve">This document describes the basic infrastructure to model state machines. It defines </w:t>
      </w:r>
      <w:proofErr w:type="spellStart"/>
      <w:r w:rsidRPr="001B0368">
        <w:rPr>
          <w:i/>
          <w:noProof w:val="0"/>
        </w:rPr>
        <w:t>ObjectTypes</w:t>
      </w:r>
      <w:proofErr w:type="spellEnd"/>
      <w:r w:rsidRPr="001B0368">
        <w:rPr>
          <w:noProof w:val="0"/>
        </w:rPr>
        <w:t xml:space="preserve">, </w:t>
      </w:r>
      <w:proofErr w:type="spellStart"/>
      <w:r w:rsidRPr="001B0368">
        <w:rPr>
          <w:i/>
          <w:noProof w:val="0"/>
        </w:rPr>
        <w:t>VariableTypes</w:t>
      </w:r>
      <w:proofErr w:type="spellEnd"/>
      <w:r w:rsidRPr="001B0368">
        <w:rPr>
          <w:noProof w:val="0"/>
        </w:rPr>
        <w:t xml:space="preserve"> and </w:t>
      </w:r>
      <w:proofErr w:type="spellStart"/>
      <w:r w:rsidRPr="001B0368">
        <w:rPr>
          <w:i/>
          <w:noProof w:val="0"/>
        </w:rPr>
        <w:t>ReferenceTypes</w:t>
      </w:r>
      <w:proofErr w:type="spellEnd"/>
      <w:r w:rsidRPr="001B0368">
        <w:rPr>
          <w:noProof w:val="0"/>
        </w:rPr>
        <w:t xml:space="preserve"> and explains how they should be used.</w:t>
      </w:r>
    </w:p>
    <w:p w14:paraId="3D01D95B" w14:textId="2C2DF5E2" w:rsidR="00B90F00" w:rsidRPr="001B0368" w:rsidRDefault="00B90F00" w:rsidP="00B90F00">
      <w:pPr>
        <w:pStyle w:val="PARAGRAPH"/>
        <w:rPr>
          <w:noProof w:val="0"/>
        </w:rPr>
      </w:pPr>
      <w:r w:rsidRPr="001B0368">
        <w:rPr>
          <w:noProof w:val="0"/>
        </w:rPr>
        <w:t xml:space="preserve">This document is an integral part of this standard, that is, the types defined in this document </w:t>
      </w:r>
      <w:r w:rsidR="00262D54" w:rsidRPr="001B0368">
        <w:rPr>
          <w:noProof w:val="0"/>
        </w:rPr>
        <w:t>shall</w:t>
      </w:r>
      <w:r w:rsidRPr="001B0368">
        <w:rPr>
          <w:noProof w:val="0"/>
        </w:rPr>
        <w:t xml:space="preserve"> be used as defined. However, it is not required but strongly recommended that a </w:t>
      </w:r>
      <w:r w:rsidRPr="001B0368">
        <w:rPr>
          <w:i/>
          <w:noProof w:val="0"/>
        </w:rPr>
        <w:t>Server</w:t>
      </w:r>
      <w:r w:rsidRPr="001B0368">
        <w:rPr>
          <w:noProof w:val="0"/>
        </w:rPr>
        <w:t xml:space="preserve"> </w:t>
      </w:r>
      <w:r w:rsidRPr="001B0368">
        <w:rPr>
          <w:noProof w:val="0"/>
        </w:rPr>
        <w:lastRenderedPageBreak/>
        <w:t>uses these types to expose its state machines. The defined types may be subtyped to refine their behaviour.</w:t>
      </w:r>
    </w:p>
    <w:p w14:paraId="0AFC3C3F" w14:textId="541E58EA" w:rsidR="00B90F00" w:rsidRPr="001B0368" w:rsidRDefault="00B90F00" w:rsidP="00B90F00">
      <w:pPr>
        <w:pStyle w:val="PARAGRAPH"/>
        <w:rPr>
          <w:noProof w:val="0"/>
        </w:rPr>
      </w:pPr>
      <w:r w:rsidRPr="001B0368">
        <w:rPr>
          <w:noProof w:val="0"/>
        </w:rPr>
        <w:t xml:space="preserve">When a </w:t>
      </w:r>
      <w:r w:rsidRPr="001B0368">
        <w:rPr>
          <w:i/>
          <w:noProof w:val="0"/>
        </w:rPr>
        <w:t>Server</w:t>
      </w:r>
      <w:r w:rsidRPr="001B0368">
        <w:rPr>
          <w:noProof w:val="0"/>
        </w:rPr>
        <w:t xml:space="preserve"> exposes its state machine using the types defined in this document, it might only provide a simplified view on its internal state machine, hiding for example substates or putting several internal states into one exposed state.</w:t>
      </w:r>
    </w:p>
    <w:p w14:paraId="099FFB9B" w14:textId="61715704" w:rsidR="00B90F00" w:rsidRPr="001B0368" w:rsidRDefault="00B90F00" w:rsidP="00B90F00">
      <w:pPr>
        <w:pStyle w:val="PARAGRAPH"/>
        <w:rPr>
          <w:noProof w:val="0"/>
        </w:rPr>
      </w:pPr>
      <w:r w:rsidRPr="001B0368">
        <w:rPr>
          <w:noProof w:val="0"/>
        </w:rPr>
        <w:t xml:space="preserve">The scope of the state machines described in this document is to provide an appropriate foundation for state machines needed for </w:t>
      </w:r>
      <w:r w:rsidRPr="001B0368">
        <w:rPr>
          <w:noProof w:val="0"/>
        </w:rPr>
        <w:fldChar w:fldCharType="begin"/>
      </w:r>
      <w:r w:rsidRPr="001B0368">
        <w:rPr>
          <w:noProof w:val="0"/>
        </w:rPr>
        <w:instrText xml:space="preserve"> REF UAPart9 \h </w:instrText>
      </w:r>
      <w:r w:rsidRPr="001B0368">
        <w:rPr>
          <w:noProof w:val="0"/>
        </w:rPr>
      </w:r>
      <w:r w:rsidRPr="001B0368">
        <w:rPr>
          <w:noProof w:val="0"/>
        </w:rPr>
        <w:fldChar w:fldCharType="separate"/>
      </w:r>
      <w:r w:rsidR="00C57605" w:rsidRPr="001B0368">
        <w:rPr>
          <w:noProof w:val="0"/>
        </w:rPr>
        <w:t>OPC 10000-9</w:t>
      </w:r>
      <w:r w:rsidRPr="001B0368">
        <w:rPr>
          <w:noProof w:val="0"/>
        </w:rPr>
        <w:fldChar w:fldCharType="end"/>
      </w:r>
      <w:r w:rsidRPr="001B0368">
        <w:rPr>
          <w:noProof w:val="0"/>
        </w:rPr>
        <w:t xml:space="preserve"> and </w:t>
      </w:r>
      <w:r w:rsidRPr="001B0368">
        <w:rPr>
          <w:noProof w:val="0"/>
        </w:rPr>
        <w:fldChar w:fldCharType="begin"/>
      </w:r>
      <w:r w:rsidRPr="001B0368">
        <w:rPr>
          <w:noProof w:val="0"/>
        </w:rPr>
        <w:instrText xml:space="preserve"> REF UAPart10 \h </w:instrText>
      </w:r>
      <w:r w:rsidRPr="001B0368">
        <w:rPr>
          <w:noProof w:val="0"/>
        </w:rPr>
      </w:r>
      <w:r w:rsidRPr="001B0368">
        <w:rPr>
          <w:noProof w:val="0"/>
        </w:rPr>
        <w:fldChar w:fldCharType="separate"/>
      </w:r>
      <w:r w:rsidR="00C57605" w:rsidRPr="001B0368">
        <w:rPr>
          <w:noProof w:val="0"/>
        </w:rPr>
        <w:t>OPC 10000-10</w:t>
      </w:r>
      <w:r w:rsidRPr="001B0368">
        <w:rPr>
          <w:noProof w:val="0"/>
        </w:rPr>
        <w:fldChar w:fldCharType="end"/>
      </w:r>
      <w:r w:rsidRPr="001B0368">
        <w:rPr>
          <w:noProof w:val="0"/>
        </w:rPr>
        <w:t xml:space="preserve">. It does not provide more complex functionality of a state machine like parallel states, forks and joins, history states, </w:t>
      </w:r>
      <w:proofErr w:type="gramStart"/>
      <w:r w:rsidRPr="001B0368">
        <w:rPr>
          <w:noProof w:val="0"/>
        </w:rPr>
        <w:t>choices</w:t>
      </w:r>
      <w:proofErr w:type="gramEnd"/>
      <w:r w:rsidRPr="001B0368">
        <w:rPr>
          <w:noProof w:val="0"/>
        </w:rPr>
        <w:t xml:space="preserve"> and junctions, etc. However, the base state machine defined in this </w:t>
      </w:r>
      <w:r w:rsidR="00AA720F" w:rsidRPr="001B0368">
        <w:rPr>
          <w:noProof w:val="0"/>
        </w:rPr>
        <w:t xml:space="preserve">document </w:t>
      </w:r>
      <w:r w:rsidRPr="001B0368">
        <w:rPr>
          <w:noProof w:val="0"/>
        </w:rPr>
        <w:t>can be extended to support such concepts.</w:t>
      </w:r>
    </w:p>
    <w:p w14:paraId="59841E0F" w14:textId="3800209C" w:rsidR="00B90F00" w:rsidRPr="001B0368" w:rsidRDefault="00B90F00" w:rsidP="00B90F00">
      <w:pPr>
        <w:pStyle w:val="PARAGRAPH"/>
        <w:rPr>
          <w:noProof w:val="0"/>
        </w:rPr>
      </w:pPr>
      <w:r w:rsidRPr="001B0368">
        <w:rPr>
          <w:noProof w:val="0"/>
        </w:rPr>
        <w:t xml:space="preserve">The following clauses describe examples of state machines, define state machines in the context of this </w:t>
      </w:r>
      <w:r w:rsidR="00AA720F" w:rsidRPr="001B0368">
        <w:rPr>
          <w:noProof w:val="0"/>
        </w:rPr>
        <w:t xml:space="preserve">document </w:t>
      </w:r>
      <w:r w:rsidRPr="001B0368">
        <w:rPr>
          <w:noProof w:val="0"/>
        </w:rPr>
        <w:t>and define the representation of state machines in OPC UA. Finally, some examples of state machines, represented in OPC UA, are given.</w:t>
      </w:r>
    </w:p>
    <w:p w14:paraId="4032F5F0" w14:textId="77777777" w:rsidR="00AA720F" w:rsidRPr="001B0368" w:rsidRDefault="00AA720F" w:rsidP="00AA720F">
      <w:pPr>
        <w:pStyle w:val="Heading2"/>
        <w:rPr>
          <w:noProof w:val="0"/>
        </w:rPr>
      </w:pPr>
      <w:bookmarkStart w:id="106" w:name="_Toc84953482"/>
      <w:r w:rsidRPr="001B0368">
        <w:rPr>
          <w:noProof w:val="0"/>
        </w:rPr>
        <w:t>Examples of finite state machines</w:t>
      </w:r>
      <w:bookmarkEnd w:id="106"/>
    </w:p>
    <w:p w14:paraId="7C2EEA1B" w14:textId="77777777" w:rsidR="00AA720F" w:rsidRPr="001B0368" w:rsidRDefault="00AA720F" w:rsidP="00AA720F">
      <w:pPr>
        <w:pStyle w:val="Heading3"/>
        <w:rPr>
          <w:noProof w:val="0"/>
        </w:rPr>
      </w:pPr>
      <w:bookmarkStart w:id="107" w:name="_Toc153338087"/>
      <w:bookmarkStart w:id="108" w:name="_Toc197325868"/>
      <w:bookmarkStart w:id="109" w:name="_Toc199759596"/>
      <w:bookmarkStart w:id="110" w:name="_Toc200441422"/>
      <w:bookmarkStart w:id="111" w:name="_Toc200441789"/>
      <w:bookmarkStart w:id="112" w:name="_Toc200979805"/>
      <w:bookmarkStart w:id="113" w:name="_Toc202695288"/>
      <w:bookmarkStart w:id="114" w:name="_Toc205798821"/>
      <w:bookmarkStart w:id="115" w:name="_Toc265516696"/>
      <w:bookmarkStart w:id="116" w:name="_Toc349747028"/>
      <w:bookmarkStart w:id="117" w:name="_Toc84953483"/>
      <w:r w:rsidRPr="001B0368">
        <w:rPr>
          <w:noProof w:val="0"/>
        </w:rPr>
        <w:t>Simple state machine</w:t>
      </w:r>
      <w:bookmarkEnd w:id="107"/>
      <w:bookmarkEnd w:id="108"/>
      <w:bookmarkEnd w:id="109"/>
      <w:bookmarkEnd w:id="110"/>
      <w:bookmarkEnd w:id="111"/>
      <w:bookmarkEnd w:id="112"/>
      <w:bookmarkEnd w:id="113"/>
      <w:bookmarkEnd w:id="114"/>
      <w:bookmarkEnd w:id="115"/>
      <w:bookmarkEnd w:id="116"/>
      <w:bookmarkEnd w:id="117"/>
    </w:p>
    <w:p w14:paraId="2ED7F8A8" w14:textId="77777777" w:rsidR="00AA720F" w:rsidRPr="001B0368" w:rsidRDefault="00AA720F" w:rsidP="00AA720F">
      <w:pPr>
        <w:pStyle w:val="PARAGRAPH"/>
        <w:rPr>
          <w:noProof w:val="0"/>
        </w:rPr>
      </w:pPr>
      <w:r w:rsidRPr="001B0368">
        <w:rPr>
          <w:noProof w:val="0"/>
        </w:rPr>
        <w:t>The following example provides an overview of the base features that the state machines defined in this annex will support. In the following, a more complex example is given, that also supports sub-state machines.</w:t>
      </w:r>
    </w:p>
    <w:p w14:paraId="2E6B1FC5" w14:textId="27B1BAE4" w:rsidR="00AA720F" w:rsidRPr="001B0368" w:rsidRDefault="00324B6B" w:rsidP="00AA720F">
      <w:pPr>
        <w:pStyle w:val="PARAGRAPH"/>
        <w:rPr>
          <w:noProof w:val="0"/>
        </w:rPr>
      </w:pPr>
      <w:r w:rsidRPr="001B0368">
        <w:rPr>
          <w:noProof w:val="0"/>
        </w:rPr>
        <w:fldChar w:fldCharType="begin"/>
      </w:r>
      <w:r w:rsidRPr="001B0368">
        <w:rPr>
          <w:noProof w:val="0"/>
        </w:rPr>
        <w:instrText xml:space="preserve"> REF _Ref114466674 \h </w:instrText>
      </w:r>
      <w:r w:rsidRPr="001B0368">
        <w:rPr>
          <w:noProof w:val="0"/>
        </w:rPr>
      </w:r>
      <w:r w:rsidRPr="001B0368">
        <w:rPr>
          <w:noProof w:val="0"/>
        </w:rPr>
        <w:fldChar w:fldCharType="separate"/>
      </w:r>
      <w:r w:rsidR="00C57605" w:rsidRPr="001B0368">
        <w:rPr>
          <w:noProof w:val="0"/>
        </w:rPr>
        <w:t xml:space="preserve">Figure </w:t>
      </w:r>
      <w:r w:rsidR="00C57605">
        <w:t>1</w:t>
      </w:r>
      <w:r w:rsidRPr="001B0368">
        <w:rPr>
          <w:noProof w:val="0"/>
        </w:rPr>
        <w:fldChar w:fldCharType="end"/>
      </w:r>
      <w:r w:rsidR="00AA720F" w:rsidRPr="001B0368">
        <w:rPr>
          <w:noProof w:val="0"/>
        </w:rPr>
        <w:t xml:space="preserve"> gives an overview over a simple state machine. It contains the three states "State1", "State2" and "State3". There are transitions from "State1" to "State2", "State2" to "State2", etc. Some of the transitions provide additional information </w:t>
      </w:r>
      <w:proofErr w:type="gramStart"/>
      <w:r w:rsidR="00AA720F" w:rsidRPr="001B0368">
        <w:rPr>
          <w:noProof w:val="0"/>
        </w:rPr>
        <w:t>with regard to</w:t>
      </w:r>
      <w:proofErr w:type="gramEnd"/>
      <w:r w:rsidR="00AA720F" w:rsidRPr="001B0368">
        <w:rPr>
          <w:noProof w:val="0"/>
        </w:rPr>
        <w:t xml:space="preserve"> what causes (or triggers) the transition, for example the call of "Method1" for the transition from "State1" to "State2". The effect (or action) of the transition can also be specified, for example the generation of an </w:t>
      </w:r>
      <w:r w:rsidR="00AA720F" w:rsidRPr="001B0368">
        <w:rPr>
          <w:i/>
          <w:noProof w:val="0"/>
        </w:rPr>
        <w:t>Event</w:t>
      </w:r>
      <w:r w:rsidR="00AA720F" w:rsidRPr="001B0368">
        <w:rPr>
          <w:noProof w:val="0"/>
        </w:rPr>
        <w:t xml:space="preserve"> of the "EventType1" in the same transition. The notation used to identify the cause is simply listing it on the transition, the effect is prefixed with a "/". More than one cause or effect are separated by a ",". Not every transition has to have a cause or effect, for example the transition between "State2" and "State3".</w:t>
      </w:r>
    </w:p>
    <w:p w14:paraId="5EAEA121" w14:textId="77777777" w:rsidR="00AA720F" w:rsidRPr="001B0368" w:rsidRDefault="00AA720F" w:rsidP="00AA720F">
      <w:pPr>
        <w:pStyle w:val="Figure"/>
        <w:rPr>
          <w:noProof w:val="0"/>
          <w:lang w:val="en-GB"/>
        </w:rPr>
      </w:pPr>
      <w:r w:rsidRPr="001B0368">
        <w:rPr>
          <w:lang w:val="en-GB" w:eastAsia="en-US"/>
        </w:rPr>
        <w:drawing>
          <wp:inline distT="0" distB="0" distL="0" distR="0" wp14:anchorId="65A377E9" wp14:editId="4B3C08D9">
            <wp:extent cx="4508500" cy="2590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8500" cy="2590800"/>
                    </a:xfrm>
                    <a:prstGeom prst="rect">
                      <a:avLst/>
                    </a:prstGeom>
                    <a:noFill/>
                    <a:ln w="6350" cmpd="sng">
                      <a:solidFill>
                        <a:srgbClr val="000000"/>
                      </a:solidFill>
                      <a:miter lim="800000"/>
                      <a:headEnd/>
                      <a:tailEnd/>
                    </a:ln>
                    <a:effectLst/>
                  </pic:spPr>
                </pic:pic>
              </a:graphicData>
            </a:graphic>
          </wp:inline>
        </w:drawing>
      </w:r>
    </w:p>
    <w:p w14:paraId="6B5DBCDF" w14:textId="22FF5CC8" w:rsidR="00713EB6" w:rsidRPr="001B0368" w:rsidRDefault="00713EB6" w:rsidP="00713EB6">
      <w:pPr>
        <w:pStyle w:val="FIGURE-title"/>
        <w:rPr>
          <w:noProof w:val="0"/>
        </w:rPr>
      </w:pPr>
      <w:bookmarkStart w:id="118" w:name="_Ref114466674"/>
      <w:bookmarkStart w:id="119" w:name="_Toc197879723"/>
      <w:bookmarkStart w:id="120" w:name="_Toc199149502"/>
      <w:bookmarkStart w:id="121" w:name="_Toc199160169"/>
      <w:bookmarkStart w:id="122" w:name="_Toc199738393"/>
      <w:bookmarkStart w:id="123" w:name="_Toc199739373"/>
      <w:bookmarkStart w:id="124" w:name="_Toc200979977"/>
      <w:bookmarkStart w:id="125" w:name="_Toc202693718"/>
      <w:bookmarkStart w:id="126" w:name="_Toc202699735"/>
      <w:bookmarkStart w:id="127" w:name="_Toc249940075"/>
      <w:bookmarkStart w:id="128" w:name="_Toc365441288"/>
      <w:bookmarkStart w:id="129" w:name="_Toc12964050"/>
      <w:bookmarkStart w:id="130" w:name="_Toc532354024"/>
      <w:bookmarkStart w:id="131" w:name="_Toc19334504"/>
      <w:bookmarkStart w:id="132" w:name="_Ref158390023"/>
      <w:bookmarkStart w:id="133" w:name="_Toc140033423"/>
      <w:bookmarkStart w:id="134" w:name="_Toc153338107"/>
      <w:bookmarkStart w:id="135" w:name="_Toc197325917"/>
      <w:bookmarkStart w:id="136" w:name="_Toc199759632"/>
      <w:bookmarkStart w:id="137" w:name="_Toc200441458"/>
      <w:bookmarkStart w:id="138" w:name="_Toc200441825"/>
      <w:bookmarkStart w:id="139" w:name="_Toc200979841"/>
      <w:bookmarkStart w:id="140" w:name="_Toc202695324"/>
      <w:bookmarkStart w:id="141" w:name="_Toc265516733"/>
      <w:bookmarkStart w:id="142" w:name="_Toc332195649"/>
      <w:bookmarkStart w:id="143" w:name="_Toc84953520"/>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w:t>
      </w:r>
      <w:r w:rsidRPr="001B0368">
        <w:rPr>
          <w:noProof w:val="0"/>
        </w:rPr>
        <w:fldChar w:fldCharType="end"/>
      </w:r>
      <w:bookmarkEnd w:id="118"/>
      <w:r w:rsidRPr="001B0368">
        <w:rPr>
          <w:noProof w:val="0"/>
        </w:rPr>
        <w:t xml:space="preserve"> – </w:t>
      </w:r>
      <w:bookmarkEnd w:id="119"/>
      <w:bookmarkEnd w:id="120"/>
      <w:bookmarkEnd w:id="121"/>
      <w:bookmarkEnd w:id="122"/>
      <w:bookmarkEnd w:id="123"/>
      <w:bookmarkEnd w:id="124"/>
      <w:bookmarkEnd w:id="125"/>
      <w:bookmarkEnd w:id="126"/>
      <w:bookmarkEnd w:id="127"/>
      <w:bookmarkEnd w:id="128"/>
      <w:bookmarkEnd w:id="129"/>
      <w:bookmarkEnd w:id="130"/>
      <w:bookmarkEnd w:id="131"/>
      <w:r w:rsidR="003951CF" w:rsidRPr="001B0368">
        <w:rPr>
          <w:noProof w:val="0"/>
        </w:rPr>
        <w:t>Example of a simple state machine</w:t>
      </w:r>
      <w:bookmarkEnd w:id="143"/>
    </w:p>
    <w:bookmarkEnd w:id="132"/>
    <w:bookmarkEnd w:id="133"/>
    <w:bookmarkEnd w:id="134"/>
    <w:bookmarkEnd w:id="135"/>
    <w:bookmarkEnd w:id="136"/>
    <w:bookmarkEnd w:id="137"/>
    <w:bookmarkEnd w:id="138"/>
    <w:bookmarkEnd w:id="139"/>
    <w:bookmarkEnd w:id="140"/>
    <w:bookmarkEnd w:id="141"/>
    <w:bookmarkEnd w:id="142"/>
    <w:p w14:paraId="7BC3D063" w14:textId="77777777" w:rsidR="00AA720F" w:rsidRPr="001B0368" w:rsidRDefault="00AA720F" w:rsidP="00AA720F">
      <w:pPr>
        <w:pStyle w:val="PARAGRAPH"/>
        <w:rPr>
          <w:noProof w:val="0"/>
        </w:rPr>
      </w:pPr>
      <w:r w:rsidRPr="001B0368">
        <w:rPr>
          <w:noProof w:val="0"/>
        </w:rPr>
        <w:t xml:space="preserve">For simplicity, the state machines described in this annex will only support causes in form of specifying </w:t>
      </w:r>
      <w:r w:rsidRPr="001B0368">
        <w:rPr>
          <w:i/>
          <w:noProof w:val="0"/>
        </w:rPr>
        <w:t>Methods</w:t>
      </w:r>
      <w:r w:rsidRPr="001B0368">
        <w:rPr>
          <w:noProof w:val="0"/>
        </w:rPr>
        <w:t xml:space="preserve"> that have to be called and effects in form of </w:t>
      </w:r>
      <w:proofErr w:type="spellStart"/>
      <w:r w:rsidRPr="001B0368">
        <w:rPr>
          <w:i/>
          <w:noProof w:val="0"/>
        </w:rPr>
        <w:t>EventTypes</w:t>
      </w:r>
      <w:proofErr w:type="spellEnd"/>
      <w:r w:rsidRPr="001B0368">
        <w:rPr>
          <w:noProof w:val="0"/>
        </w:rPr>
        <w:t xml:space="preserve"> of </w:t>
      </w:r>
      <w:r w:rsidRPr="001B0368">
        <w:rPr>
          <w:i/>
          <w:noProof w:val="0"/>
        </w:rPr>
        <w:t>Events</w:t>
      </w:r>
      <w:r w:rsidRPr="001B0368">
        <w:rPr>
          <w:noProof w:val="0"/>
        </w:rPr>
        <w:t xml:space="preserve"> that are generated. However, the defined infrastructure allows extending this to support additional different causes and effects.</w:t>
      </w:r>
    </w:p>
    <w:p w14:paraId="221E5430" w14:textId="77777777" w:rsidR="00AA720F" w:rsidRPr="001B0368" w:rsidRDefault="00AA720F" w:rsidP="00AA720F">
      <w:pPr>
        <w:pStyle w:val="Heading3"/>
        <w:rPr>
          <w:noProof w:val="0"/>
        </w:rPr>
      </w:pPr>
      <w:bookmarkStart w:id="144" w:name="_Toc153338088"/>
      <w:bookmarkStart w:id="145" w:name="_Toc197325869"/>
      <w:bookmarkStart w:id="146" w:name="_Toc199759597"/>
      <w:bookmarkStart w:id="147" w:name="_Toc200441423"/>
      <w:bookmarkStart w:id="148" w:name="_Toc200441790"/>
      <w:bookmarkStart w:id="149" w:name="_Toc200979806"/>
      <w:bookmarkStart w:id="150" w:name="_Toc202695289"/>
      <w:bookmarkStart w:id="151" w:name="_Toc205798822"/>
      <w:bookmarkStart w:id="152" w:name="_Toc265516697"/>
      <w:bookmarkStart w:id="153" w:name="_Toc349747029"/>
      <w:bookmarkStart w:id="154" w:name="_Toc84953484"/>
      <w:r w:rsidRPr="001B0368">
        <w:rPr>
          <w:noProof w:val="0"/>
        </w:rPr>
        <w:lastRenderedPageBreak/>
        <w:t>State machine containing substates</w:t>
      </w:r>
      <w:bookmarkEnd w:id="144"/>
      <w:bookmarkEnd w:id="145"/>
      <w:bookmarkEnd w:id="146"/>
      <w:bookmarkEnd w:id="147"/>
      <w:bookmarkEnd w:id="148"/>
      <w:bookmarkEnd w:id="149"/>
      <w:bookmarkEnd w:id="150"/>
      <w:bookmarkEnd w:id="151"/>
      <w:bookmarkEnd w:id="152"/>
      <w:bookmarkEnd w:id="153"/>
      <w:bookmarkEnd w:id="154"/>
    </w:p>
    <w:p w14:paraId="00907069" w14:textId="2268FB5F" w:rsidR="00AA720F" w:rsidRPr="001B0368" w:rsidRDefault="00EA05EE" w:rsidP="00AA720F">
      <w:pPr>
        <w:pStyle w:val="PARAGRAPH"/>
        <w:rPr>
          <w:noProof w:val="0"/>
        </w:rPr>
      </w:pPr>
      <w:r w:rsidRPr="001B0368">
        <w:rPr>
          <w:noProof w:val="0"/>
        </w:rPr>
        <w:fldChar w:fldCharType="begin"/>
      </w:r>
      <w:r w:rsidRPr="001B0368">
        <w:rPr>
          <w:noProof w:val="0"/>
        </w:rPr>
        <w:instrText xml:space="preserve"> REF _Ref33077681 \h </w:instrText>
      </w:r>
      <w:r w:rsidRPr="001B0368">
        <w:rPr>
          <w:noProof w:val="0"/>
        </w:rPr>
      </w:r>
      <w:r w:rsidRPr="001B0368">
        <w:rPr>
          <w:noProof w:val="0"/>
        </w:rPr>
        <w:fldChar w:fldCharType="separate"/>
      </w:r>
      <w:r w:rsidR="00C57605" w:rsidRPr="001B0368">
        <w:rPr>
          <w:noProof w:val="0"/>
        </w:rPr>
        <w:t xml:space="preserve">Figure </w:t>
      </w:r>
      <w:r w:rsidR="00C57605">
        <w:t>2</w:t>
      </w:r>
      <w:r w:rsidRPr="001B0368">
        <w:rPr>
          <w:noProof w:val="0"/>
        </w:rPr>
        <w:fldChar w:fldCharType="end"/>
      </w:r>
      <w:r w:rsidRPr="001B0368">
        <w:rPr>
          <w:noProof w:val="0"/>
        </w:rPr>
        <w:t xml:space="preserve"> </w:t>
      </w:r>
      <w:r w:rsidR="00AA720F" w:rsidRPr="001B0368">
        <w:rPr>
          <w:noProof w:val="0"/>
        </w:rPr>
        <w:t>shows an example of a state machine where "State6" is a sub-state-machine. This means, that when the overall state machine is in State6, this state can be distinguished to be in the sub-states "State7" or "State8". Sub-state-machines can be nested, that is, "State7" could be another sub-state-machine.</w:t>
      </w:r>
    </w:p>
    <w:p w14:paraId="40351DBF" w14:textId="77777777" w:rsidR="00AA720F" w:rsidRPr="001B0368" w:rsidRDefault="00AA720F" w:rsidP="00AA720F">
      <w:pPr>
        <w:pStyle w:val="Figure"/>
        <w:rPr>
          <w:noProof w:val="0"/>
          <w:lang w:val="en-GB"/>
        </w:rPr>
      </w:pPr>
      <w:r w:rsidRPr="001B0368">
        <w:rPr>
          <w:lang w:val="en-GB" w:eastAsia="en-US"/>
        </w:rPr>
        <w:drawing>
          <wp:inline distT="0" distB="0" distL="0" distR="0" wp14:anchorId="592C598D" wp14:editId="15746592">
            <wp:extent cx="4006850" cy="358140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6850" cy="3581400"/>
                    </a:xfrm>
                    <a:prstGeom prst="rect">
                      <a:avLst/>
                    </a:prstGeom>
                    <a:noFill/>
                    <a:ln w="6350" cmpd="sng">
                      <a:solidFill>
                        <a:srgbClr val="000000"/>
                      </a:solidFill>
                      <a:miter lim="800000"/>
                      <a:headEnd/>
                      <a:tailEnd/>
                    </a:ln>
                    <a:effectLst/>
                  </pic:spPr>
                </pic:pic>
              </a:graphicData>
            </a:graphic>
          </wp:inline>
        </w:drawing>
      </w:r>
    </w:p>
    <w:p w14:paraId="50C30BAB" w14:textId="05F17CBE" w:rsidR="00AA720F" w:rsidRPr="001B0368" w:rsidRDefault="003951CF" w:rsidP="00AA720F">
      <w:pPr>
        <w:pStyle w:val="FIGURE-title"/>
        <w:rPr>
          <w:noProof w:val="0"/>
        </w:rPr>
      </w:pPr>
      <w:bookmarkStart w:id="155" w:name="_Ref33077681"/>
      <w:bookmarkStart w:id="156" w:name="_Toc153338108"/>
      <w:bookmarkStart w:id="157" w:name="_Toc197325918"/>
      <w:bookmarkStart w:id="158" w:name="_Toc199759633"/>
      <w:bookmarkStart w:id="159" w:name="_Toc200441459"/>
      <w:bookmarkStart w:id="160" w:name="_Toc200441826"/>
      <w:bookmarkStart w:id="161" w:name="_Toc200979842"/>
      <w:bookmarkStart w:id="162" w:name="_Toc202695325"/>
      <w:bookmarkStart w:id="163" w:name="_Toc265516734"/>
      <w:bookmarkStart w:id="164" w:name="_Toc332195650"/>
      <w:bookmarkStart w:id="165" w:name="_Toc84953521"/>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2</w:t>
      </w:r>
      <w:r w:rsidRPr="001B0368">
        <w:rPr>
          <w:noProof w:val="0"/>
        </w:rPr>
        <w:fldChar w:fldCharType="end"/>
      </w:r>
      <w:bookmarkEnd w:id="155"/>
      <w:r w:rsidRPr="001B0368">
        <w:rPr>
          <w:noProof w:val="0"/>
        </w:rPr>
        <w:t xml:space="preserve"> – </w:t>
      </w:r>
      <w:r w:rsidR="00AA720F" w:rsidRPr="001B0368">
        <w:rPr>
          <w:noProof w:val="0"/>
        </w:rPr>
        <w:t>Example of a state machine having a sub-machine</w:t>
      </w:r>
      <w:bookmarkEnd w:id="156"/>
      <w:bookmarkEnd w:id="157"/>
      <w:bookmarkEnd w:id="158"/>
      <w:bookmarkEnd w:id="159"/>
      <w:bookmarkEnd w:id="160"/>
      <w:bookmarkEnd w:id="161"/>
      <w:bookmarkEnd w:id="162"/>
      <w:bookmarkEnd w:id="163"/>
      <w:bookmarkEnd w:id="164"/>
      <w:bookmarkEnd w:id="165"/>
    </w:p>
    <w:p w14:paraId="0D748739" w14:textId="0D6CD053" w:rsidR="00BD781A" w:rsidRPr="001B0368" w:rsidRDefault="002F33C7" w:rsidP="00BD781A">
      <w:pPr>
        <w:pStyle w:val="Heading2"/>
        <w:rPr>
          <w:noProof w:val="0"/>
        </w:rPr>
      </w:pPr>
      <w:bookmarkStart w:id="166" w:name="_Toc84953485"/>
      <w:r w:rsidRPr="001B0368">
        <w:rPr>
          <w:noProof w:val="0"/>
        </w:rPr>
        <w:t>Definition of state machine</w:t>
      </w:r>
      <w:bookmarkEnd w:id="166"/>
    </w:p>
    <w:p w14:paraId="73078135" w14:textId="27C1CA8D" w:rsidR="002F33C7" w:rsidRPr="001B0368" w:rsidRDefault="002F33C7" w:rsidP="002F33C7">
      <w:pPr>
        <w:pStyle w:val="PARAGRAPH"/>
        <w:rPr>
          <w:noProof w:val="0"/>
        </w:rPr>
      </w:pPr>
      <w:r w:rsidRPr="001B0368">
        <w:rPr>
          <w:noProof w:val="0"/>
        </w:rPr>
        <w:t xml:space="preserve">The infrastructure of state machines defined in this annex only deals with the basics of state machines needed to support </w:t>
      </w:r>
      <w:r w:rsidRPr="001B0368">
        <w:rPr>
          <w:noProof w:val="0"/>
        </w:rPr>
        <w:fldChar w:fldCharType="begin"/>
      </w:r>
      <w:r w:rsidRPr="001B0368">
        <w:rPr>
          <w:noProof w:val="0"/>
        </w:rPr>
        <w:instrText xml:space="preserve"> REF UAPart9 \h </w:instrText>
      </w:r>
      <w:r w:rsidRPr="001B0368">
        <w:rPr>
          <w:noProof w:val="0"/>
        </w:rPr>
      </w:r>
      <w:r w:rsidRPr="001B0368">
        <w:rPr>
          <w:noProof w:val="0"/>
        </w:rPr>
        <w:fldChar w:fldCharType="separate"/>
      </w:r>
      <w:r w:rsidR="00C57605" w:rsidRPr="001B0368">
        <w:rPr>
          <w:noProof w:val="0"/>
        </w:rPr>
        <w:t>OPC 10000-9</w:t>
      </w:r>
      <w:r w:rsidRPr="001B0368">
        <w:rPr>
          <w:noProof w:val="0"/>
        </w:rPr>
        <w:fldChar w:fldCharType="end"/>
      </w:r>
      <w:r w:rsidRPr="001B0368">
        <w:rPr>
          <w:noProof w:val="0"/>
        </w:rPr>
        <w:t xml:space="preserve"> and </w:t>
      </w:r>
      <w:r w:rsidRPr="001B0368">
        <w:rPr>
          <w:noProof w:val="0"/>
        </w:rPr>
        <w:fldChar w:fldCharType="begin"/>
      </w:r>
      <w:r w:rsidRPr="001B0368">
        <w:rPr>
          <w:noProof w:val="0"/>
        </w:rPr>
        <w:instrText xml:space="preserve"> REF UAPart10 \h </w:instrText>
      </w:r>
      <w:r w:rsidRPr="001B0368">
        <w:rPr>
          <w:noProof w:val="0"/>
        </w:rPr>
      </w:r>
      <w:r w:rsidRPr="001B0368">
        <w:rPr>
          <w:noProof w:val="0"/>
        </w:rPr>
        <w:fldChar w:fldCharType="separate"/>
      </w:r>
      <w:r w:rsidR="00C57605" w:rsidRPr="001B0368">
        <w:rPr>
          <w:noProof w:val="0"/>
        </w:rPr>
        <w:t>OPC 10000-10</w:t>
      </w:r>
      <w:r w:rsidRPr="001B0368">
        <w:rPr>
          <w:noProof w:val="0"/>
        </w:rPr>
        <w:fldChar w:fldCharType="end"/>
      </w:r>
      <w:r w:rsidRPr="001B0368">
        <w:rPr>
          <w:noProof w:val="0"/>
        </w:rPr>
        <w:t>. The intention is to keep the basic simple but extensible.</w:t>
      </w:r>
    </w:p>
    <w:p w14:paraId="01F4CEE9" w14:textId="77777777" w:rsidR="002F33C7" w:rsidRPr="001B0368" w:rsidRDefault="002F33C7" w:rsidP="002F33C7">
      <w:pPr>
        <w:pStyle w:val="PARAGRAPH"/>
        <w:rPr>
          <w:noProof w:val="0"/>
        </w:rPr>
      </w:pPr>
      <w:r w:rsidRPr="001B0368">
        <w:rPr>
          <w:noProof w:val="0"/>
        </w:rPr>
        <w:t xml:space="preserve">For the state machines defined in this annex we assume that state machines are </w:t>
      </w:r>
      <w:proofErr w:type="gramStart"/>
      <w:r w:rsidRPr="001B0368">
        <w:rPr>
          <w:noProof w:val="0"/>
        </w:rPr>
        <w:t>typed</w:t>
      </w:r>
      <w:proofErr w:type="gramEnd"/>
      <w:r w:rsidRPr="001B0368">
        <w:rPr>
          <w:noProof w:val="0"/>
        </w:rPr>
        <w:t xml:space="preserve"> and instances of a type have their states and semantics specified by the type. For some types, this means that the states and transitions are fixed. For other types the states and transitions may be dynamic or unknown. A state machine where all the states are specified explicitly by the type is called a finite state machine.</w:t>
      </w:r>
    </w:p>
    <w:p w14:paraId="27B26F7A" w14:textId="3A3E5DA6" w:rsidR="002F33C7" w:rsidRPr="001B0368" w:rsidRDefault="001E429E" w:rsidP="002F33C7">
      <w:pPr>
        <w:pStyle w:val="PARAGRAPH"/>
        <w:rPr>
          <w:noProof w:val="0"/>
        </w:rPr>
      </w:pPr>
      <w:r w:rsidRPr="001B0368">
        <w:rPr>
          <w:noProof w:val="0"/>
        </w:rPr>
        <w:t>Therefore,</w:t>
      </w:r>
      <w:r w:rsidR="002F33C7" w:rsidRPr="001B0368">
        <w:rPr>
          <w:noProof w:val="0"/>
        </w:rPr>
        <w:t xml:space="preserve"> we distinguish between </w:t>
      </w:r>
      <w:proofErr w:type="spellStart"/>
      <w:r w:rsidR="002F33C7" w:rsidRPr="001B0368">
        <w:rPr>
          <w:i/>
          <w:noProof w:val="0"/>
        </w:rPr>
        <w:t>StateMachineType</w:t>
      </w:r>
      <w:proofErr w:type="spellEnd"/>
      <w:r w:rsidR="002F33C7" w:rsidRPr="001B0368">
        <w:rPr>
          <w:noProof w:val="0"/>
        </w:rPr>
        <w:t xml:space="preserve"> and </w:t>
      </w:r>
      <w:proofErr w:type="spellStart"/>
      <w:r w:rsidR="002F33C7" w:rsidRPr="001B0368">
        <w:rPr>
          <w:i/>
          <w:noProof w:val="0"/>
        </w:rPr>
        <w:t>StateMachine</w:t>
      </w:r>
      <w:proofErr w:type="spellEnd"/>
      <w:r w:rsidR="002F33C7" w:rsidRPr="001B0368">
        <w:rPr>
          <w:noProof w:val="0"/>
        </w:rPr>
        <w:t xml:space="preserve"> and their subtypes like </w:t>
      </w:r>
      <w:proofErr w:type="spellStart"/>
      <w:r w:rsidR="002F33C7" w:rsidRPr="001B0368">
        <w:rPr>
          <w:i/>
          <w:noProof w:val="0"/>
        </w:rPr>
        <w:t>FiniteStateMachineType</w:t>
      </w:r>
      <w:proofErr w:type="spellEnd"/>
      <w:r w:rsidR="002F33C7" w:rsidRPr="001B0368">
        <w:rPr>
          <w:noProof w:val="0"/>
        </w:rPr>
        <w:t xml:space="preserve">. The </w:t>
      </w:r>
      <w:proofErr w:type="spellStart"/>
      <w:r w:rsidR="002F33C7" w:rsidRPr="001B0368">
        <w:rPr>
          <w:i/>
          <w:noProof w:val="0"/>
        </w:rPr>
        <w:t>StateMachineType</w:t>
      </w:r>
      <w:proofErr w:type="spellEnd"/>
      <w:r w:rsidR="002F33C7" w:rsidRPr="001B0368">
        <w:rPr>
          <w:noProof w:val="0"/>
        </w:rPr>
        <w:t xml:space="preserve"> specifies a description of the state machine, that is, its states, transitions, etc., whereas the </w:t>
      </w:r>
      <w:proofErr w:type="spellStart"/>
      <w:r w:rsidR="002F33C7" w:rsidRPr="001B0368">
        <w:rPr>
          <w:i/>
          <w:noProof w:val="0"/>
        </w:rPr>
        <w:t>StateMachine</w:t>
      </w:r>
      <w:proofErr w:type="spellEnd"/>
      <w:r w:rsidR="002F33C7" w:rsidRPr="001B0368">
        <w:rPr>
          <w:noProof w:val="0"/>
        </w:rPr>
        <w:t xml:space="preserve"> is an instance of the </w:t>
      </w:r>
      <w:proofErr w:type="spellStart"/>
      <w:r w:rsidR="002F33C7" w:rsidRPr="001B0368">
        <w:rPr>
          <w:i/>
          <w:noProof w:val="0"/>
        </w:rPr>
        <w:t>StateMachineType</w:t>
      </w:r>
      <w:proofErr w:type="spellEnd"/>
      <w:r w:rsidR="002F33C7" w:rsidRPr="001B0368">
        <w:rPr>
          <w:noProof w:val="0"/>
        </w:rPr>
        <w:t xml:space="preserve"> and only contains the current state.</w:t>
      </w:r>
    </w:p>
    <w:p w14:paraId="036B62F5" w14:textId="77777777" w:rsidR="002F33C7" w:rsidRPr="001B0368" w:rsidRDefault="002F33C7" w:rsidP="002F33C7">
      <w:pPr>
        <w:pStyle w:val="PARAGRAPH"/>
        <w:rPr>
          <w:noProof w:val="0"/>
        </w:rPr>
      </w:pPr>
      <w:r w:rsidRPr="001B0368">
        <w:rPr>
          <w:noProof w:val="0"/>
        </w:rPr>
        <w:t xml:space="preserve">Each </w:t>
      </w:r>
      <w:proofErr w:type="spellStart"/>
      <w:r w:rsidRPr="001B0368">
        <w:rPr>
          <w:i/>
          <w:noProof w:val="0"/>
        </w:rPr>
        <w:t>StateMachine</w:t>
      </w:r>
      <w:proofErr w:type="spellEnd"/>
      <w:r w:rsidRPr="001B0368">
        <w:rPr>
          <w:noProof w:val="0"/>
        </w:rPr>
        <w:t xml:space="preserve"> contains information about the current state. If the </w:t>
      </w:r>
      <w:proofErr w:type="spellStart"/>
      <w:r w:rsidRPr="001B0368">
        <w:rPr>
          <w:i/>
          <w:noProof w:val="0"/>
        </w:rPr>
        <w:t>StateMachineType</w:t>
      </w:r>
      <w:proofErr w:type="spellEnd"/>
      <w:r w:rsidRPr="001B0368">
        <w:rPr>
          <w:noProof w:val="0"/>
        </w:rPr>
        <w:t xml:space="preserve"> has </w:t>
      </w:r>
      <w:proofErr w:type="spellStart"/>
      <w:r w:rsidRPr="001B0368">
        <w:rPr>
          <w:i/>
          <w:noProof w:val="0"/>
        </w:rPr>
        <w:t>SubStateMachines</w:t>
      </w:r>
      <w:proofErr w:type="spellEnd"/>
      <w:r w:rsidRPr="001B0368">
        <w:rPr>
          <w:noProof w:val="0"/>
        </w:rPr>
        <w:t xml:space="preserve">, the </w:t>
      </w:r>
      <w:proofErr w:type="spellStart"/>
      <w:r w:rsidRPr="001B0368">
        <w:rPr>
          <w:i/>
          <w:noProof w:val="0"/>
        </w:rPr>
        <w:t>StateMachine</w:t>
      </w:r>
      <w:proofErr w:type="spellEnd"/>
      <w:r w:rsidRPr="001B0368">
        <w:rPr>
          <w:noProof w:val="0"/>
        </w:rPr>
        <w:t xml:space="preserve"> also contains information about the current state of the </w:t>
      </w:r>
      <w:proofErr w:type="spellStart"/>
      <w:r w:rsidRPr="001B0368">
        <w:rPr>
          <w:i/>
          <w:noProof w:val="0"/>
        </w:rPr>
        <w:t>SubStateMachines</w:t>
      </w:r>
      <w:proofErr w:type="spellEnd"/>
      <w:r w:rsidRPr="001B0368">
        <w:rPr>
          <w:noProof w:val="0"/>
        </w:rPr>
        <w:t xml:space="preserve">. </w:t>
      </w:r>
      <w:proofErr w:type="spellStart"/>
      <w:r w:rsidRPr="001B0368">
        <w:rPr>
          <w:i/>
          <w:noProof w:val="0"/>
        </w:rPr>
        <w:t>StateMachines</w:t>
      </w:r>
      <w:proofErr w:type="spellEnd"/>
      <w:r w:rsidRPr="001B0368">
        <w:rPr>
          <w:noProof w:val="0"/>
        </w:rPr>
        <w:t xml:space="preserve"> which have their states completely defined by the type are instances of a </w:t>
      </w:r>
      <w:proofErr w:type="spellStart"/>
      <w:r w:rsidRPr="001B0368">
        <w:rPr>
          <w:i/>
          <w:noProof w:val="0"/>
        </w:rPr>
        <w:t>FiniteStateMachineType</w:t>
      </w:r>
      <w:proofErr w:type="spellEnd"/>
      <w:r w:rsidRPr="001B0368">
        <w:rPr>
          <w:noProof w:val="0"/>
        </w:rPr>
        <w:t>.</w:t>
      </w:r>
    </w:p>
    <w:p w14:paraId="49C00DFF" w14:textId="77777777" w:rsidR="002F33C7" w:rsidRPr="001B0368" w:rsidRDefault="002F33C7" w:rsidP="002F33C7">
      <w:pPr>
        <w:pStyle w:val="PARAGRAPH"/>
        <w:rPr>
          <w:noProof w:val="0"/>
        </w:rPr>
      </w:pPr>
      <w:r w:rsidRPr="001B0368">
        <w:rPr>
          <w:noProof w:val="0"/>
        </w:rPr>
        <w:t xml:space="preserve">Each </w:t>
      </w:r>
      <w:proofErr w:type="spellStart"/>
      <w:r w:rsidRPr="001B0368">
        <w:rPr>
          <w:i/>
          <w:noProof w:val="0"/>
        </w:rPr>
        <w:t>FiniteStateMachineType</w:t>
      </w:r>
      <w:proofErr w:type="spellEnd"/>
      <w:r w:rsidRPr="001B0368">
        <w:rPr>
          <w:noProof w:val="0"/>
        </w:rPr>
        <w:t xml:space="preserve"> has one or more </w:t>
      </w:r>
      <w:r w:rsidRPr="001B0368">
        <w:rPr>
          <w:i/>
          <w:noProof w:val="0"/>
        </w:rPr>
        <w:t>States</w:t>
      </w:r>
      <w:r w:rsidRPr="001B0368">
        <w:rPr>
          <w:noProof w:val="0"/>
        </w:rPr>
        <w:t xml:space="preserve">. For simplicity, we do not distinguish between different </w:t>
      </w:r>
      <w:r w:rsidRPr="001B0368">
        <w:rPr>
          <w:i/>
          <w:noProof w:val="0"/>
        </w:rPr>
        <w:t>States</w:t>
      </w:r>
      <w:r w:rsidRPr="001B0368">
        <w:rPr>
          <w:noProof w:val="0"/>
        </w:rPr>
        <w:t xml:space="preserve"> like the start or the end states.</w:t>
      </w:r>
    </w:p>
    <w:p w14:paraId="67E5C3EE" w14:textId="77777777" w:rsidR="002F33C7" w:rsidRPr="001B0368" w:rsidRDefault="002F33C7" w:rsidP="002F33C7">
      <w:pPr>
        <w:pStyle w:val="PARAGRAPH"/>
        <w:rPr>
          <w:noProof w:val="0"/>
        </w:rPr>
      </w:pPr>
      <w:r w:rsidRPr="001B0368">
        <w:rPr>
          <w:noProof w:val="0"/>
        </w:rPr>
        <w:t xml:space="preserve">Each </w:t>
      </w:r>
      <w:r w:rsidRPr="001B0368">
        <w:rPr>
          <w:i/>
          <w:noProof w:val="0"/>
        </w:rPr>
        <w:t>State</w:t>
      </w:r>
      <w:r w:rsidRPr="001B0368">
        <w:rPr>
          <w:noProof w:val="0"/>
        </w:rPr>
        <w:t xml:space="preserve"> can have one or more </w:t>
      </w:r>
      <w:proofErr w:type="spellStart"/>
      <w:r w:rsidRPr="001B0368">
        <w:rPr>
          <w:i/>
          <w:noProof w:val="0"/>
        </w:rPr>
        <w:t>SubStateMachines</w:t>
      </w:r>
      <w:proofErr w:type="spellEnd"/>
      <w:r w:rsidRPr="001B0368">
        <w:rPr>
          <w:noProof w:val="0"/>
        </w:rPr>
        <w:t>.</w:t>
      </w:r>
    </w:p>
    <w:p w14:paraId="749A688F" w14:textId="77777777" w:rsidR="002F33C7" w:rsidRPr="001B0368" w:rsidRDefault="002F33C7" w:rsidP="002F33C7">
      <w:pPr>
        <w:pStyle w:val="PARAGRAPH"/>
        <w:rPr>
          <w:noProof w:val="0"/>
        </w:rPr>
      </w:pPr>
      <w:r w:rsidRPr="001B0368">
        <w:rPr>
          <w:noProof w:val="0"/>
        </w:rPr>
        <w:t xml:space="preserve">Each </w:t>
      </w:r>
      <w:proofErr w:type="spellStart"/>
      <w:r w:rsidRPr="001B0368">
        <w:rPr>
          <w:i/>
          <w:noProof w:val="0"/>
        </w:rPr>
        <w:t>FiniteStateMachineType</w:t>
      </w:r>
      <w:proofErr w:type="spellEnd"/>
      <w:r w:rsidRPr="001B0368">
        <w:rPr>
          <w:noProof w:val="0"/>
        </w:rPr>
        <w:t xml:space="preserve"> may have one or more </w:t>
      </w:r>
      <w:r w:rsidRPr="001B0368">
        <w:rPr>
          <w:i/>
          <w:noProof w:val="0"/>
        </w:rPr>
        <w:t>Transitions</w:t>
      </w:r>
      <w:r w:rsidRPr="001B0368">
        <w:rPr>
          <w:noProof w:val="0"/>
        </w:rPr>
        <w:t xml:space="preserve">. A </w:t>
      </w:r>
      <w:r w:rsidRPr="001B0368">
        <w:rPr>
          <w:i/>
          <w:noProof w:val="0"/>
        </w:rPr>
        <w:t>Transition</w:t>
      </w:r>
      <w:r w:rsidRPr="001B0368">
        <w:rPr>
          <w:noProof w:val="0"/>
        </w:rPr>
        <w:t xml:space="preserve"> is directed and points from one </w:t>
      </w:r>
      <w:r w:rsidRPr="001B0368">
        <w:rPr>
          <w:i/>
          <w:noProof w:val="0"/>
        </w:rPr>
        <w:t>State</w:t>
      </w:r>
      <w:r w:rsidRPr="001B0368">
        <w:rPr>
          <w:noProof w:val="0"/>
        </w:rPr>
        <w:t xml:space="preserve"> to another </w:t>
      </w:r>
      <w:r w:rsidRPr="001B0368">
        <w:rPr>
          <w:i/>
          <w:noProof w:val="0"/>
        </w:rPr>
        <w:t>State</w:t>
      </w:r>
      <w:r w:rsidRPr="001B0368">
        <w:rPr>
          <w:noProof w:val="0"/>
        </w:rPr>
        <w:t>.</w:t>
      </w:r>
    </w:p>
    <w:p w14:paraId="62AA33C1" w14:textId="77777777" w:rsidR="002F33C7" w:rsidRPr="001B0368" w:rsidRDefault="002F33C7" w:rsidP="002F33C7">
      <w:pPr>
        <w:pStyle w:val="PARAGRAPH"/>
        <w:rPr>
          <w:noProof w:val="0"/>
        </w:rPr>
      </w:pPr>
      <w:r w:rsidRPr="001B0368">
        <w:rPr>
          <w:noProof w:val="0"/>
        </w:rPr>
        <w:lastRenderedPageBreak/>
        <w:t xml:space="preserve">Each </w:t>
      </w:r>
      <w:r w:rsidRPr="001B0368">
        <w:rPr>
          <w:i/>
          <w:noProof w:val="0"/>
        </w:rPr>
        <w:t>Transition</w:t>
      </w:r>
      <w:r w:rsidRPr="001B0368">
        <w:rPr>
          <w:noProof w:val="0"/>
        </w:rPr>
        <w:t xml:space="preserve"> can have one or more </w:t>
      </w:r>
      <w:r w:rsidRPr="001B0368">
        <w:rPr>
          <w:i/>
          <w:noProof w:val="0"/>
        </w:rPr>
        <w:t>Causes</w:t>
      </w:r>
      <w:r w:rsidRPr="001B0368">
        <w:rPr>
          <w:noProof w:val="0"/>
        </w:rPr>
        <w:t xml:space="preserve">. A </w:t>
      </w:r>
      <w:r w:rsidRPr="001B0368">
        <w:rPr>
          <w:i/>
          <w:noProof w:val="0"/>
        </w:rPr>
        <w:t>Cause</w:t>
      </w:r>
      <w:r w:rsidRPr="001B0368">
        <w:rPr>
          <w:noProof w:val="0"/>
        </w:rPr>
        <w:t xml:space="preserve"> leads a </w:t>
      </w:r>
      <w:proofErr w:type="spellStart"/>
      <w:r w:rsidRPr="001B0368">
        <w:rPr>
          <w:i/>
          <w:noProof w:val="0"/>
        </w:rPr>
        <w:t>FiniteStateMachine</w:t>
      </w:r>
      <w:proofErr w:type="spellEnd"/>
      <w:r w:rsidRPr="001B0368">
        <w:rPr>
          <w:i/>
          <w:noProof w:val="0"/>
        </w:rPr>
        <w:t xml:space="preserve"> </w:t>
      </w:r>
      <w:r w:rsidRPr="001B0368">
        <w:rPr>
          <w:noProof w:val="0"/>
        </w:rPr>
        <w:t xml:space="preserve">to change its current </w:t>
      </w:r>
      <w:r w:rsidRPr="001B0368">
        <w:rPr>
          <w:i/>
          <w:noProof w:val="0"/>
        </w:rPr>
        <w:t>State</w:t>
      </w:r>
      <w:r w:rsidRPr="001B0368">
        <w:rPr>
          <w:noProof w:val="0"/>
        </w:rPr>
        <w:t xml:space="preserve"> from the source of the </w:t>
      </w:r>
      <w:r w:rsidRPr="001B0368">
        <w:rPr>
          <w:i/>
          <w:noProof w:val="0"/>
        </w:rPr>
        <w:t>Transition</w:t>
      </w:r>
      <w:r w:rsidRPr="001B0368">
        <w:rPr>
          <w:noProof w:val="0"/>
        </w:rPr>
        <w:t xml:space="preserve"> to its target. In this annex we only specify </w:t>
      </w:r>
      <w:r w:rsidRPr="001B0368">
        <w:rPr>
          <w:i/>
          <w:noProof w:val="0"/>
        </w:rPr>
        <w:t>Method</w:t>
      </w:r>
      <w:r w:rsidRPr="001B0368">
        <w:rPr>
          <w:noProof w:val="0"/>
        </w:rPr>
        <w:t xml:space="preserve"> calls to be </w:t>
      </w:r>
      <w:r w:rsidRPr="001B0368">
        <w:rPr>
          <w:i/>
          <w:noProof w:val="0"/>
        </w:rPr>
        <w:t>Causes</w:t>
      </w:r>
      <w:r w:rsidRPr="001B0368">
        <w:rPr>
          <w:noProof w:val="0"/>
        </w:rPr>
        <w:t xml:space="preserve"> of </w:t>
      </w:r>
      <w:r w:rsidRPr="001B0368">
        <w:rPr>
          <w:i/>
          <w:noProof w:val="0"/>
        </w:rPr>
        <w:t>Transitions</w:t>
      </w:r>
      <w:r w:rsidRPr="001B0368">
        <w:rPr>
          <w:noProof w:val="0"/>
        </w:rPr>
        <w:t xml:space="preserve">. </w:t>
      </w:r>
      <w:r w:rsidRPr="001B0368">
        <w:rPr>
          <w:i/>
          <w:noProof w:val="0"/>
        </w:rPr>
        <w:t>Transitions</w:t>
      </w:r>
      <w:r w:rsidRPr="001B0368">
        <w:rPr>
          <w:noProof w:val="0"/>
        </w:rPr>
        <w:t xml:space="preserve"> do not have to have a </w:t>
      </w:r>
      <w:r w:rsidRPr="001B0368">
        <w:rPr>
          <w:i/>
          <w:noProof w:val="0"/>
        </w:rPr>
        <w:t>Cause</w:t>
      </w:r>
      <w:r w:rsidRPr="001B0368">
        <w:rPr>
          <w:noProof w:val="0"/>
        </w:rPr>
        <w:t xml:space="preserve">. A </w:t>
      </w:r>
      <w:r w:rsidRPr="001B0368">
        <w:rPr>
          <w:i/>
          <w:noProof w:val="0"/>
        </w:rPr>
        <w:t>Transition</w:t>
      </w:r>
      <w:r w:rsidRPr="001B0368">
        <w:rPr>
          <w:noProof w:val="0"/>
        </w:rPr>
        <w:t xml:space="preserve"> can always be caused by some server-internal logic that is not exposed in the </w:t>
      </w:r>
      <w:proofErr w:type="spellStart"/>
      <w:r w:rsidRPr="001B0368">
        <w:rPr>
          <w:i/>
          <w:noProof w:val="0"/>
        </w:rPr>
        <w:t>AddressSpace</w:t>
      </w:r>
      <w:proofErr w:type="spellEnd"/>
      <w:r w:rsidRPr="001B0368">
        <w:rPr>
          <w:noProof w:val="0"/>
        </w:rPr>
        <w:t>.</w:t>
      </w:r>
    </w:p>
    <w:p w14:paraId="36904C0E" w14:textId="77777777" w:rsidR="002F33C7" w:rsidRPr="001B0368" w:rsidRDefault="002F33C7" w:rsidP="002F33C7">
      <w:pPr>
        <w:pStyle w:val="PARAGRAPH"/>
        <w:rPr>
          <w:noProof w:val="0"/>
        </w:rPr>
      </w:pPr>
      <w:r w:rsidRPr="001B0368">
        <w:rPr>
          <w:noProof w:val="0"/>
        </w:rPr>
        <w:t xml:space="preserve">Each </w:t>
      </w:r>
      <w:r w:rsidRPr="001B0368">
        <w:rPr>
          <w:i/>
          <w:noProof w:val="0"/>
        </w:rPr>
        <w:t>Transition</w:t>
      </w:r>
      <w:r w:rsidRPr="001B0368">
        <w:rPr>
          <w:noProof w:val="0"/>
        </w:rPr>
        <w:t xml:space="preserve"> can have one or more </w:t>
      </w:r>
      <w:r w:rsidRPr="001B0368">
        <w:rPr>
          <w:i/>
          <w:noProof w:val="0"/>
        </w:rPr>
        <w:t>Effects</w:t>
      </w:r>
      <w:r w:rsidRPr="001B0368">
        <w:rPr>
          <w:noProof w:val="0"/>
        </w:rPr>
        <w:t xml:space="preserve">. An </w:t>
      </w:r>
      <w:r w:rsidRPr="001B0368">
        <w:rPr>
          <w:i/>
          <w:noProof w:val="0"/>
        </w:rPr>
        <w:t>Effect</w:t>
      </w:r>
      <w:r w:rsidRPr="001B0368">
        <w:rPr>
          <w:noProof w:val="0"/>
        </w:rPr>
        <w:t xml:space="preserve"> occurs if the </w:t>
      </w:r>
      <w:r w:rsidRPr="001B0368">
        <w:rPr>
          <w:i/>
          <w:noProof w:val="0"/>
        </w:rPr>
        <w:t>Transition</w:t>
      </w:r>
      <w:r w:rsidRPr="001B0368">
        <w:rPr>
          <w:noProof w:val="0"/>
        </w:rPr>
        <w:t xml:space="preserve"> is used to change the </w:t>
      </w:r>
      <w:r w:rsidRPr="001B0368">
        <w:rPr>
          <w:i/>
          <w:noProof w:val="0"/>
        </w:rPr>
        <w:t>State</w:t>
      </w:r>
      <w:r w:rsidRPr="001B0368">
        <w:rPr>
          <w:noProof w:val="0"/>
        </w:rPr>
        <w:t xml:space="preserve"> of a </w:t>
      </w:r>
      <w:proofErr w:type="spellStart"/>
      <w:r w:rsidRPr="001B0368">
        <w:rPr>
          <w:i/>
          <w:noProof w:val="0"/>
        </w:rPr>
        <w:t>StateMachine</w:t>
      </w:r>
      <w:proofErr w:type="spellEnd"/>
      <w:r w:rsidRPr="001B0368">
        <w:rPr>
          <w:noProof w:val="0"/>
        </w:rPr>
        <w:t xml:space="preserve">. In this annex we only specify the generation of </w:t>
      </w:r>
      <w:r w:rsidRPr="001B0368">
        <w:rPr>
          <w:i/>
          <w:noProof w:val="0"/>
        </w:rPr>
        <w:t>Events</w:t>
      </w:r>
      <w:r w:rsidRPr="001B0368">
        <w:rPr>
          <w:noProof w:val="0"/>
        </w:rPr>
        <w:t xml:space="preserve"> to be </w:t>
      </w:r>
      <w:r w:rsidRPr="001B0368">
        <w:rPr>
          <w:i/>
          <w:noProof w:val="0"/>
        </w:rPr>
        <w:t>Effects</w:t>
      </w:r>
      <w:r w:rsidRPr="001B0368">
        <w:rPr>
          <w:noProof w:val="0"/>
        </w:rPr>
        <w:t xml:space="preserve"> of a </w:t>
      </w:r>
      <w:r w:rsidRPr="001B0368">
        <w:rPr>
          <w:i/>
          <w:noProof w:val="0"/>
        </w:rPr>
        <w:t>Transition</w:t>
      </w:r>
      <w:r w:rsidRPr="001B0368">
        <w:rPr>
          <w:noProof w:val="0"/>
        </w:rPr>
        <w:t xml:space="preserve">. A </w:t>
      </w:r>
      <w:r w:rsidRPr="001B0368">
        <w:rPr>
          <w:i/>
          <w:noProof w:val="0"/>
        </w:rPr>
        <w:t>Transition</w:t>
      </w:r>
      <w:r w:rsidRPr="001B0368">
        <w:rPr>
          <w:noProof w:val="0"/>
        </w:rPr>
        <w:t xml:space="preserve"> is not required to expose any </w:t>
      </w:r>
      <w:r w:rsidRPr="001B0368">
        <w:rPr>
          <w:i/>
          <w:noProof w:val="0"/>
        </w:rPr>
        <w:t>Effects</w:t>
      </w:r>
      <w:r w:rsidRPr="001B0368">
        <w:rPr>
          <w:noProof w:val="0"/>
        </w:rPr>
        <w:t xml:space="preserve"> in the </w:t>
      </w:r>
      <w:proofErr w:type="spellStart"/>
      <w:r w:rsidRPr="001B0368">
        <w:rPr>
          <w:i/>
          <w:noProof w:val="0"/>
        </w:rPr>
        <w:t>AddressSpace</w:t>
      </w:r>
      <w:proofErr w:type="spellEnd"/>
      <w:r w:rsidRPr="001B0368">
        <w:rPr>
          <w:i/>
          <w:noProof w:val="0"/>
        </w:rPr>
        <w:t>.</w:t>
      </w:r>
    </w:p>
    <w:p w14:paraId="58C27FDD" w14:textId="77777777" w:rsidR="002F33C7" w:rsidRPr="001B0368" w:rsidRDefault="002F33C7" w:rsidP="002F33C7">
      <w:pPr>
        <w:pStyle w:val="PARAGRAPH"/>
        <w:rPr>
          <w:noProof w:val="0"/>
        </w:rPr>
      </w:pPr>
      <w:r w:rsidRPr="001B0368">
        <w:rPr>
          <w:noProof w:val="0"/>
        </w:rPr>
        <w:t xml:space="preserve">Although this annex only specifies simple concepts for state machines, the provided infrastructure is extensible. If needed, special </w:t>
      </w:r>
      <w:r w:rsidRPr="001B0368">
        <w:rPr>
          <w:i/>
          <w:noProof w:val="0"/>
        </w:rPr>
        <w:t>States</w:t>
      </w:r>
      <w:r w:rsidRPr="001B0368">
        <w:rPr>
          <w:noProof w:val="0"/>
        </w:rPr>
        <w:t xml:space="preserve"> can be defined as well as additional </w:t>
      </w:r>
      <w:r w:rsidRPr="001B0368">
        <w:rPr>
          <w:i/>
          <w:noProof w:val="0"/>
        </w:rPr>
        <w:t>Causes</w:t>
      </w:r>
      <w:r w:rsidRPr="001B0368">
        <w:rPr>
          <w:noProof w:val="0"/>
        </w:rPr>
        <w:t xml:space="preserve"> or </w:t>
      </w:r>
      <w:r w:rsidRPr="001B0368">
        <w:rPr>
          <w:i/>
          <w:noProof w:val="0"/>
        </w:rPr>
        <w:t>Effects</w:t>
      </w:r>
      <w:r w:rsidRPr="001B0368">
        <w:rPr>
          <w:noProof w:val="0"/>
        </w:rPr>
        <w:t>.</w:t>
      </w:r>
    </w:p>
    <w:p w14:paraId="59097E0A" w14:textId="77777777" w:rsidR="002F33C7" w:rsidRPr="001B0368" w:rsidRDefault="002F33C7" w:rsidP="002F33C7">
      <w:pPr>
        <w:pStyle w:val="Heading2"/>
        <w:rPr>
          <w:noProof w:val="0"/>
        </w:rPr>
      </w:pPr>
      <w:bookmarkStart w:id="167" w:name="_Toc84953486"/>
      <w:r w:rsidRPr="001B0368">
        <w:rPr>
          <w:noProof w:val="0"/>
        </w:rPr>
        <w:t xml:space="preserve">Representation of state machines in the </w:t>
      </w:r>
      <w:proofErr w:type="spellStart"/>
      <w:r w:rsidRPr="001B0368">
        <w:rPr>
          <w:noProof w:val="0"/>
        </w:rPr>
        <w:t>AddressSpace</w:t>
      </w:r>
      <w:bookmarkEnd w:id="167"/>
      <w:proofErr w:type="spellEnd"/>
    </w:p>
    <w:p w14:paraId="17BC05CF" w14:textId="77777777" w:rsidR="002F33C7" w:rsidRPr="001B0368" w:rsidRDefault="002F33C7" w:rsidP="002F33C7">
      <w:pPr>
        <w:pStyle w:val="Heading3"/>
        <w:rPr>
          <w:noProof w:val="0"/>
        </w:rPr>
      </w:pPr>
      <w:bookmarkStart w:id="168" w:name="_Toc84953487"/>
      <w:r w:rsidRPr="001B0368">
        <w:rPr>
          <w:noProof w:val="0"/>
        </w:rPr>
        <w:t>Overview</w:t>
      </w:r>
      <w:bookmarkEnd w:id="168"/>
    </w:p>
    <w:p w14:paraId="2337978A" w14:textId="45A26056" w:rsidR="002F33C7" w:rsidRPr="001B0368" w:rsidRDefault="002F33C7" w:rsidP="002F33C7">
      <w:pPr>
        <w:pStyle w:val="PARAGRAPH"/>
        <w:rPr>
          <w:noProof w:val="0"/>
        </w:rPr>
      </w:pPr>
      <w:r w:rsidRPr="001B0368">
        <w:rPr>
          <w:noProof w:val="0"/>
        </w:rPr>
        <w:t xml:space="preserve">The types defined in this annex are illustrated in </w:t>
      </w:r>
      <w:r w:rsidR="00EA05EE" w:rsidRPr="001B0368">
        <w:rPr>
          <w:noProof w:val="0"/>
        </w:rPr>
        <w:fldChar w:fldCharType="begin"/>
      </w:r>
      <w:r w:rsidR="00EA05EE" w:rsidRPr="001B0368">
        <w:rPr>
          <w:noProof w:val="0"/>
        </w:rPr>
        <w:instrText xml:space="preserve"> REF _Ref33077716 \h </w:instrText>
      </w:r>
      <w:r w:rsidR="00EA05EE" w:rsidRPr="001B0368">
        <w:rPr>
          <w:noProof w:val="0"/>
        </w:rPr>
      </w:r>
      <w:r w:rsidR="00EA05EE" w:rsidRPr="001B0368">
        <w:rPr>
          <w:noProof w:val="0"/>
        </w:rPr>
        <w:fldChar w:fldCharType="separate"/>
      </w:r>
      <w:r w:rsidR="00C57605" w:rsidRPr="001B0368">
        <w:rPr>
          <w:noProof w:val="0"/>
        </w:rPr>
        <w:t xml:space="preserve">Figure </w:t>
      </w:r>
      <w:r w:rsidR="00C57605">
        <w:t>3</w:t>
      </w:r>
      <w:r w:rsidR="00EA05EE" w:rsidRPr="001B0368">
        <w:rPr>
          <w:noProof w:val="0"/>
        </w:rPr>
        <w:fldChar w:fldCharType="end"/>
      </w:r>
      <w:r w:rsidRPr="001B0368">
        <w:rPr>
          <w:noProof w:val="0"/>
        </w:rPr>
        <w:t xml:space="preserve">. The </w:t>
      </w:r>
      <w:proofErr w:type="spellStart"/>
      <w:r w:rsidRPr="001B0368">
        <w:rPr>
          <w:i/>
          <w:noProof w:val="0"/>
        </w:rPr>
        <w:t>MyFiniteStateMachineType</w:t>
      </w:r>
      <w:proofErr w:type="spellEnd"/>
      <w:r w:rsidRPr="001B0368">
        <w:rPr>
          <w:noProof w:val="0"/>
        </w:rPr>
        <w:t xml:space="preserve"> is a minimal example which illustrates how these </w:t>
      </w:r>
      <w:r w:rsidRPr="001B0368">
        <w:rPr>
          <w:i/>
          <w:noProof w:val="0"/>
        </w:rPr>
        <w:t>Types</w:t>
      </w:r>
      <w:r w:rsidRPr="001B0368">
        <w:rPr>
          <w:noProof w:val="0"/>
        </w:rPr>
        <w:t xml:space="preserve"> can be used to describe a </w:t>
      </w:r>
      <w:proofErr w:type="spellStart"/>
      <w:r w:rsidRPr="001B0368">
        <w:rPr>
          <w:i/>
          <w:noProof w:val="0"/>
        </w:rPr>
        <w:t>StateMachine</w:t>
      </w:r>
      <w:proofErr w:type="spellEnd"/>
      <w:r w:rsidRPr="001B0368">
        <w:rPr>
          <w:noProof w:val="0"/>
        </w:rPr>
        <w:t xml:space="preserve">. See </w:t>
      </w:r>
      <w:r w:rsidRPr="001B0368">
        <w:rPr>
          <w:noProof w:val="0"/>
        </w:rPr>
        <w:fldChar w:fldCharType="begin"/>
      </w:r>
      <w:r w:rsidRPr="001B0368">
        <w:rPr>
          <w:noProof w:val="0"/>
        </w:rPr>
        <w:instrText xml:space="preserve"> REF UAPart9 \h </w:instrText>
      </w:r>
      <w:r w:rsidRPr="001B0368">
        <w:rPr>
          <w:noProof w:val="0"/>
        </w:rPr>
      </w:r>
      <w:r w:rsidRPr="001B0368">
        <w:rPr>
          <w:noProof w:val="0"/>
        </w:rPr>
        <w:fldChar w:fldCharType="separate"/>
      </w:r>
      <w:r w:rsidR="00C57605" w:rsidRPr="001B0368">
        <w:rPr>
          <w:noProof w:val="0"/>
        </w:rPr>
        <w:t>OPC 10000-9</w:t>
      </w:r>
      <w:r w:rsidRPr="001B0368">
        <w:rPr>
          <w:noProof w:val="0"/>
        </w:rPr>
        <w:fldChar w:fldCharType="end"/>
      </w:r>
      <w:r w:rsidRPr="001B0368">
        <w:rPr>
          <w:noProof w:val="0"/>
        </w:rPr>
        <w:t xml:space="preserve"> and </w:t>
      </w:r>
      <w:r w:rsidRPr="001B0368">
        <w:rPr>
          <w:noProof w:val="0"/>
        </w:rPr>
        <w:fldChar w:fldCharType="begin"/>
      </w:r>
      <w:r w:rsidRPr="001B0368">
        <w:rPr>
          <w:noProof w:val="0"/>
        </w:rPr>
        <w:instrText xml:space="preserve"> REF UAPart10 \h </w:instrText>
      </w:r>
      <w:r w:rsidRPr="001B0368">
        <w:rPr>
          <w:noProof w:val="0"/>
        </w:rPr>
      </w:r>
      <w:r w:rsidRPr="001B0368">
        <w:rPr>
          <w:noProof w:val="0"/>
        </w:rPr>
        <w:fldChar w:fldCharType="separate"/>
      </w:r>
      <w:r w:rsidR="00C57605" w:rsidRPr="001B0368">
        <w:rPr>
          <w:noProof w:val="0"/>
        </w:rPr>
        <w:t>OPC 10000-10</w:t>
      </w:r>
      <w:r w:rsidRPr="001B0368">
        <w:rPr>
          <w:noProof w:val="0"/>
        </w:rPr>
        <w:fldChar w:fldCharType="end"/>
      </w:r>
      <w:r w:rsidRPr="001B0368">
        <w:rPr>
          <w:noProof w:val="0"/>
        </w:rPr>
        <w:t xml:space="preserve"> for additional examples of </w:t>
      </w:r>
      <w:proofErr w:type="spellStart"/>
      <w:r w:rsidRPr="001B0368">
        <w:rPr>
          <w:i/>
          <w:noProof w:val="0"/>
        </w:rPr>
        <w:t>StateMachines</w:t>
      </w:r>
      <w:proofErr w:type="spellEnd"/>
      <w:r w:rsidRPr="001B0368">
        <w:rPr>
          <w:noProof w:val="0"/>
        </w:rPr>
        <w:t>.</w:t>
      </w:r>
    </w:p>
    <w:p w14:paraId="26BD4B99" w14:textId="77777777" w:rsidR="002F33C7" w:rsidRPr="001B0368" w:rsidRDefault="002F33C7" w:rsidP="002F33C7">
      <w:pPr>
        <w:pStyle w:val="PARAGRAPH"/>
        <w:rPr>
          <w:noProof w:val="0"/>
        </w:rPr>
      </w:pPr>
    </w:p>
    <w:p w14:paraId="4709E47A" w14:textId="77777777" w:rsidR="002F33C7" w:rsidRPr="001B0368" w:rsidRDefault="002F33C7" w:rsidP="002F33C7">
      <w:pPr>
        <w:pStyle w:val="Figure"/>
        <w:rPr>
          <w:rStyle w:val="spacerChar"/>
          <w:noProof w:val="0"/>
        </w:rPr>
      </w:pPr>
      <w:r w:rsidRPr="001B0368">
        <w:rPr>
          <w:noProof w:val="0"/>
          <w:lang w:val="en-GB"/>
        </w:rPr>
        <w:object w:dxaOrig="9922" w:dyaOrig="9019" w14:anchorId="5551A583">
          <v:shape id="_x0000_i1026" type="#_x0000_t75" style="width:481.5pt;height:439.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Visio.Drawing.11" ShapeID="_x0000_i1026" DrawAspect="Content" ObjectID="_1695566596" r:id="rId38"/>
        </w:object>
      </w:r>
    </w:p>
    <w:p w14:paraId="618F097D" w14:textId="22F6FBD4" w:rsidR="002F33C7" w:rsidRPr="001B0368" w:rsidRDefault="00F57D07" w:rsidP="002F33C7">
      <w:pPr>
        <w:pStyle w:val="FIGURE-title"/>
        <w:rPr>
          <w:noProof w:val="0"/>
        </w:rPr>
      </w:pPr>
      <w:bookmarkStart w:id="169" w:name="_Ref33077716"/>
      <w:bookmarkStart w:id="170" w:name="_Toc84953522"/>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3</w:t>
      </w:r>
      <w:r w:rsidRPr="001B0368">
        <w:rPr>
          <w:noProof w:val="0"/>
        </w:rPr>
        <w:fldChar w:fldCharType="end"/>
      </w:r>
      <w:bookmarkEnd w:id="169"/>
      <w:r w:rsidRPr="001B0368">
        <w:rPr>
          <w:noProof w:val="0"/>
        </w:rPr>
        <w:t xml:space="preserve"> – </w:t>
      </w:r>
      <w:r w:rsidR="002F33C7" w:rsidRPr="001B0368">
        <w:rPr>
          <w:noProof w:val="0"/>
        </w:rPr>
        <w:t xml:space="preserve">The </w:t>
      </w:r>
      <w:proofErr w:type="spellStart"/>
      <w:r w:rsidR="002F33C7" w:rsidRPr="001B0368">
        <w:rPr>
          <w:noProof w:val="0"/>
        </w:rPr>
        <w:t>StateMachine</w:t>
      </w:r>
      <w:proofErr w:type="spellEnd"/>
      <w:r w:rsidR="002F33C7" w:rsidRPr="001B0368">
        <w:rPr>
          <w:noProof w:val="0"/>
        </w:rPr>
        <w:t xml:space="preserve"> Information Model</w:t>
      </w:r>
      <w:bookmarkEnd w:id="170"/>
    </w:p>
    <w:p w14:paraId="476BF333" w14:textId="3166B8A5" w:rsidR="002F33C7" w:rsidRPr="001B0368" w:rsidRDefault="002F33C7" w:rsidP="002F33C7">
      <w:pPr>
        <w:pStyle w:val="Heading3"/>
        <w:rPr>
          <w:noProof w:val="0"/>
        </w:rPr>
      </w:pPr>
      <w:bookmarkStart w:id="171" w:name="_Ref33079031"/>
      <w:bookmarkStart w:id="172" w:name="_Toc84953488"/>
      <w:proofErr w:type="spellStart"/>
      <w:r w:rsidRPr="001B0368">
        <w:rPr>
          <w:noProof w:val="0"/>
        </w:rPr>
        <w:t>StateMachineType</w:t>
      </w:r>
      <w:bookmarkEnd w:id="171"/>
      <w:bookmarkEnd w:id="172"/>
      <w:proofErr w:type="spellEnd"/>
    </w:p>
    <w:p w14:paraId="135DCFDC"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StateMachineType</w:t>
      </w:r>
      <w:proofErr w:type="spellEnd"/>
      <w:r w:rsidRPr="001B0368">
        <w:rPr>
          <w:noProof w:val="0"/>
        </w:rPr>
        <w:t xml:space="preserve"> is the base </w:t>
      </w:r>
      <w:proofErr w:type="spellStart"/>
      <w:r w:rsidRPr="001B0368">
        <w:rPr>
          <w:i/>
          <w:noProof w:val="0"/>
        </w:rPr>
        <w:t>ObjectType</w:t>
      </w:r>
      <w:proofErr w:type="spellEnd"/>
      <w:r w:rsidRPr="001B0368">
        <w:rPr>
          <w:i/>
          <w:noProof w:val="0"/>
        </w:rPr>
        <w:t xml:space="preserve"> </w:t>
      </w:r>
      <w:r w:rsidRPr="001B0368">
        <w:rPr>
          <w:noProof w:val="0"/>
        </w:rPr>
        <w:t xml:space="preserve">for all </w:t>
      </w:r>
      <w:proofErr w:type="spellStart"/>
      <w:r w:rsidRPr="001B0368">
        <w:rPr>
          <w:i/>
          <w:noProof w:val="0"/>
        </w:rPr>
        <w:t>StateMachineTypes</w:t>
      </w:r>
      <w:proofErr w:type="spellEnd"/>
      <w:r w:rsidRPr="001B0368">
        <w:rPr>
          <w:noProof w:val="0"/>
        </w:rPr>
        <w:t xml:space="preserve">. It defines a single </w:t>
      </w:r>
      <w:r w:rsidRPr="001B0368">
        <w:rPr>
          <w:i/>
          <w:noProof w:val="0"/>
        </w:rPr>
        <w:t>Variable</w:t>
      </w:r>
      <w:r w:rsidRPr="001B0368">
        <w:rPr>
          <w:noProof w:val="0"/>
        </w:rPr>
        <w:t xml:space="preserve"> which represents the current state of the machine. An instance of this </w:t>
      </w:r>
      <w:proofErr w:type="spellStart"/>
      <w:r w:rsidRPr="001B0368">
        <w:rPr>
          <w:i/>
          <w:noProof w:val="0"/>
        </w:rPr>
        <w:t>ObjectType</w:t>
      </w:r>
      <w:proofErr w:type="spellEnd"/>
      <w:r w:rsidRPr="001B0368">
        <w:rPr>
          <w:noProof w:val="0"/>
        </w:rPr>
        <w:t xml:space="preserve"> shall generate an </w:t>
      </w:r>
      <w:r w:rsidRPr="001B0368">
        <w:rPr>
          <w:i/>
          <w:noProof w:val="0"/>
        </w:rPr>
        <w:t>Event</w:t>
      </w:r>
      <w:r w:rsidRPr="001B0368">
        <w:rPr>
          <w:noProof w:val="0"/>
        </w:rPr>
        <w:t xml:space="preserve"> whenever a significant state change occurs. The </w:t>
      </w:r>
      <w:r w:rsidRPr="001B0368">
        <w:rPr>
          <w:i/>
          <w:noProof w:val="0"/>
        </w:rPr>
        <w:t>Server</w:t>
      </w:r>
      <w:r w:rsidRPr="001B0368">
        <w:rPr>
          <w:noProof w:val="0"/>
        </w:rPr>
        <w:t xml:space="preserve"> decides which state changes are significant. </w:t>
      </w:r>
      <w:r w:rsidRPr="001B0368">
        <w:rPr>
          <w:i/>
          <w:noProof w:val="0"/>
        </w:rPr>
        <w:t>Servers</w:t>
      </w:r>
      <w:r w:rsidRPr="001B0368">
        <w:rPr>
          <w:noProof w:val="0"/>
        </w:rPr>
        <w:t xml:space="preserve"> shall use the </w:t>
      </w:r>
      <w:proofErr w:type="spellStart"/>
      <w:r w:rsidRPr="001B0368">
        <w:rPr>
          <w:i/>
          <w:noProof w:val="0"/>
        </w:rPr>
        <w:t>GeneratesEvent</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to indicate which </w:t>
      </w:r>
      <w:r w:rsidRPr="001B0368">
        <w:rPr>
          <w:i/>
          <w:noProof w:val="0"/>
        </w:rPr>
        <w:t>Event(s)</w:t>
      </w:r>
      <w:r w:rsidRPr="001B0368">
        <w:rPr>
          <w:noProof w:val="0"/>
        </w:rPr>
        <w:t xml:space="preserve"> could be produced by the </w:t>
      </w:r>
      <w:proofErr w:type="spellStart"/>
      <w:r w:rsidRPr="001B0368">
        <w:rPr>
          <w:i/>
          <w:noProof w:val="0"/>
        </w:rPr>
        <w:t>StateMachine</w:t>
      </w:r>
      <w:proofErr w:type="spellEnd"/>
      <w:r w:rsidRPr="001B0368">
        <w:rPr>
          <w:noProof w:val="0"/>
        </w:rPr>
        <w:t>.</w:t>
      </w:r>
    </w:p>
    <w:p w14:paraId="10FBE6B8" w14:textId="081FF029" w:rsidR="002F33C7" w:rsidRPr="001B0368" w:rsidRDefault="002F33C7" w:rsidP="002F33C7">
      <w:pPr>
        <w:pStyle w:val="PARAGRAPH"/>
        <w:rPr>
          <w:noProof w:val="0"/>
        </w:rPr>
      </w:pPr>
      <w:r w:rsidRPr="001B0368">
        <w:rPr>
          <w:noProof w:val="0"/>
        </w:rPr>
        <w:t xml:space="preserve">Subtypes may add </w:t>
      </w:r>
      <w:r w:rsidRPr="001B0368">
        <w:rPr>
          <w:i/>
          <w:noProof w:val="0"/>
        </w:rPr>
        <w:t>Methods</w:t>
      </w:r>
      <w:r w:rsidRPr="001B0368">
        <w:rPr>
          <w:noProof w:val="0"/>
        </w:rPr>
        <w:t xml:space="preserve"> which affect the state of the machine. The </w:t>
      </w:r>
      <w:r w:rsidRPr="001B0368">
        <w:rPr>
          <w:i/>
          <w:noProof w:val="0"/>
        </w:rPr>
        <w:t>Executable</w:t>
      </w:r>
      <w:r w:rsidRPr="001B0368">
        <w:rPr>
          <w:noProof w:val="0"/>
        </w:rPr>
        <w:t xml:space="preserve"> </w:t>
      </w:r>
      <w:r w:rsidRPr="001B0368">
        <w:rPr>
          <w:i/>
          <w:noProof w:val="0"/>
        </w:rPr>
        <w:t>Attribute</w:t>
      </w:r>
      <w:r w:rsidRPr="001B0368">
        <w:rPr>
          <w:noProof w:val="0"/>
        </w:rPr>
        <w:t xml:space="preserve"> is used to indicate whether the </w:t>
      </w:r>
      <w:r w:rsidRPr="001B0368">
        <w:rPr>
          <w:i/>
          <w:noProof w:val="0"/>
        </w:rPr>
        <w:t>Method</w:t>
      </w:r>
      <w:r w:rsidRPr="001B0368">
        <w:rPr>
          <w:noProof w:val="0"/>
        </w:rPr>
        <w:t xml:space="preserve"> is valid given the current state of the machine. The generation of </w:t>
      </w:r>
      <w:proofErr w:type="spellStart"/>
      <w:r w:rsidRPr="001B0368">
        <w:rPr>
          <w:i/>
          <w:noProof w:val="0"/>
        </w:rPr>
        <w:t>AuditEvents</w:t>
      </w:r>
      <w:proofErr w:type="spellEnd"/>
      <w:r w:rsidRPr="001B0368">
        <w:rPr>
          <w:noProof w:val="0"/>
        </w:rPr>
        <w:t xml:space="preserve"> for </w:t>
      </w:r>
      <w:r w:rsidRPr="001B0368">
        <w:rPr>
          <w:i/>
          <w:noProof w:val="0"/>
        </w:rPr>
        <w:t>Methods</w:t>
      </w:r>
      <w:r w:rsidRPr="001B0368">
        <w:rPr>
          <w:noProof w:val="0"/>
        </w:rPr>
        <w:t xml:space="preserve"> is defined in </w:t>
      </w:r>
      <w:r w:rsidRPr="001B0368">
        <w:rPr>
          <w:noProof w:val="0"/>
        </w:rPr>
        <w:fldChar w:fldCharType="begin"/>
      </w:r>
      <w:r w:rsidRPr="001B0368">
        <w:rPr>
          <w:noProof w:val="0"/>
        </w:rPr>
        <w:instrText xml:space="preserve"> REF UAPart4 \h </w:instrText>
      </w:r>
      <w:r w:rsidRPr="001B0368">
        <w:rPr>
          <w:noProof w:val="0"/>
        </w:rPr>
      </w:r>
      <w:r w:rsidRPr="001B0368">
        <w:rPr>
          <w:noProof w:val="0"/>
        </w:rPr>
        <w:fldChar w:fldCharType="separate"/>
      </w:r>
      <w:r w:rsidR="00C57605" w:rsidRPr="001B0368">
        <w:rPr>
          <w:noProof w:val="0"/>
        </w:rPr>
        <w:t>OPC 10000-4</w:t>
      </w:r>
      <w:r w:rsidRPr="001B0368">
        <w:rPr>
          <w:noProof w:val="0"/>
        </w:rPr>
        <w:fldChar w:fldCharType="end"/>
      </w:r>
      <w:r w:rsidRPr="001B0368">
        <w:rPr>
          <w:noProof w:val="0"/>
        </w:rPr>
        <w:t xml:space="preserve">. A </w:t>
      </w:r>
      <w:proofErr w:type="spellStart"/>
      <w:r w:rsidRPr="001B0368">
        <w:rPr>
          <w:i/>
          <w:noProof w:val="0"/>
        </w:rPr>
        <w:t>StateMachine</w:t>
      </w:r>
      <w:proofErr w:type="spellEnd"/>
      <w:r w:rsidRPr="001B0368">
        <w:rPr>
          <w:noProof w:val="0"/>
        </w:rPr>
        <w:t xml:space="preserve"> may not be active. In this case, the </w:t>
      </w:r>
      <w:proofErr w:type="spellStart"/>
      <w:r w:rsidRPr="001B0368">
        <w:rPr>
          <w:i/>
          <w:noProof w:val="0"/>
        </w:rPr>
        <w:t>CurrentState</w:t>
      </w:r>
      <w:proofErr w:type="spellEnd"/>
      <w:r w:rsidRPr="001B0368">
        <w:rPr>
          <w:noProof w:val="0"/>
        </w:rPr>
        <w:t xml:space="preserve"> and </w:t>
      </w:r>
      <w:proofErr w:type="spellStart"/>
      <w:r w:rsidRPr="001B0368">
        <w:rPr>
          <w:i/>
          <w:noProof w:val="0"/>
        </w:rPr>
        <w:t>LastTransition</w:t>
      </w:r>
      <w:proofErr w:type="spellEnd"/>
      <w:r w:rsidRPr="001B0368">
        <w:rPr>
          <w:i/>
          <w:noProof w:val="0"/>
        </w:rPr>
        <w:t xml:space="preserve"> Variables</w:t>
      </w:r>
      <w:r w:rsidRPr="001B0368">
        <w:rPr>
          <w:noProof w:val="0"/>
        </w:rPr>
        <w:t xml:space="preserve"> shall have a status equal to </w:t>
      </w:r>
      <w:proofErr w:type="spellStart"/>
      <w:r w:rsidRPr="001B0368">
        <w:rPr>
          <w:i/>
          <w:noProof w:val="0"/>
        </w:rPr>
        <w:t>Bad_StateNotActive</w:t>
      </w:r>
      <w:proofErr w:type="spellEnd"/>
      <w:r w:rsidRPr="001B0368">
        <w:rPr>
          <w:noProof w:val="0"/>
        </w:rPr>
        <w:t xml:space="preserve"> (see </w:t>
      </w:r>
      <w:r w:rsidR="00175050" w:rsidRPr="001B0368">
        <w:rPr>
          <w:noProof w:val="0"/>
        </w:rPr>
        <w:fldChar w:fldCharType="begin"/>
      </w:r>
      <w:r w:rsidR="00175050" w:rsidRPr="001B0368">
        <w:rPr>
          <w:noProof w:val="0"/>
        </w:rPr>
        <w:instrText xml:space="preserve"> REF _Ref33078422 \h </w:instrText>
      </w:r>
      <w:r w:rsidR="00175050" w:rsidRPr="001B0368">
        <w:rPr>
          <w:noProof w:val="0"/>
        </w:rPr>
      </w:r>
      <w:r w:rsidR="00175050" w:rsidRPr="001B0368">
        <w:rPr>
          <w:noProof w:val="0"/>
        </w:rPr>
        <w:fldChar w:fldCharType="separate"/>
      </w:r>
      <w:r w:rsidR="00C57605" w:rsidRPr="001B0368">
        <w:rPr>
          <w:noProof w:val="0"/>
        </w:rPr>
        <w:t xml:space="preserve">Table </w:t>
      </w:r>
      <w:r w:rsidR="00C57605">
        <w:t>17</w:t>
      </w:r>
      <w:r w:rsidR="00175050" w:rsidRPr="001B0368">
        <w:rPr>
          <w:noProof w:val="0"/>
        </w:rPr>
        <w:fldChar w:fldCharType="end"/>
      </w:r>
      <w:r w:rsidRPr="001B0368">
        <w:rPr>
          <w:noProof w:val="0"/>
        </w:rPr>
        <w:t>).</w:t>
      </w:r>
    </w:p>
    <w:p w14:paraId="2ACED25F" w14:textId="77777777" w:rsidR="002F33C7" w:rsidRPr="001B0368" w:rsidRDefault="002F33C7" w:rsidP="002F33C7">
      <w:pPr>
        <w:pStyle w:val="PARAGRAPH"/>
        <w:rPr>
          <w:noProof w:val="0"/>
        </w:rPr>
      </w:pPr>
      <w:r w:rsidRPr="001B0368">
        <w:rPr>
          <w:noProof w:val="0"/>
        </w:rPr>
        <w:t xml:space="preserve">Subtypes may add components which are instances of </w:t>
      </w:r>
      <w:proofErr w:type="spellStart"/>
      <w:r w:rsidRPr="001B0368">
        <w:rPr>
          <w:i/>
          <w:noProof w:val="0"/>
        </w:rPr>
        <w:t>StateMachineTypes</w:t>
      </w:r>
      <w:proofErr w:type="spellEnd"/>
      <w:r w:rsidRPr="001B0368">
        <w:rPr>
          <w:noProof w:val="0"/>
        </w:rPr>
        <w:t xml:space="preserve">. These components </w:t>
      </w:r>
      <w:proofErr w:type="gramStart"/>
      <w:r w:rsidRPr="001B0368">
        <w:rPr>
          <w:noProof w:val="0"/>
        </w:rPr>
        <w:t>are considered to be</w:t>
      </w:r>
      <w:proofErr w:type="gramEnd"/>
      <w:r w:rsidRPr="001B0368">
        <w:rPr>
          <w:noProof w:val="0"/>
        </w:rPr>
        <w:t xml:space="preserve"> sub-states of the </w:t>
      </w:r>
      <w:proofErr w:type="spellStart"/>
      <w:r w:rsidRPr="001B0368">
        <w:rPr>
          <w:i/>
          <w:noProof w:val="0"/>
        </w:rPr>
        <w:t>StateMachine</w:t>
      </w:r>
      <w:proofErr w:type="spellEnd"/>
      <w:r w:rsidRPr="001B0368">
        <w:rPr>
          <w:noProof w:val="0"/>
        </w:rPr>
        <w:t xml:space="preserve">. </w:t>
      </w:r>
      <w:proofErr w:type="spellStart"/>
      <w:r w:rsidRPr="001B0368">
        <w:rPr>
          <w:i/>
          <w:noProof w:val="0"/>
        </w:rPr>
        <w:t>SubStateMachines</w:t>
      </w:r>
      <w:proofErr w:type="spellEnd"/>
      <w:r w:rsidRPr="001B0368">
        <w:rPr>
          <w:noProof w:val="0"/>
        </w:rPr>
        <w:t xml:space="preserve"> are only active when the parent machine is in an appropriate state.</w:t>
      </w:r>
    </w:p>
    <w:p w14:paraId="5B6962D2" w14:textId="77777777" w:rsidR="002F33C7" w:rsidRPr="001B0368" w:rsidRDefault="002F33C7" w:rsidP="002F33C7">
      <w:pPr>
        <w:pStyle w:val="PARAGRAPH"/>
        <w:rPr>
          <w:noProof w:val="0"/>
        </w:rPr>
      </w:pPr>
      <w:r w:rsidRPr="001B0368">
        <w:rPr>
          <w:i/>
          <w:noProof w:val="0"/>
        </w:rPr>
        <w:t>Events</w:t>
      </w:r>
      <w:r w:rsidRPr="001B0368">
        <w:rPr>
          <w:noProof w:val="0"/>
        </w:rPr>
        <w:t xml:space="preserve"> produced by </w:t>
      </w:r>
      <w:proofErr w:type="spellStart"/>
      <w:r w:rsidRPr="001B0368">
        <w:rPr>
          <w:i/>
          <w:noProof w:val="0"/>
        </w:rPr>
        <w:t>SubStateMachines</w:t>
      </w:r>
      <w:proofErr w:type="spellEnd"/>
      <w:r w:rsidRPr="001B0368">
        <w:rPr>
          <w:noProof w:val="0"/>
        </w:rPr>
        <w:t xml:space="preserve"> may be suppressed by the parent machine. In some cases, the parent machine will produce a single </w:t>
      </w:r>
      <w:r w:rsidRPr="001B0368">
        <w:rPr>
          <w:i/>
          <w:noProof w:val="0"/>
        </w:rPr>
        <w:t>Event</w:t>
      </w:r>
      <w:r w:rsidRPr="001B0368">
        <w:rPr>
          <w:noProof w:val="0"/>
        </w:rPr>
        <w:t xml:space="preserve"> that reflects changes in multiple </w:t>
      </w:r>
      <w:proofErr w:type="spellStart"/>
      <w:r w:rsidRPr="001B0368">
        <w:rPr>
          <w:i/>
          <w:noProof w:val="0"/>
        </w:rPr>
        <w:t>SubStateMachines</w:t>
      </w:r>
      <w:proofErr w:type="spellEnd"/>
      <w:r w:rsidRPr="001B0368">
        <w:rPr>
          <w:noProof w:val="0"/>
        </w:rPr>
        <w:t>.</w:t>
      </w:r>
    </w:p>
    <w:p w14:paraId="75010A19" w14:textId="3FA65472" w:rsidR="002F33C7" w:rsidRPr="001B0368" w:rsidRDefault="002F33C7" w:rsidP="002F33C7">
      <w:pPr>
        <w:pStyle w:val="PARAGRAPH"/>
        <w:rPr>
          <w:noProof w:val="0"/>
        </w:rPr>
      </w:pPr>
      <w:proofErr w:type="spellStart"/>
      <w:r w:rsidRPr="001B0368">
        <w:rPr>
          <w:i/>
          <w:noProof w:val="0"/>
        </w:rPr>
        <w:lastRenderedPageBreak/>
        <w:t>FiniteStateMachineType</w:t>
      </w:r>
      <w:proofErr w:type="spellEnd"/>
      <w:r w:rsidRPr="001B0368">
        <w:rPr>
          <w:noProof w:val="0"/>
        </w:rPr>
        <w:t xml:space="preserve"> is subtype of </w:t>
      </w:r>
      <w:proofErr w:type="spellStart"/>
      <w:r w:rsidRPr="001B0368">
        <w:rPr>
          <w:i/>
          <w:noProof w:val="0"/>
        </w:rPr>
        <w:t>StateMachineType</w:t>
      </w:r>
      <w:proofErr w:type="spellEnd"/>
      <w:r w:rsidRPr="001B0368">
        <w:rPr>
          <w:noProof w:val="0"/>
        </w:rPr>
        <w:t xml:space="preserve"> that provides a mechanism to explicitly define the states and transitions. A </w:t>
      </w:r>
      <w:r w:rsidRPr="001B0368">
        <w:rPr>
          <w:i/>
          <w:noProof w:val="0"/>
        </w:rPr>
        <w:t>Server</w:t>
      </w:r>
      <w:r w:rsidRPr="001B0368">
        <w:rPr>
          <w:noProof w:val="0"/>
        </w:rPr>
        <w:t xml:space="preserve"> should use this mechanism if it knows what the possible states </w:t>
      </w:r>
      <w:proofErr w:type="gramStart"/>
      <w:r w:rsidRPr="001B0368">
        <w:rPr>
          <w:noProof w:val="0"/>
        </w:rPr>
        <w:t>are</w:t>
      </w:r>
      <w:proofErr w:type="gramEnd"/>
      <w:r w:rsidRPr="001B0368">
        <w:rPr>
          <w:noProof w:val="0"/>
        </w:rPr>
        <w:t xml:space="preserve"> and the state machine is not trivial. The </w:t>
      </w:r>
      <w:proofErr w:type="spellStart"/>
      <w:r w:rsidRPr="001B0368">
        <w:rPr>
          <w:i/>
          <w:noProof w:val="0"/>
        </w:rPr>
        <w:t>FiniteStateMachineType</w:t>
      </w:r>
      <w:proofErr w:type="spellEnd"/>
      <w:r w:rsidRPr="001B0368">
        <w:rPr>
          <w:i/>
          <w:noProof w:val="0"/>
        </w:rPr>
        <w:t xml:space="preserve"> </w:t>
      </w:r>
      <w:r w:rsidRPr="001B0368">
        <w:rPr>
          <w:noProof w:val="0"/>
        </w:rPr>
        <w:t>is defined in</w:t>
      </w:r>
      <w:r w:rsidR="00B404F1" w:rsidRPr="001B0368">
        <w:rPr>
          <w:noProof w:val="0"/>
        </w:rPr>
        <w:t xml:space="preserve"> clause </w:t>
      </w:r>
      <w:r w:rsidR="00B404F1" w:rsidRPr="001B0368">
        <w:rPr>
          <w:noProof w:val="0"/>
        </w:rPr>
        <w:fldChar w:fldCharType="begin"/>
      </w:r>
      <w:r w:rsidR="00B404F1" w:rsidRPr="001B0368">
        <w:rPr>
          <w:noProof w:val="0"/>
        </w:rPr>
        <w:instrText xml:space="preserve"> REF _Ref33078720 \r \h </w:instrText>
      </w:r>
      <w:r w:rsidR="00B404F1" w:rsidRPr="001B0368">
        <w:rPr>
          <w:noProof w:val="0"/>
        </w:rPr>
      </w:r>
      <w:r w:rsidR="00B404F1" w:rsidRPr="001B0368">
        <w:rPr>
          <w:noProof w:val="0"/>
        </w:rPr>
        <w:fldChar w:fldCharType="separate"/>
      </w:r>
      <w:r w:rsidR="00C57605">
        <w:rPr>
          <w:noProof w:val="0"/>
        </w:rPr>
        <w:t>4.4.5</w:t>
      </w:r>
      <w:r w:rsidR="00B404F1" w:rsidRPr="001B0368">
        <w:rPr>
          <w:noProof w:val="0"/>
        </w:rPr>
        <w:fldChar w:fldCharType="end"/>
      </w:r>
      <w:r w:rsidR="00B404F1" w:rsidRPr="001B0368">
        <w:rPr>
          <w:noProof w:val="0"/>
        </w:rPr>
        <w:t>.</w:t>
      </w:r>
    </w:p>
    <w:p w14:paraId="43ED4BEE" w14:textId="5E29317F" w:rsidR="002F33C7" w:rsidRPr="001B0368" w:rsidRDefault="002F33C7" w:rsidP="002F33C7">
      <w:pPr>
        <w:pStyle w:val="PARAGRAPH"/>
        <w:rPr>
          <w:noProof w:val="0"/>
        </w:rPr>
      </w:pPr>
      <w:r w:rsidRPr="001B0368">
        <w:rPr>
          <w:noProof w:val="0"/>
        </w:rPr>
        <w:t xml:space="preserve">The </w:t>
      </w:r>
      <w:proofErr w:type="spellStart"/>
      <w:r w:rsidRPr="001B0368">
        <w:rPr>
          <w:i/>
          <w:noProof w:val="0"/>
        </w:rPr>
        <w:t>StateMachineType</w:t>
      </w:r>
      <w:proofErr w:type="spellEnd"/>
      <w:r w:rsidRPr="001B0368">
        <w:rPr>
          <w:noProof w:val="0"/>
        </w:rPr>
        <w:t xml:space="preserve"> is formally defined in </w:t>
      </w:r>
      <w:r w:rsidR="00EA05EE" w:rsidRPr="001B0368">
        <w:rPr>
          <w:noProof w:val="0"/>
        </w:rPr>
        <w:fldChar w:fldCharType="begin"/>
      </w:r>
      <w:r w:rsidR="00EA05EE" w:rsidRPr="001B0368">
        <w:rPr>
          <w:noProof w:val="0"/>
        </w:rPr>
        <w:instrText xml:space="preserve"> REF _Ref17727931 \h </w:instrText>
      </w:r>
      <w:r w:rsidR="00EA05EE" w:rsidRPr="001B0368">
        <w:rPr>
          <w:noProof w:val="0"/>
        </w:rPr>
      </w:r>
      <w:r w:rsidR="00EA05EE" w:rsidRPr="001B0368">
        <w:rPr>
          <w:noProof w:val="0"/>
        </w:rPr>
        <w:fldChar w:fldCharType="separate"/>
      </w:r>
      <w:r w:rsidR="00C57605" w:rsidRPr="001B0368">
        <w:rPr>
          <w:noProof w:val="0"/>
        </w:rPr>
        <w:t xml:space="preserve">Table </w:t>
      </w:r>
      <w:r w:rsidR="00C57605">
        <w:t>1</w:t>
      </w:r>
      <w:r w:rsidR="00EA05EE" w:rsidRPr="001B0368">
        <w:rPr>
          <w:noProof w:val="0"/>
        </w:rPr>
        <w:fldChar w:fldCharType="end"/>
      </w:r>
    </w:p>
    <w:p w14:paraId="029336E3" w14:textId="34F11097" w:rsidR="009A6721" w:rsidRPr="001B0368" w:rsidRDefault="009A6721" w:rsidP="009A6721">
      <w:pPr>
        <w:pStyle w:val="TABLE-title"/>
        <w:rPr>
          <w:noProof w:val="0"/>
        </w:rPr>
      </w:pPr>
      <w:bookmarkStart w:id="173" w:name="_Ref17727931"/>
      <w:bookmarkStart w:id="174" w:name="_Toc84953537"/>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w:t>
      </w:r>
      <w:r w:rsidRPr="001B0368">
        <w:rPr>
          <w:noProof w:val="0"/>
        </w:rPr>
        <w:fldChar w:fldCharType="end"/>
      </w:r>
      <w:bookmarkEnd w:id="173"/>
      <w:r w:rsidRPr="001B0368">
        <w:rPr>
          <w:noProof w:val="0"/>
        </w:rPr>
        <w:t xml:space="preserve"> – </w:t>
      </w:r>
      <w:proofErr w:type="spellStart"/>
      <w:r w:rsidRPr="001B0368">
        <w:rPr>
          <w:noProof w:val="0"/>
        </w:rPr>
        <w:t>StateMachineType</w:t>
      </w:r>
      <w:proofErr w:type="spellEnd"/>
      <w:r w:rsidRPr="001B0368">
        <w:rPr>
          <w:noProof w:val="0"/>
        </w:rPr>
        <w:t xml:space="preserve"> definition</w:t>
      </w:r>
      <w:bookmarkEnd w:id="174"/>
    </w:p>
    <w:tbl>
      <w:tblPr>
        <w:tblW w:w="913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2"/>
        <w:gridCol w:w="134"/>
        <w:gridCol w:w="946"/>
        <w:gridCol w:w="2070"/>
        <w:gridCol w:w="1309"/>
        <w:gridCol w:w="1985"/>
        <w:gridCol w:w="1210"/>
      </w:tblGrid>
      <w:tr w:rsidR="002F33C7" w:rsidRPr="001B0368" w14:paraId="626E0209" w14:textId="77777777" w:rsidTr="00713EB6">
        <w:trPr>
          <w:jc w:val="center"/>
        </w:trPr>
        <w:tc>
          <w:tcPr>
            <w:tcW w:w="1616" w:type="dxa"/>
            <w:gridSpan w:val="2"/>
            <w:tcBorders>
              <w:top w:val="single" w:sz="4" w:space="0" w:color="auto"/>
              <w:left w:val="single" w:sz="4" w:space="0" w:color="auto"/>
              <w:bottom w:val="double" w:sz="4" w:space="0" w:color="auto"/>
              <w:right w:val="single" w:sz="4" w:space="0" w:color="auto"/>
            </w:tcBorders>
          </w:tcPr>
          <w:p w14:paraId="2A21B118" w14:textId="77777777" w:rsidR="002F33C7" w:rsidRPr="001B0368" w:rsidRDefault="002F33C7" w:rsidP="00713EB6">
            <w:pPr>
              <w:pStyle w:val="TableText"/>
              <w:rPr>
                <w:b/>
                <w:noProof w:val="0"/>
                <w:lang w:val="en-GB"/>
              </w:rPr>
            </w:pPr>
            <w:r w:rsidRPr="001B0368">
              <w:rPr>
                <w:b/>
                <w:noProof w:val="0"/>
                <w:lang w:val="en-GB"/>
              </w:rPr>
              <w:t>Attribute</w:t>
            </w:r>
          </w:p>
        </w:tc>
        <w:tc>
          <w:tcPr>
            <w:tcW w:w="7520" w:type="dxa"/>
            <w:gridSpan w:val="5"/>
            <w:tcBorders>
              <w:top w:val="single" w:sz="4" w:space="0" w:color="auto"/>
              <w:left w:val="single" w:sz="4" w:space="0" w:color="auto"/>
              <w:bottom w:val="double" w:sz="4" w:space="0" w:color="auto"/>
              <w:right w:val="single" w:sz="4" w:space="0" w:color="auto"/>
            </w:tcBorders>
          </w:tcPr>
          <w:p w14:paraId="6993B405"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6BC38ECC" w14:textId="77777777" w:rsidTr="00713EB6">
        <w:trPr>
          <w:jc w:val="center"/>
        </w:trPr>
        <w:tc>
          <w:tcPr>
            <w:tcW w:w="1616" w:type="dxa"/>
            <w:gridSpan w:val="2"/>
            <w:tcBorders>
              <w:top w:val="double" w:sz="4" w:space="0" w:color="auto"/>
              <w:left w:val="single" w:sz="4" w:space="0" w:color="auto"/>
              <w:bottom w:val="single" w:sz="4" w:space="0" w:color="auto"/>
              <w:right w:val="single" w:sz="4" w:space="0" w:color="auto"/>
            </w:tcBorders>
          </w:tcPr>
          <w:p w14:paraId="3151101A"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520" w:type="dxa"/>
            <w:gridSpan w:val="5"/>
            <w:tcBorders>
              <w:top w:val="double" w:sz="4" w:space="0" w:color="auto"/>
              <w:left w:val="single" w:sz="4" w:space="0" w:color="auto"/>
              <w:bottom w:val="single" w:sz="4" w:space="0" w:color="auto"/>
              <w:right w:val="single" w:sz="4" w:space="0" w:color="auto"/>
            </w:tcBorders>
          </w:tcPr>
          <w:p w14:paraId="0DE38074" w14:textId="77777777" w:rsidR="002F33C7" w:rsidRPr="001B0368" w:rsidRDefault="002F33C7" w:rsidP="00713EB6">
            <w:pPr>
              <w:pStyle w:val="TableText"/>
              <w:rPr>
                <w:noProof w:val="0"/>
                <w:lang w:val="en-GB"/>
              </w:rPr>
            </w:pPr>
            <w:proofErr w:type="spellStart"/>
            <w:r w:rsidRPr="001B0368">
              <w:rPr>
                <w:noProof w:val="0"/>
                <w:lang w:val="en-GB"/>
              </w:rPr>
              <w:t>StateMachineType</w:t>
            </w:r>
            <w:proofErr w:type="spellEnd"/>
          </w:p>
        </w:tc>
      </w:tr>
      <w:tr w:rsidR="002F33C7" w:rsidRPr="001B0368" w14:paraId="4AFEF51B" w14:textId="77777777" w:rsidTr="00713EB6">
        <w:trPr>
          <w:jc w:val="center"/>
        </w:trPr>
        <w:tc>
          <w:tcPr>
            <w:tcW w:w="1616" w:type="dxa"/>
            <w:gridSpan w:val="2"/>
            <w:tcBorders>
              <w:top w:val="single" w:sz="4" w:space="0" w:color="auto"/>
              <w:left w:val="single" w:sz="4" w:space="0" w:color="auto"/>
              <w:bottom w:val="single" w:sz="4" w:space="0" w:color="auto"/>
              <w:right w:val="single" w:sz="4" w:space="0" w:color="auto"/>
            </w:tcBorders>
          </w:tcPr>
          <w:p w14:paraId="484A0BD7"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520" w:type="dxa"/>
            <w:gridSpan w:val="5"/>
            <w:tcBorders>
              <w:top w:val="single" w:sz="4" w:space="0" w:color="auto"/>
              <w:left w:val="single" w:sz="4" w:space="0" w:color="auto"/>
              <w:bottom w:val="single" w:sz="4" w:space="0" w:color="auto"/>
              <w:right w:val="single" w:sz="4" w:space="0" w:color="auto"/>
            </w:tcBorders>
          </w:tcPr>
          <w:p w14:paraId="5BB507F4"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27CCE4E2" w14:textId="77777777" w:rsidTr="00713EB6">
        <w:trPr>
          <w:jc w:val="center"/>
        </w:trPr>
        <w:tc>
          <w:tcPr>
            <w:tcW w:w="1482" w:type="dxa"/>
            <w:tcBorders>
              <w:top w:val="single" w:sz="4" w:space="0" w:color="auto"/>
              <w:left w:val="single" w:sz="4" w:space="0" w:color="auto"/>
              <w:bottom w:val="double" w:sz="4" w:space="0" w:color="auto"/>
              <w:right w:val="single" w:sz="4" w:space="0" w:color="auto"/>
            </w:tcBorders>
          </w:tcPr>
          <w:p w14:paraId="320DE201" w14:textId="77777777" w:rsidR="002F33C7" w:rsidRPr="001B0368" w:rsidRDefault="002F33C7" w:rsidP="00713EB6">
            <w:pPr>
              <w:pStyle w:val="TableText"/>
              <w:rPr>
                <w:b/>
                <w:noProof w:val="0"/>
                <w:lang w:val="en-GB"/>
              </w:rPr>
            </w:pPr>
            <w:r w:rsidRPr="001B0368">
              <w:rPr>
                <w:b/>
                <w:noProof w:val="0"/>
                <w:lang w:val="en-GB"/>
              </w:rPr>
              <w:t>References</w:t>
            </w:r>
          </w:p>
        </w:tc>
        <w:tc>
          <w:tcPr>
            <w:tcW w:w="1080" w:type="dxa"/>
            <w:gridSpan w:val="2"/>
            <w:tcBorders>
              <w:top w:val="single" w:sz="4" w:space="0" w:color="auto"/>
              <w:left w:val="single" w:sz="4" w:space="0" w:color="auto"/>
              <w:bottom w:val="double" w:sz="4" w:space="0" w:color="auto"/>
              <w:right w:val="single" w:sz="4" w:space="0" w:color="auto"/>
            </w:tcBorders>
          </w:tcPr>
          <w:p w14:paraId="59A407FE" w14:textId="77777777" w:rsidR="002F33C7" w:rsidRPr="001B0368" w:rsidRDefault="002F33C7" w:rsidP="00713EB6">
            <w:pPr>
              <w:pStyle w:val="TableText"/>
              <w:rPr>
                <w:b/>
                <w:noProof w:val="0"/>
                <w:lang w:val="en-GB"/>
              </w:rPr>
            </w:pPr>
            <w:r w:rsidRPr="001B0368">
              <w:rPr>
                <w:b/>
                <w:noProof w:val="0"/>
                <w:lang w:val="en-GB"/>
              </w:rPr>
              <w:t>Node</w:t>
            </w:r>
            <w:r w:rsidRPr="001B0368">
              <w:rPr>
                <w:b/>
                <w:noProof w:val="0"/>
                <w:lang w:val="en-GB"/>
              </w:rPr>
              <w:br/>
              <w:t>Class</w:t>
            </w:r>
          </w:p>
        </w:tc>
        <w:tc>
          <w:tcPr>
            <w:tcW w:w="2070" w:type="dxa"/>
            <w:tcBorders>
              <w:top w:val="single" w:sz="4" w:space="0" w:color="auto"/>
              <w:left w:val="single" w:sz="4" w:space="0" w:color="auto"/>
              <w:bottom w:val="double" w:sz="4" w:space="0" w:color="auto"/>
              <w:right w:val="single" w:sz="4" w:space="0" w:color="auto"/>
            </w:tcBorders>
          </w:tcPr>
          <w:p w14:paraId="04D38DFE"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r w:rsidRPr="001B0368">
              <w:rPr>
                <w:b/>
                <w:noProof w:val="0"/>
                <w:lang w:val="en-GB"/>
              </w:rPr>
              <w:t xml:space="preserve"> </w:t>
            </w:r>
          </w:p>
        </w:tc>
        <w:tc>
          <w:tcPr>
            <w:tcW w:w="1309" w:type="dxa"/>
            <w:tcBorders>
              <w:top w:val="single" w:sz="4" w:space="0" w:color="auto"/>
              <w:left w:val="single" w:sz="4" w:space="0" w:color="auto"/>
              <w:bottom w:val="double" w:sz="4" w:space="0" w:color="auto"/>
              <w:right w:val="single" w:sz="4" w:space="0" w:color="auto"/>
            </w:tcBorders>
          </w:tcPr>
          <w:p w14:paraId="42FB0045"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985" w:type="dxa"/>
            <w:tcBorders>
              <w:top w:val="single" w:sz="4" w:space="0" w:color="auto"/>
              <w:left w:val="single" w:sz="4" w:space="0" w:color="auto"/>
              <w:bottom w:val="double" w:sz="4" w:space="0" w:color="auto"/>
              <w:right w:val="single" w:sz="4" w:space="0" w:color="auto"/>
            </w:tcBorders>
          </w:tcPr>
          <w:p w14:paraId="32463D58"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210" w:type="dxa"/>
            <w:tcBorders>
              <w:top w:val="single" w:sz="4" w:space="0" w:color="auto"/>
              <w:left w:val="single" w:sz="4" w:space="0" w:color="auto"/>
              <w:bottom w:val="double" w:sz="4" w:space="0" w:color="auto"/>
              <w:right w:val="single" w:sz="4" w:space="0" w:color="auto"/>
            </w:tcBorders>
          </w:tcPr>
          <w:p w14:paraId="4BAC307C" w14:textId="77777777" w:rsidR="002F33C7" w:rsidRPr="001B0368" w:rsidRDefault="002F33C7" w:rsidP="00713EB6">
            <w:pPr>
              <w:pStyle w:val="TableText"/>
              <w:rPr>
                <w:b/>
                <w:noProof w:val="0"/>
                <w:lang w:val="en-GB"/>
              </w:rPr>
            </w:pPr>
            <w:r w:rsidRPr="001B0368">
              <w:rPr>
                <w:b/>
                <w:noProof w:val="0"/>
                <w:lang w:val="en-GB"/>
              </w:rPr>
              <w:t>Modelling</w:t>
            </w:r>
            <w:r w:rsidRPr="001B0368">
              <w:rPr>
                <w:b/>
                <w:noProof w:val="0"/>
                <w:lang w:val="en-GB"/>
              </w:rPr>
              <w:br/>
              <w:t>Rule</w:t>
            </w:r>
          </w:p>
        </w:tc>
      </w:tr>
      <w:tr w:rsidR="002F33C7" w:rsidRPr="001B0368" w14:paraId="0C40FE55" w14:textId="77777777" w:rsidTr="00713EB6">
        <w:trPr>
          <w:jc w:val="center"/>
        </w:trPr>
        <w:tc>
          <w:tcPr>
            <w:tcW w:w="9136" w:type="dxa"/>
            <w:gridSpan w:val="7"/>
            <w:tcBorders>
              <w:top w:val="single" w:sz="4" w:space="0" w:color="auto"/>
              <w:left w:val="single" w:sz="4" w:space="0" w:color="auto"/>
              <w:bottom w:val="single" w:sz="4" w:space="0" w:color="auto"/>
              <w:right w:val="single" w:sz="4" w:space="0" w:color="auto"/>
            </w:tcBorders>
          </w:tcPr>
          <w:p w14:paraId="7A7571CA" w14:textId="764F2F4B"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noProof w:val="0"/>
                <w:lang w:val="en-GB"/>
              </w:rPr>
              <w:t>BaseObjectType</w:t>
            </w:r>
            <w:proofErr w:type="spellEnd"/>
            <w:r w:rsidRPr="001B0368">
              <w:rPr>
                <w:noProof w:val="0"/>
                <w:lang w:val="en-GB"/>
              </w:rPr>
              <w:t xml:space="preserve"> defined in</w:t>
            </w:r>
            <w:r w:rsidR="00221B27" w:rsidRPr="001B0368">
              <w:rPr>
                <w:noProof w:val="0"/>
                <w:lang w:val="en-GB"/>
              </w:rPr>
              <w:t xml:space="preserve"> </w:t>
            </w:r>
            <w:r w:rsidR="00221B27" w:rsidRPr="001B0368">
              <w:rPr>
                <w:noProof w:val="0"/>
                <w:lang w:val="en-GB"/>
              </w:rPr>
              <w:fldChar w:fldCharType="begin"/>
            </w:r>
            <w:r w:rsidR="00221B27" w:rsidRPr="001B0368">
              <w:rPr>
                <w:noProof w:val="0"/>
                <w:lang w:val="en-GB"/>
              </w:rPr>
              <w:instrText xml:space="preserve"> REF UAPart5 \h </w:instrText>
            </w:r>
            <w:r w:rsidR="00221B27" w:rsidRPr="001B0368">
              <w:rPr>
                <w:noProof w:val="0"/>
                <w:lang w:val="en-GB"/>
              </w:rPr>
            </w:r>
            <w:r w:rsidR="00221B27" w:rsidRPr="001B0368">
              <w:rPr>
                <w:noProof w:val="0"/>
                <w:lang w:val="en-GB"/>
              </w:rPr>
              <w:fldChar w:fldCharType="separate"/>
            </w:r>
            <w:r w:rsidR="00C57605" w:rsidRPr="001B0368">
              <w:rPr>
                <w:noProof w:val="0"/>
              </w:rPr>
              <w:t>OPC 10000-5</w:t>
            </w:r>
            <w:r w:rsidR="00221B27" w:rsidRPr="001B0368">
              <w:rPr>
                <w:noProof w:val="0"/>
                <w:lang w:val="en-GB"/>
              </w:rPr>
              <w:fldChar w:fldCharType="end"/>
            </w:r>
          </w:p>
          <w:p w14:paraId="069B3B5C" w14:textId="77777777" w:rsidR="002F33C7" w:rsidRPr="001B0368" w:rsidRDefault="002F33C7"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noProof w:val="0"/>
                <w:lang w:val="en-GB"/>
              </w:rPr>
              <w:t>BaseObjectType</w:t>
            </w:r>
            <w:proofErr w:type="spellEnd"/>
            <w:r w:rsidRPr="001B0368">
              <w:rPr>
                <w:noProof w:val="0"/>
                <w:lang w:val="en-GB"/>
              </w:rPr>
              <w:t>.</w:t>
            </w:r>
          </w:p>
        </w:tc>
      </w:tr>
      <w:tr w:rsidR="002F33C7" w:rsidRPr="001B0368" w14:paraId="314B8BEC" w14:textId="77777777" w:rsidTr="00713EB6">
        <w:trPr>
          <w:jc w:val="center"/>
        </w:trPr>
        <w:tc>
          <w:tcPr>
            <w:tcW w:w="1482" w:type="dxa"/>
            <w:tcBorders>
              <w:top w:val="single" w:sz="4" w:space="0" w:color="auto"/>
              <w:left w:val="single" w:sz="4" w:space="0" w:color="auto"/>
              <w:bottom w:val="single" w:sz="4" w:space="0" w:color="auto"/>
              <w:right w:val="single" w:sz="4" w:space="0" w:color="auto"/>
            </w:tcBorders>
          </w:tcPr>
          <w:p w14:paraId="3469C86A" w14:textId="77777777" w:rsidR="002F33C7" w:rsidRPr="001B0368" w:rsidRDefault="002F33C7" w:rsidP="00713EB6">
            <w:pPr>
              <w:pStyle w:val="TableText"/>
              <w:rPr>
                <w:noProof w:val="0"/>
                <w:lang w:val="en-GB"/>
              </w:rPr>
            </w:pPr>
            <w:proofErr w:type="spellStart"/>
            <w:r w:rsidRPr="001B0368">
              <w:rPr>
                <w:noProof w:val="0"/>
                <w:lang w:val="en-GB"/>
              </w:rPr>
              <w:t>HasSubtype</w:t>
            </w:r>
            <w:proofErr w:type="spellEnd"/>
          </w:p>
        </w:tc>
        <w:tc>
          <w:tcPr>
            <w:tcW w:w="1080" w:type="dxa"/>
            <w:gridSpan w:val="2"/>
            <w:tcBorders>
              <w:top w:val="single" w:sz="4" w:space="0" w:color="auto"/>
              <w:left w:val="single" w:sz="4" w:space="0" w:color="auto"/>
              <w:bottom w:val="single" w:sz="4" w:space="0" w:color="auto"/>
              <w:right w:val="single" w:sz="4" w:space="0" w:color="auto"/>
            </w:tcBorders>
          </w:tcPr>
          <w:p w14:paraId="593A5390" w14:textId="77777777" w:rsidR="002F33C7" w:rsidRPr="001B0368" w:rsidRDefault="002F33C7" w:rsidP="00713EB6">
            <w:pPr>
              <w:pStyle w:val="TableText"/>
              <w:rPr>
                <w:noProof w:val="0"/>
                <w:lang w:val="en-GB"/>
              </w:rPr>
            </w:pPr>
            <w:proofErr w:type="spellStart"/>
            <w:r w:rsidRPr="001B0368">
              <w:rPr>
                <w:noProof w:val="0"/>
                <w:lang w:val="en-GB"/>
              </w:rPr>
              <w:t>ObjectType</w:t>
            </w:r>
            <w:proofErr w:type="spellEnd"/>
          </w:p>
        </w:tc>
        <w:tc>
          <w:tcPr>
            <w:tcW w:w="2070" w:type="dxa"/>
            <w:tcBorders>
              <w:top w:val="single" w:sz="4" w:space="0" w:color="auto"/>
              <w:left w:val="single" w:sz="4" w:space="0" w:color="auto"/>
              <w:bottom w:val="single" w:sz="4" w:space="0" w:color="auto"/>
              <w:right w:val="single" w:sz="4" w:space="0" w:color="auto"/>
            </w:tcBorders>
          </w:tcPr>
          <w:p w14:paraId="2DA498F9" w14:textId="77777777" w:rsidR="002F33C7" w:rsidRPr="001B0368" w:rsidRDefault="002F33C7" w:rsidP="00713EB6">
            <w:pPr>
              <w:pStyle w:val="TableTextWithTabs"/>
              <w:rPr>
                <w:noProof w:val="0"/>
                <w:lang w:val="en-GB"/>
              </w:rPr>
            </w:pPr>
            <w:proofErr w:type="spellStart"/>
            <w:r w:rsidRPr="001B0368">
              <w:rPr>
                <w:noProof w:val="0"/>
                <w:lang w:val="en-GB"/>
              </w:rPr>
              <w:t>FiniteStateMachineType</w:t>
            </w:r>
            <w:proofErr w:type="spellEnd"/>
          </w:p>
        </w:tc>
        <w:tc>
          <w:tcPr>
            <w:tcW w:w="4504" w:type="dxa"/>
            <w:gridSpan w:val="3"/>
            <w:tcBorders>
              <w:top w:val="single" w:sz="4" w:space="0" w:color="auto"/>
              <w:left w:val="single" w:sz="4" w:space="0" w:color="auto"/>
              <w:bottom w:val="single" w:sz="4" w:space="0" w:color="auto"/>
              <w:right w:val="single" w:sz="4" w:space="0" w:color="auto"/>
            </w:tcBorders>
          </w:tcPr>
          <w:p w14:paraId="1E8D643F" w14:textId="738C038B" w:rsidR="002F33C7" w:rsidRPr="001B0368" w:rsidRDefault="002F33C7" w:rsidP="00713EB6">
            <w:pPr>
              <w:pStyle w:val="TableText"/>
              <w:rPr>
                <w:noProof w:val="0"/>
                <w:lang w:val="en-GB"/>
              </w:rPr>
            </w:pPr>
            <w:r w:rsidRPr="001B0368">
              <w:rPr>
                <w:noProof w:val="0"/>
                <w:lang w:val="en-GB"/>
              </w:rPr>
              <w:t xml:space="preserve">Defined in </w:t>
            </w:r>
            <w:r w:rsidR="002B014B" w:rsidRPr="001B0368">
              <w:rPr>
                <w:noProof w:val="0"/>
                <w:lang w:val="en-GB"/>
              </w:rPr>
              <w:fldChar w:fldCharType="begin"/>
            </w:r>
            <w:r w:rsidR="002B014B" w:rsidRPr="001B0368">
              <w:rPr>
                <w:noProof w:val="0"/>
                <w:lang w:val="en-GB"/>
              </w:rPr>
              <w:instrText xml:space="preserve"> REF _Ref33078906 \r \h </w:instrText>
            </w:r>
            <w:r w:rsidR="002B014B" w:rsidRPr="001B0368">
              <w:rPr>
                <w:noProof w:val="0"/>
                <w:lang w:val="en-GB"/>
              </w:rPr>
            </w:r>
            <w:r w:rsidR="002B014B" w:rsidRPr="001B0368">
              <w:rPr>
                <w:noProof w:val="0"/>
                <w:lang w:val="en-GB"/>
              </w:rPr>
              <w:fldChar w:fldCharType="separate"/>
            </w:r>
            <w:r w:rsidR="00C57605">
              <w:rPr>
                <w:noProof w:val="0"/>
                <w:lang w:val="en-GB"/>
              </w:rPr>
              <w:t>4.4.5</w:t>
            </w:r>
            <w:r w:rsidR="002B014B" w:rsidRPr="001B0368">
              <w:rPr>
                <w:noProof w:val="0"/>
                <w:lang w:val="en-GB"/>
              </w:rPr>
              <w:fldChar w:fldCharType="end"/>
            </w:r>
          </w:p>
        </w:tc>
      </w:tr>
      <w:tr w:rsidR="002F33C7" w:rsidRPr="001B0368" w14:paraId="49C3ECD6" w14:textId="77777777" w:rsidTr="00713EB6">
        <w:trPr>
          <w:jc w:val="center"/>
        </w:trPr>
        <w:tc>
          <w:tcPr>
            <w:tcW w:w="1482" w:type="dxa"/>
            <w:tcBorders>
              <w:top w:val="single" w:sz="4" w:space="0" w:color="auto"/>
              <w:left w:val="single" w:sz="4" w:space="0" w:color="auto"/>
              <w:bottom w:val="single" w:sz="4" w:space="0" w:color="auto"/>
              <w:right w:val="single" w:sz="4" w:space="0" w:color="auto"/>
            </w:tcBorders>
          </w:tcPr>
          <w:p w14:paraId="3A4397B4"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1080" w:type="dxa"/>
            <w:gridSpan w:val="2"/>
            <w:tcBorders>
              <w:top w:val="single" w:sz="4" w:space="0" w:color="auto"/>
              <w:left w:val="single" w:sz="4" w:space="0" w:color="auto"/>
              <w:bottom w:val="single" w:sz="4" w:space="0" w:color="auto"/>
              <w:right w:val="single" w:sz="4" w:space="0" w:color="auto"/>
            </w:tcBorders>
          </w:tcPr>
          <w:p w14:paraId="4E1FAC5B" w14:textId="77777777" w:rsidR="002F33C7" w:rsidRPr="001B0368" w:rsidRDefault="002F33C7" w:rsidP="00713EB6">
            <w:pPr>
              <w:pStyle w:val="TableText"/>
              <w:rPr>
                <w:noProof w:val="0"/>
                <w:lang w:val="en-GB"/>
              </w:rPr>
            </w:pPr>
            <w:r w:rsidRPr="001B0368">
              <w:rPr>
                <w:noProof w:val="0"/>
                <w:lang w:val="en-GB"/>
              </w:rPr>
              <w:t>Variable</w:t>
            </w:r>
          </w:p>
        </w:tc>
        <w:tc>
          <w:tcPr>
            <w:tcW w:w="2070" w:type="dxa"/>
            <w:tcBorders>
              <w:top w:val="single" w:sz="4" w:space="0" w:color="auto"/>
              <w:left w:val="single" w:sz="4" w:space="0" w:color="auto"/>
              <w:bottom w:val="single" w:sz="4" w:space="0" w:color="auto"/>
              <w:right w:val="single" w:sz="4" w:space="0" w:color="auto"/>
            </w:tcBorders>
          </w:tcPr>
          <w:p w14:paraId="30240257" w14:textId="77777777" w:rsidR="002F33C7" w:rsidRPr="001B0368" w:rsidRDefault="002F33C7" w:rsidP="00713EB6">
            <w:pPr>
              <w:pStyle w:val="TableTextWithTabs"/>
              <w:rPr>
                <w:noProof w:val="0"/>
                <w:lang w:val="en-GB"/>
              </w:rPr>
            </w:pPr>
            <w:proofErr w:type="spellStart"/>
            <w:r w:rsidRPr="001B0368">
              <w:rPr>
                <w:noProof w:val="0"/>
                <w:lang w:val="en-GB"/>
              </w:rPr>
              <w:t>CurrentState</w:t>
            </w:r>
            <w:proofErr w:type="spellEnd"/>
          </w:p>
        </w:tc>
        <w:tc>
          <w:tcPr>
            <w:tcW w:w="1309" w:type="dxa"/>
            <w:tcBorders>
              <w:top w:val="single" w:sz="4" w:space="0" w:color="auto"/>
              <w:left w:val="single" w:sz="4" w:space="0" w:color="auto"/>
              <w:bottom w:val="single" w:sz="4" w:space="0" w:color="auto"/>
              <w:right w:val="single" w:sz="4" w:space="0" w:color="auto"/>
            </w:tcBorders>
          </w:tcPr>
          <w:p w14:paraId="707A90EE"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c>
          <w:tcPr>
            <w:tcW w:w="1985" w:type="dxa"/>
            <w:tcBorders>
              <w:top w:val="single" w:sz="4" w:space="0" w:color="auto"/>
              <w:left w:val="single" w:sz="4" w:space="0" w:color="auto"/>
              <w:bottom w:val="single" w:sz="4" w:space="0" w:color="auto"/>
              <w:right w:val="single" w:sz="4" w:space="0" w:color="auto"/>
            </w:tcBorders>
          </w:tcPr>
          <w:p w14:paraId="2916E5AF" w14:textId="77777777" w:rsidR="002F33C7" w:rsidRPr="001B0368" w:rsidRDefault="002F33C7" w:rsidP="00713EB6">
            <w:pPr>
              <w:pStyle w:val="TableText"/>
              <w:rPr>
                <w:noProof w:val="0"/>
                <w:lang w:val="en-GB"/>
              </w:rPr>
            </w:pPr>
            <w:proofErr w:type="spellStart"/>
            <w:r w:rsidRPr="001B0368">
              <w:rPr>
                <w:noProof w:val="0"/>
                <w:lang w:val="en-GB"/>
              </w:rPr>
              <w:t>StateVariableType</w:t>
            </w:r>
            <w:proofErr w:type="spellEnd"/>
          </w:p>
        </w:tc>
        <w:tc>
          <w:tcPr>
            <w:tcW w:w="1210" w:type="dxa"/>
            <w:tcBorders>
              <w:top w:val="single" w:sz="4" w:space="0" w:color="auto"/>
              <w:left w:val="single" w:sz="4" w:space="0" w:color="auto"/>
              <w:bottom w:val="single" w:sz="4" w:space="0" w:color="auto"/>
              <w:right w:val="single" w:sz="4" w:space="0" w:color="auto"/>
            </w:tcBorders>
          </w:tcPr>
          <w:p w14:paraId="6E7641B7" w14:textId="77777777" w:rsidR="002F33C7" w:rsidRPr="001B0368" w:rsidRDefault="002F33C7" w:rsidP="00713EB6">
            <w:pPr>
              <w:pStyle w:val="TableText"/>
              <w:rPr>
                <w:noProof w:val="0"/>
                <w:lang w:val="en-GB"/>
              </w:rPr>
            </w:pPr>
            <w:r w:rsidRPr="001B0368">
              <w:rPr>
                <w:noProof w:val="0"/>
                <w:lang w:val="en-GB"/>
              </w:rPr>
              <w:t>Mandatory</w:t>
            </w:r>
          </w:p>
        </w:tc>
      </w:tr>
      <w:tr w:rsidR="002F33C7" w:rsidRPr="001B0368" w14:paraId="655A1969" w14:textId="77777777" w:rsidTr="00713EB6">
        <w:trPr>
          <w:jc w:val="center"/>
        </w:trPr>
        <w:tc>
          <w:tcPr>
            <w:tcW w:w="1482" w:type="dxa"/>
            <w:tcBorders>
              <w:top w:val="single" w:sz="4" w:space="0" w:color="auto"/>
              <w:left w:val="single" w:sz="4" w:space="0" w:color="auto"/>
              <w:bottom w:val="single" w:sz="4" w:space="0" w:color="auto"/>
              <w:right w:val="single" w:sz="4" w:space="0" w:color="auto"/>
            </w:tcBorders>
          </w:tcPr>
          <w:p w14:paraId="7C61A22F"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1080" w:type="dxa"/>
            <w:gridSpan w:val="2"/>
            <w:tcBorders>
              <w:top w:val="single" w:sz="4" w:space="0" w:color="auto"/>
              <w:left w:val="single" w:sz="4" w:space="0" w:color="auto"/>
              <w:bottom w:val="single" w:sz="4" w:space="0" w:color="auto"/>
              <w:right w:val="single" w:sz="4" w:space="0" w:color="auto"/>
            </w:tcBorders>
          </w:tcPr>
          <w:p w14:paraId="4897DA1D" w14:textId="77777777" w:rsidR="002F33C7" w:rsidRPr="001B0368" w:rsidRDefault="002F33C7" w:rsidP="00713EB6">
            <w:pPr>
              <w:pStyle w:val="TableText"/>
              <w:rPr>
                <w:noProof w:val="0"/>
                <w:lang w:val="en-GB"/>
              </w:rPr>
            </w:pPr>
            <w:r w:rsidRPr="001B0368">
              <w:rPr>
                <w:noProof w:val="0"/>
                <w:lang w:val="en-GB"/>
              </w:rPr>
              <w:t>Variable</w:t>
            </w:r>
          </w:p>
        </w:tc>
        <w:tc>
          <w:tcPr>
            <w:tcW w:w="2070" w:type="dxa"/>
            <w:tcBorders>
              <w:top w:val="single" w:sz="4" w:space="0" w:color="auto"/>
              <w:left w:val="single" w:sz="4" w:space="0" w:color="auto"/>
              <w:bottom w:val="single" w:sz="4" w:space="0" w:color="auto"/>
              <w:right w:val="single" w:sz="4" w:space="0" w:color="auto"/>
            </w:tcBorders>
          </w:tcPr>
          <w:p w14:paraId="049759E3" w14:textId="77777777" w:rsidR="002F33C7" w:rsidRPr="001B0368" w:rsidRDefault="002F33C7" w:rsidP="00713EB6">
            <w:pPr>
              <w:pStyle w:val="TableTextWithTabs"/>
              <w:rPr>
                <w:noProof w:val="0"/>
                <w:lang w:val="en-GB"/>
              </w:rPr>
            </w:pPr>
            <w:proofErr w:type="spellStart"/>
            <w:r w:rsidRPr="001B0368">
              <w:rPr>
                <w:noProof w:val="0"/>
                <w:lang w:val="en-GB"/>
              </w:rPr>
              <w:t>LastTransition</w:t>
            </w:r>
            <w:proofErr w:type="spellEnd"/>
          </w:p>
        </w:tc>
        <w:tc>
          <w:tcPr>
            <w:tcW w:w="1309" w:type="dxa"/>
            <w:tcBorders>
              <w:top w:val="single" w:sz="4" w:space="0" w:color="auto"/>
              <w:left w:val="single" w:sz="4" w:space="0" w:color="auto"/>
              <w:bottom w:val="single" w:sz="4" w:space="0" w:color="auto"/>
              <w:right w:val="single" w:sz="4" w:space="0" w:color="auto"/>
            </w:tcBorders>
          </w:tcPr>
          <w:p w14:paraId="3D601AA7"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c>
          <w:tcPr>
            <w:tcW w:w="1985" w:type="dxa"/>
            <w:tcBorders>
              <w:top w:val="single" w:sz="4" w:space="0" w:color="auto"/>
              <w:left w:val="single" w:sz="4" w:space="0" w:color="auto"/>
              <w:bottom w:val="single" w:sz="4" w:space="0" w:color="auto"/>
              <w:right w:val="single" w:sz="4" w:space="0" w:color="auto"/>
            </w:tcBorders>
          </w:tcPr>
          <w:p w14:paraId="2AEB538F" w14:textId="77777777" w:rsidR="002F33C7" w:rsidRPr="001B0368" w:rsidRDefault="002F33C7" w:rsidP="00713EB6">
            <w:pPr>
              <w:pStyle w:val="TableText"/>
              <w:rPr>
                <w:noProof w:val="0"/>
                <w:lang w:val="en-GB"/>
              </w:rPr>
            </w:pPr>
            <w:proofErr w:type="spellStart"/>
            <w:r w:rsidRPr="001B0368">
              <w:rPr>
                <w:noProof w:val="0"/>
                <w:lang w:val="en-GB"/>
              </w:rPr>
              <w:t>TransitionVariableType</w:t>
            </w:r>
            <w:proofErr w:type="spellEnd"/>
          </w:p>
        </w:tc>
        <w:tc>
          <w:tcPr>
            <w:tcW w:w="1210" w:type="dxa"/>
            <w:tcBorders>
              <w:top w:val="single" w:sz="4" w:space="0" w:color="auto"/>
              <w:left w:val="single" w:sz="4" w:space="0" w:color="auto"/>
              <w:bottom w:val="single" w:sz="4" w:space="0" w:color="auto"/>
              <w:right w:val="single" w:sz="4" w:space="0" w:color="auto"/>
            </w:tcBorders>
          </w:tcPr>
          <w:p w14:paraId="20F15517" w14:textId="77777777" w:rsidR="002F33C7" w:rsidRPr="001B0368" w:rsidRDefault="002F33C7" w:rsidP="00713EB6">
            <w:pPr>
              <w:pStyle w:val="TableText"/>
              <w:rPr>
                <w:noProof w:val="0"/>
                <w:lang w:val="en-GB"/>
              </w:rPr>
            </w:pPr>
            <w:r w:rsidRPr="001B0368">
              <w:rPr>
                <w:noProof w:val="0"/>
                <w:lang w:val="en-GB"/>
              </w:rPr>
              <w:t>Optional</w:t>
            </w:r>
          </w:p>
        </w:tc>
      </w:tr>
      <w:tr w:rsidR="0012441D" w:rsidRPr="001B0368" w14:paraId="57359F89" w14:textId="77777777" w:rsidTr="00AC165E">
        <w:trPr>
          <w:jc w:val="center"/>
        </w:trPr>
        <w:tc>
          <w:tcPr>
            <w:tcW w:w="9136" w:type="dxa"/>
            <w:gridSpan w:val="7"/>
            <w:tcBorders>
              <w:top w:val="single" w:sz="4" w:space="0" w:color="auto"/>
              <w:left w:val="single" w:sz="4" w:space="0" w:color="auto"/>
              <w:bottom w:val="single" w:sz="4" w:space="0" w:color="auto"/>
              <w:right w:val="single" w:sz="4" w:space="0" w:color="auto"/>
            </w:tcBorders>
          </w:tcPr>
          <w:p w14:paraId="46877F90" w14:textId="08890B51" w:rsidR="0012441D" w:rsidRPr="001B0368" w:rsidRDefault="0012441D" w:rsidP="00713EB6">
            <w:pPr>
              <w:pStyle w:val="TableText"/>
              <w:rPr>
                <w:b/>
                <w:bCs/>
                <w:noProof w:val="0"/>
                <w:lang w:val="en-GB"/>
              </w:rPr>
            </w:pPr>
            <w:r w:rsidRPr="001B0368">
              <w:rPr>
                <w:b/>
                <w:bCs/>
                <w:noProof w:val="0"/>
                <w:lang w:val="en-GB"/>
              </w:rPr>
              <w:t>Conformance Units</w:t>
            </w:r>
          </w:p>
        </w:tc>
      </w:tr>
      <w:tr w:rsidR="0012441D" w:rsidRPr="001B0368" w14:paraId="2761CFD8" w14:textId="77777777" w:rsidTr="00AC165E">
        <w:trPr>
          <w:jc w:val="center"/>
        </w:trPr>
        <w:tc>
          <w:tcPr>
            <w:tcW w:w="9136" w:type="dxa"/>
            <w:gridSpan w:val="7"/>
            <w:tcBorders>
              <w:top w:val="single" w:sz="4" w:space="0" w:color="auto"/>
              <w:left w:val="single" w:sz="4" w:space="0" w:color="auto"/>
              <w:bottom w:val="single" w:sz="4" w:space="0" w:color="auto"/>
              <w:right w:val="single" w:sz="4" w:space="0" w:color="auto"/>
            </w:tcBorders>
          </w:tcPr>
          <w:p w14:paraId="02D102B7" w14:textId="2EFD5DDE" w:rsidR="0012441D" w:rsidRPr="001B0368" w:rsidRDefault="007D58DF" w:rsidP="00713EB6">
            <w:pPr>
              <w:pStyle w:val="TableText"/>
              <w:rPr>
                <w:noProof w:val="0"/>
                <w:lang w:val="en-GB"/>
              </w:rPr>
            </w:pPr>
            <w:r w:rsidRPr="001B0368">
              <w:rPr>
                <w:noProof w:val="0"/>
                <w:lang w:val="en-GB"/>
              </w:rPr>
              <w:t>Base Info State Machine Instance</w:t>
            </w:r>
          </w:p>
        </w:tc>
      </w:tr>
    </w:tbl>
    <w:p w14:paraId="4C8DCAFA" w14:textId="77777777" w:rsidR="002F33C7" w:rsidRPr="001B0368" w:rsidRDefault="002F33C7" w:rsidP="002F33C7">
      <w:pPr>
        <w:pStyle w:val="spacer"/>
        <w:rPr>
          <w:rFonts w:eastAsia="平成明朝"/>
          <w:noProof w:val="0"/>
          <w:lang w:eastAsia="fr-FR"/>
        </w:rPr>
      </w:pPr>
    </w:p>
    <w:p w14:paraId="76B0BFFE" w14:textId="77777777" w:rsidR="002F33C7" w:rsidRPr="001B0368" w:rsidRDefault="002F33C7" w:rsidP="002F33C7">
      <w:pPr>
        <w:pStyle w:val="PARAGRAPH"/>
        <w:rPr>
          <w:noProof w:val="0"/>
        </w:rPr>
      </w:pPr>
      <w:proofErr w:type="spellStart"/>
      <w:r w:rsidRPr="001B0368">
        <w:rPr>
          <w:i/>
          <w:noProof w:val="0"/>
        </w:rPr>
        <w:t>CurrentState</w:t>
      </w:r>
      <w:proofErr w:type="spellEnd"/>
      <w:r w:rsidRPr="001B0368">
        <w:rPr>
          <w:i/>
          <w:noProof w:val="0"/>
        </w:rPr>
        <w:t xml:space="preserve"> </w:t>
      </w:r>
      <w:r w:rsidRPr="001B0368">
        <w:rPr>
          <w:noProof w:val="0"/>
        </w:rPr>
        <w:t xml:space="preserve">stores the current state of an instance of the </w:t>
      </w:r>
      <w:proofErr w:type="spellStart"/>
      <w:r w:rsidRPr="001B0368">
        <w:rPr>
          <w:i/>
          <w:noProof w:val="0"/>
        </w:rPr>
        <w:t>StateMachineType</w:t>
      </w:r>
      <w:proofErr w:type="spellEnd"/>
      <w:r w:rsidRPr="001B0368">
        <w:rPr>
          <w:noProof w:val="0"/>
        </w:rPr>
        <w:t xml:space="preserve">. </w:t>
      </w:r>
      <w:proofErr w:type="spellStart"/>
      <w:r w:rsidRPr="001B0368">
        <w:rPr>
          <w:i/>
          <w:noProof w:val="0"/>
        </w:rPr>
        <w:t>CurrentState</w:t>
      </w:r>
      <w:proofErr w:type="spellEnd"/>
      <w:r w:rsidRPr="001B0368">
        <w:rPr>
          <w:noProof w:val="0"/>
        </w:rPr>
        <w:t xml:space="preserve"> provides a human readable name for the current state which may not be suitable for use in application control logic. Applications should use the </w:t>
      </w:r>
      <w:r w:rsidRPr="001B0368">
        <w:rPr>
          <w:i/>
          <w:noProof w:val="0"/>
        </w:rPr>
        <w:t>Id Property</w:t>
      </w:r>
      <w:r w:rsidRPr="001B0368">
        <w:rPr>
          <w:noProof w:val="0"/>
        </w:rPr>
        <w:t xml:space="preserve"> of </w:t>
      </w:r>
      <w:proofErr w:type="spellStart"/>
      <w:r w:rsidRPr="001B0368">
        <w:rPr>
          <w:i/>
          <w:noProof w:val="0"/>
        </w:rPr>
        <w:t>CurrentState</w:t>
      </w:r>
      <w:proofErr w:type="spellEnd"/>
      <w:r w:rsidRPr="001B0368">
        <w:rPr>
          <w:i/>
          <w:noProof w:val="0"/>
        </w:rPr>
        <w:t xml:space="preserve"> </w:t>
      </w:r>
      <w:r w:rsidRPr="001B0368">
        <w:rPr>
          <w:noProof w:val="0"/>
        </w:rPr>
        <w:t>if they need a unique identifier for the state.</w:t>
      </w:r>
    </w:p>
    <w:p w14:paraId="75C2780B" w14:textId="77777777" w:rsidR="002F33C7" w:rsidRPr="001B0368" w:rsidRDefault="002F33C7" w:rsidP="002F33C7">
      <w:pPr>
        <w:pStyle w:val="PARAGRAPH"/>
        <w:rPr>
          <w:noProof w:val="0"/>
        </w:rPr>
      </w:pPr>
      <w:proofErr w:type="spellStart"/>
      <w:r w:rsidRPr="001B0368">
        <w:rPr>
          <w:i/>
          <w:noProof w:val="0"/>
        </w:rPr>
        <w:t>LastTransition</w:t>
      </w:r>
      <w:proofErr w:type="spellEnd"/>
      <w:r w:rsidRPr="001B0368">
        <w:rPr>
          <w:i/>
          <w:noProof w:val="0"/>
        </w:rPr>
        <w:t xml:space="preserve"> </w:t>
      </w:r>
      <w:r w:rsidRPr="001B0368">
        <w:rPr>
          <w:noProof w:val="0"/>
        </w:rPr>
        <w:t xml:space="preserve">stores the last transition which occurred in an instance of the </w:t>
      </w:r>
      <w:proofErr w:type="spellStart"/>
      <w:r w:rsidRPr="001B0368">
        <w:rPr>
          <w:i/>
          <w:noProof w:val="0"/>
        </w:rPr>
        <w:t>StateMachineType</w:t>
      </w:r>
      <w:proofErr w:type="spellEnd"/>
      <w:r w:rsidRPr="001B0368">
        <w:rPr>
          <w:noProof w:val="0"/>
        </w:rPr>
        <w:t xml:space="preserve">. </w:t>
      </w:r>
      <w:proofErr w:type="spellStart"/>
      <w:r w:rsidRPr="001B0368">
        <w:rPr>
          <w:i/>
          <w:noProof w:val="0"/>
        </w:rPr>
        <w:t>LastTransition</w:t>
      </w:r>
      <w:proofErr w:type="spellEnd"/>
      <w:r w:rsidRPr="001B0368">
        <w:rPr>
          <w:i/>
          <w:noProof w:val="0"/>
        </w:rPr>
        <w:t xml:space="preserve"> </w:t>
      </w:r>
      <w:r w:rsidRPr="001B0368">
        <w:rPr>
          <w:noProof w:val="0"/>
        </w:rPr>
        <w:t xml:space="preserve">provides a human readable name for the last transition which may not be suitable for use in application control logic. Applications should use the </w:t>
      </w:r>
      <w:r w:rsidRPr="001B0368">
        <w:rPr>
          <w:i/>
          <w:noProof w:val="0"/>
        </w:rPr>
        <w:t>Id Property</w:t>
      </w:r>
      <w:r w:rsidRPr="001B0368">
        <w:rPr>
          <w:noProof w:val="0"/>
        </w:rPr>
        <w:t xml:space="preserve"> of </w:t>
      </w:r>
      <w:proofErr w:type="spellStart"/>
      <w:r w:rsidRPr="001B0368">
        <w:rPr>
          <w:i/>
          <w:noProof w:val="0"/>
        </w:rPr>
        <w:t>LastTransition</w:t>
      </w:r>
      <w:proofErr w:type="spellEnd"/>
      <w:r w:rsidRPr="001B0368">
        <w:rPr>
          <w:i/>
          <w:noProof w:val="0"/>
        </w:rPr>
        <w:t xml:space="preserve"> </w:t>
      </w:r>
      <w:r w:rsidRPr="001B0368">
        <w:rPr>
          <w:noProof w:val="0"/>
        </w:rPr>
        <w:t>if they need a unique identifier for the transition.</w:t>
      </w:r>
    </w:p>
    <w:p w14:paraId="4084391B" w14:textId="77777777" w:rsidR="002F33C7" w:rsidRPr="001B0368" w:rsidRDefault="002F33C7" w:rsidP="002F33C7">
      <w:pPr>
        <w:pStyle w:val="Heading3"/>
        <w:rPr>
          <w:noProof w:val="0"/>
        </w:rPr>
      </w:pPr>
      <w:bookmarkStart w:id="175" w:name="_Ref33079118"/>
      <w:bookmarkStart w:id="176" w:name="_Toc84953489"/>
      <w:proofErr w:type="spellStart"/>
      <w:r w:rsidRPr="001B0368">
        <w:rPr>
          <w:noProof w:val="0"/>
        </w:rPr>
        <w:t>StateVariableType</w:t>
      </w:r>
      <w:bookmarkEnd w:id="175"/>
      <w:bookmarkEnd w:id="176"/>
      <w:proofErr w:type="spellEnd"/>
    </w:p>
    <w:p w14:paraId="2B8F8512"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StateVariableType</w:t>
      </w:r>
      <w:proofErr w:type="spellEnd"/>
      <w:r w:rsidRPr="001B0368">
        <w:rPr>
          <w:noProof w:val="0"/>
        </w:rPr>
        <w:t xml:space="preserve"> is the base </w:t>
      </w:r>
      <w:proofErr w:type="spellStart"/>
      <w:r w:rsidRPr="001B0368">
        <w:rPr>
          <w:i/>
          <w:noProof w:val="0"/>
        </w:rPr>
        <w:t>VariableType</w:t>
      </w:r>
      <w:proofErr w:type="spellEnd"/>
      <w:r w:rsidRPr="001B0368">
        <w:rPr>
          <w:noProof w:val="0"/>
        </w:rPr>
        <w:t xml:space="preserve"> for </w:t>
      </w:r>
      <w:r w:rsidRPr="001B0368">
        <w:rPr>
          <w:i/>
          <w:noProof w:val="0"/>
        </w:rPr>
        <w:t>Variables</w:t>
      </w:r>
      <w:r w:rsidRPr="001B0368">
        <w:rPr>
          <w:noProof w:val="0"/>
        </w:rPr>
        <w:t xml:space="preserve"> that store the current state of a </w:t>
      </w:r>
      <w:proofErr w:type="spellStart"/>
      <w:r w:rsidRPr="001B0368">
        <w:rPr>
          <w:i/>
          <w:noProof w:val="0"/>
        </w:rPr>
        <w:t>StateMachine</w:t>
      </w:r>
      <w:proofErr w:type="spellEnd"/>
      <w:r w:rsidRPr="001B0368">
        <w:rPr>
          <w:noProof w:val="0"/>
        </w:rPr>
        <w:t xml:space="preserve"> as a human readable name.</w:t>
      </w:r>
    </w:p>
    <w:p w14:paraId="3BF0C939" w14:textId="521A42B3" w:rsidR="002F33C7" w:rsidRPr="001B0368" w:rsidRDefault="002F33C7" w:rsidP="002F33C7">
      <w:pPr>
        <w:pStyle w:val="PARAGRAPH"/>
        <w:rPr>
          <w:noProof w:val="0"/>
        </w:rPr>
      </w:pPr>
      <w:r w:rsidRPr="001B0368">
        <w:rPr>
          <w:noProof w:val="0"/>
        </w:rPr>
        <w:t xml:space="preserve">The </w:t>
      </w:r>
      <w:proofErr w:type="spellStart"/>
      <w:r w:rsidRPr="001B0368">
        <w:rPr>
          <w:i/>
          <w:noProof w:val="0"/>
        </w:rPr>
        <w:t>StateVariableType</w:t>
      </w:r>
      <w:proofErr w:type="spellEnd"/>
      <w:r w:rsidRPr="001B0368">
        <w:rPr>
          <w:noProof w:val="0"/>
        </w:rPr>
        <w:t xml:space="preserve"> is formally defined in</w:t>
      </w:r>
      <w:r w:rsidR="00EA05EE" w:rsidRPr="001B0368">
        <w:rPr>
          <w:noProof w:val="0"/>
        </w:rPr>
        <w:t xml:space="preserve"> </w:t>
      </w:r>
      <w:r w:rsidR="00EA05EE" w:rsidRPr="001B0368">
        <w:rPr>
          <w:noProof w:val="0"/>
        </w:rPr>
        <w:fldChar w:fldCharType="begin"/>
      </w:r>
      <w:r w:rsidR="00EA05EE" w:rsidRPr="001B0368">
        <w:rPr>
          <w:noProof w:val="0"/>
        </w:rPr>
        <w:instrText xml:space="preserve"> REF _Ref33077859 \h </w:instrText>
      </w:r>
      <w:r w:rsidR="00EA05EE" w:rsidRPr="001B0368">
        <w:rPr>
          <w:noProof w:val="0"/>
        </w:rPr>
      </w:r>
      <w:r w:rsidR="00EA05EE" w:rsidRPr="001B0368">
        <w:rPr>
          <w:noProof w:val="0"/>
        </w:rPr>
        <w:fldChar w:fldCharType="separate"/>
      </w:r>
      <w:r w:rsidR="00C57605" w:rsidRPr="001B0368">
        <w:rPr>
          <w:noProof w:val="0"/>
        </w:rPr>
        <w:t xml:space="preserve">Table </w:t>
      </w:r>
      <w:r w:rsidR="00C57605">
        <w:t>2</w:t>
      </w:r>
      <w:r w:rsidR="00EA05EE" w:rsidRPr="001B0368">
        <w:rPr>
          <w:noProof w:val="0"/>
        </w:rPr>
        <w:fldChar w:fldCharType="end"/>
      </w:r>
      <w:r w:rsidRPr="001B0368">
        <w:rPr>
          <w:noProof w:val="0"/>
        </w:rPr>
        <w:t>.</w:t>
      </w:r>
    </w:p>
    <w:p w14:paraId="1F6466B3" w14:textId="6732E458" w:rsidR="002F33C7" w:rsidRPr="001B0368" w:rsidRDefault="00F52AFE" w:rsidP="002F33C7">
      <w:pPr>
        <w:pStyle w:val="TABLE-title"/>
        <w:rPr>
          <w:noProof w:val="0"/>
        </w:rPr>
      </w:pPr>
      <w:bookmarkStart w:id="177" w:name="_Ref33077859"/>
      <w:bookmarkStart w:id="178" w:name="_Toc84953538"/>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2</w:t>
      </w:r>
      <w:r w:rsidRPr="001B0368">
        <w:rPr>
          <w:noProof w:val="0"/>
        </w:rPr>
        <w:fldChar w:fldCharType="end"/>
      </w:r>
      <w:bookmarkEnd w:id="177"/>
      <w:r w:rsidRPr="001B0368">
        <w:rPr>
          <w:noProof w:val="0"/>
        </w:rPr>
        <w:t xml:space="preserve"> – </w:t>
      </w:r>
      <w:proofErr w:type="spellStart"/>
      <w:r w:rsidR="002F33C7" w:rsidRPr="001B0368">
        <w:rPr>
          <w:noProof w:val="0"/>
        </w:rPr>
        <w:t>StateVariableType</w:t>
      </w:r>
      <w:proofErr w:type="spellEnd"/>
      <w:r w:rsidR="002F33C7" w:rsidRPr="001B0368">
        <w:rPr>
          <w:noProof w:val="0"/>
        </w:rPr>
        <w:t xml:space="preserve"> definition</w:t>
      </w:r>
      <w:bookmarkEnd w:id="178"/>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4"/>
        <w:gridCol w:w="195"/>
        <w:gridCol w:w="972"/>
        <w:gridCol w:w="2660"/>
        <w:gridCol w:w="1276"/>
        <w:gridCol w:w="1650"/>
        <w:gridCol w:w="1128"/>
      </w:tblGrid>
      <w:tr w:rsidR="002F33C7" w:rsidRPr="001B0368" w14:paraId="76A8C3A0" w14:textId="77777777" w:rsidTr="007D58DF">
        <w:trPr>
          <w:jc w:val="center"/>
        </w:trPr>
        <w:tc>
          <w:tcPr>
            <w:tcW w:w="1559" w:type="dxa"/>
            <w:gridSpan w:val="2"/>
            <w:tcBorders>
              <w:top w:val="single" w:sz="4" w:space="0" w:color="auto"/>
              <w:left w:val="single" w:sz="4" w:space="0" w:color="auto"/>
              <w:bottom w:val="double" w:sz="4" w:space="0" w:color="auto"/>
              <w:right w:val="single" w:sz="4" w:space="0" w:color="auto"/>
            </w:tcBorders>
          </w:tcPr>
          <w:p w14:paraId="69C4B672" w14:textId="77777777" w:rsidR="002F33C7" w:rsidRPr="001B0368" w:rsidRDefault="002F33C7" w:rsidP="00713EB6">
            <w:pPr>
              <w:pStyle w:val="TableText"/>
              <w:rPr>
                <w:b/>
                <w:noProof w:val="0"/>
                <w:lang w:val="en-GB"/>
              </w:rPr>
            </w:pPr>
            <w:r w:rsidRPr="001B0368">
              <w:rPr>
                <w:b/>
                <w:noProof w:val="0"/>
                <w:lang w:val="en-GB"/>
              </w:rPr>
              <w:t>Attribute</w:t>
            </w:r>
          </w:p>
        </w:tc>
        <w:tc>
          <w:tcPr>
            <w:tcW w:w="7686" w:type="dxa"/>
            <w:gridSpan w:val="5"/>
            <w:tcBorders>
              <w:top w:val="single" w:sz="4" w:space="0" w:color="auto"/>
              <w:left w:val="single" w:sz="4" w:space="0" w:color="auto"/>
              <w:bottom w:val="double" w:sz="4" w:space="0" w:color="auto"/>
              <w:right w:val="single" w:sz="4" w:space="0" w:color="auto"/>
            </w:tcBorders>
          </w:tcPr>
          <w:p w14:paraId="3A980FF3"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730D70EA" w14:textId="77777777" w:rsidTr="007D58DF">
        <w:trPr>
          <w:jc w:val="center"/>
        </w:trPr>
        <w:tc>
          <w:tcPr>
            <w:tcW w:w="1559" w:type="dxa"/>
            <w:gridSpan w:val="2"/>
            <w:tcBorders>
              <w:top w:val="double" w:sz="4" w:space="0" w:color="auto"/>
              <w:left w:val="single" w:sz="4" w:space="0" w:color="auto"/>
              <w:bottom w:val="single" w:sz="4" w:space="0" w:color="auto"/>
              <w:right w:val="single" w:sz="4" w:space="0" w:color="auto"/>
            </w:tcBorders>
          </w:tcPr>
          <w:p w14:paraId="4365D5F9"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686" w:type="dxa"/>
            <w:gridSpan w:val="5"/>
            <w:tcBorders>
              <w:top w:val="double" w:sz="4" w:space="0" w:color="auto"/>
              <w:left w:val="single" w:sz="4" w:space="0" w:color="auto"/>
              <w:bottom w:val="single" w:sz="4" w:space="0" w:color="auto"/>
              <w:right w:val="single" w:sz="4" w:space="0" w:color="auto"/>
            </w:tcBorders>
          </w:tcPr>
          <w:p w14:paraId="34CE8D3F" w14:textId="77777777" w:rsidR="002F33C7" w:rsidRPr="001B0368" w:rsidRDefault="002F33C7" w:rsidP="00713EB6">
            <w:pPr>
              <w:pStyle w:val="TableText"/>
              <w:rPr>
                <w:noProof w:val="0"/>
                <w:lang w:val="en-GB"/>
              </w:rPr>
            </w:pPr>
            <w:proofErr w:type="spellStart"/>
            <w:r w:rsidRPr="001B0368">
              <w:rPr>
                <w:noProof w:val="0"/>
                <w:lang w:val="en-GB"/>
              </w:rPr>
              <w:t>StateVariableType</w:t>
            </w:r>
            <w:proofErr w:type="spellEnd"/>
          </w:p>
        </w:tc>
      </w:tr>
      <w:tr w:rsidR="002F33C7" w:rsidRPr="001B0368" w14:paraId="32D85B36" w14:textId="77777777" w:rsidTr="007D58DF">
        <w:trPr>
          <w:jc w:val="center"/>
        </w:trPr>
        <w:tc>
          <w:tcPr>
            <w:tcW w:w="1559" w:type="dxa"/>
            <w:gridSpan w:val="2"/>
            <w:tcBorders>
              <w:top w:val="single" w:sz="4" w:space="0" w:color="auto"/>
              <w:left w:val="single" w:sz="4" w:space="0" w:color="auto"/>
              <w:bottom w:val="single" w:sz="4" w:space="0" w:color="auto"/>
              <w:right w:val="single" w:sz="4" w:space="0" w:color="auto"/>
            </w:tcBorders>
          </w:tcPr>
          <w:p w14:paraId="65B1C8B3" w14:textId="77777777" w:rsidR="002F33C7" w:rsidRPr="001B0368" w:rsidRDefault="002F33C7" w:rsidP="00713EB6">
            <w:pPr>
              <w:pStyle w:val="TableText"/>
              <w:rPr>
                <w:noProof w:val="0"/>
                <w:lang w:val="en-GB"/>
              </w:rPr>
            </w:pPr>
            <w:proofErr w:type="spellStart"/>
            <w:r w:rsidRPr="001B0368">
              <w:rPr>
                <w:noProof w:val="0"/>
                <w:lang w:val="en-GB"/>
              </w:rPr>
              <w:t>DataType</w:t>
            </w:r>
            <w:proofErr w:type="spellEnd"/>
          </w:p>
        </w:tc>
        <w:tc>
          <w:tcPr>
            <w:tcW w:w="7686" w:type="dxa"/>
            <w:gridSpan w:val="5"/>
            <w:tcBorders>
              <w:top w:val="single" w:sz="4" w:space="0" w:color="auto"/>
              <w:left w:val="single" w:sz="4" w:space="0" w:color="auto"/>
              <w:bottom w:val="single" w:sz="4" w:space="0" w:color="auto"/>
              <w:right w:val="single" w:sz="4" w:space="0" w:color="auto"/>
            </w:tcBorders>
          </w:tcPr>
          <w:p w14:paraId="706D796E"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r>
      <w:tr w:rsidR="002F33C7" w:rsidRPr="001B0368" w14:paraId="40A349CB" w14:textId="77777777" w:rsidTr="007D58DF">
        <w:trPr>
          <w:jc w:val="center"/>
        </w:trPr>
        <w:tc>
          <w:tcPr>
            <w:tcW w:w="1559" w:type="dxa"/>
            <w:gridSpan w:val="2"/>
            <w:tcBorders>
              <w:top w:val="single" w:sz="4" w:space="0" w:color="auto"/>
              <w:left w:val="single" w:sz="4" w:space="0" w:color="auto"/>
              <w:bottom w:val="single" w:sz="4" w:space="0" w:color="auto"/>
              <w:right w:val="single" w:sz="4" w:space="0" w:color="auto"/>
            </w:tcBorders>
          </w:tcPr>
          <w:p w14:paraId="312FEFF9" w14:textId="77777777" w:rsidR="002F33C7" w:rsidRPr="001B0368" w:rsidRDefault="002F33C7" w:rsidP="00713EB6">
            <w:pPr>
              <w:pStyle w:val="TableText"/>
              <w:rPr>
                <w:noProof w:val="0"/>
                <w:lang w:val="en-GB"/>
              </w:rPr>
            </w:pPr>
            <w:proofErr w:type="spellStart"/>
            <w:r w:rsidRPr="001B0368">
              <w:rPr>
                <w:noProof w:val="0"/>
                <w:lang w:val="en-GB"/>
              </w:rPr>
              <w:t>ValueRank</w:t>
            </w:r>
            <w:proofErr w:type="spellEnd"/>
          </w:p>
        </w:tc>
        <w:tc>
          <w:tcPr>
            <w:tcW w:w="7686" w:type="dxa"/>
            <w:gridSpan w:val="5"/>
            <w:tcBorders>
              <w:top w:val="single" w:sz="4" w:space="0" w:color="auto"/>
              <w:left w:val="single" w:sz="4" w:space="0" w:color="auto"/>
              <w:bottom w:val="single" w:sz="4" w:space="0" w:color="auto"/>
              <w:right w:val="single" w:sz="4" w:space="0" w:color="auto"/>
            </w:tcBorders>
          </w:tcPr>
          <w:p w14:paraId="1715F6A1" w14:textId="77777777" w:rsidR="002F33C7" w:rsidRPr="001B0368" w:rsidRDefault="002F33C7"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2F33C7" w:rsidRPr="001B0368" w14:paraId="73C6CDE7" w14:textId="77777777" w:rsidTr="007D58DF">
        <w:trPr>
          <w:jc w:val="center"/>
        </w:trPr>
        <w:tc>
          <w:tcPr>
            <w:tcW w:w="1559" w:type="dxa"/>
            <w:gridSpan w:val="2"/>
            <w:tcBorders>
              <w:top w:val="single" w:sz="4" w:space="0" w:color="auto"/>
              <w:left w:val="single" w:sz="4" w:space="0" w:color="auto"/>
              <w:bottom w:val="single" w:sz="4" w:space="0" w:color="auto"/>
              <w:right w:val="single" w:sz="4" w:space="0" w:color="auto"/>
            </w:tcBorders>
          </w:tcPr>
          <w:p w14:paraId="5352B947"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686" w:type="dxa"/>
            <w:gridSpan w:val="5"/>
            <w:tcBorders>
              <w:top w:val="single" w:sz="4" w:space="0" w:color="auto"/>
              <w:left w:val="single" w:sz="4" w:space="0" w:color="auto"/>
              <w:bottom w:val="single" w:sz="4" w:space="0" w:color="auto"/>
              <w:right w:val="single" w:sz="4" w:space="0" w:color="auto"/>
            </w:tcBorders>
          </w:tcPr>
          <w:p w14:paraId="279AAC0A"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7DD71100" w14:textId="77777777" w:rsidTr="00713EB6">
        <w:trPr>
          <w:jc w:val="center"/>
        </w:trPr>
        <w:tc>
          <w:tcPr>
            <w:tcW w:w="1364" w:type="dxa"/>
            <w:tcBorders>
              <w:top w:val="single" w:sz="4" w:space="0" w:color="auto"/>
              <w:left w:val="single" w:sz="4" w:space="0" w:color="auto"/>
              <w:bottom w:val="double" w:sz="4" w:space="0" w:color="auto"/>
              <w:right w:val="single" w:sz="4" w:space="0" w:color="auto"/>
            </w:tcBorders>
          </w:tcPr>
          <w:p w14:paraId="2CD601B1" w14:textId="77777777" w:rsidR="002F33C7" w:rsidRPr="001B0368" w:rsidRDefault="002F33C7" w:rsidP="00713EB6">
            <w:pPr>
              <w:pStyle w:val="TableText"/>
              <w:rPr>
                <w:b/>
                <w:noProof w:val="0"/>
                <w:lang w:val="en-GB"/>
              </w:rPr>
            </w:pPr>
            <w:r w:rsidRPr="001B0368">
              <w:rPr>
                <w:b/>
                <w:noProof w:val="0"/>
                <w:lang w:val="en-GB"/>
              </w:rPr>
              <w:t>References</w:t>
            </w:r>
          </w:p>
        </w:tc>
        <w:tc>
          <w:tcPr>
            <w:tcW w:w="1167" w:type="dxa"/>
            <w:gridSpan w:val="2"/>
            <w:tcBorders>
              <w:top w:val="single" w:sz="4" w:space="0" w:color="auto"/>
              <w:left w:val="single" w:sz="4" w:space="0" w:color="auto"/>
              <w:bottom w:val="double" w:sz="4" w:space="0" w:color="auto"/>
              <w:right w:val="single" w:sz="4" w:space="0" w:color="auto"/>
            </w:tcBorders>
          </w:tcPr>
          <w:p w14:paraId="290BB6FF" w14:textId="77777777" w:rsidR="002F33C7" w:rsidRPr="001B0368" w:rsidRDefault="002F33C7" w:rsidP="00713EB6">
            <w:pPr>
              <w:pStyle w:val="TableText"/>
              <w:rPr>
                <w:b/>
                <w:noProof w:val="0"/>
                <w:lang w:val="en-GB"/>
              </w:rPr>
            </w:pPr>
            <w:r w:rsidRPr="001B0368">
              <w:rPr>
                <w:b/>
                <w:noProof w:val="0"/>
                <w:lang w:val="en-GB"/>
              </w:rPr>
              <w:t>Node</w:t>
            </w:r>
            <w:r w:rsidRPr="001B0368">
              <w:rPr>
                <w:b/>
                <w:noProof w:val="0"/>
                <w:lang w:val="en-GB"/>
              </w:rPr>
              <w:br/>
              <w:t>Class</w:t>
            </w:r>
          </w:p>
        </w:tc>
        <w:tc>
          <w:tcPr>
            <w:tcW w:w="2660" w:type="dxa"/>
            <w:tcBorders>
              <w:top w:val="single" w:sz="4" w:space="0" w:color="auto"/>
              <w:left w:val="single" w:sz="4" w:space="0" w:color="auto"/>
              <w:bottom w:val="double" w:sz="4" w:space="0" w:color="auto"/>
              <w:right w:val="single" w:sz="4" w:space="0" w:color="auto"/>
            </w:tcBorders>
          </w:tcPr>
          <w:p w14:paraId="41782A5B"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276" w:type="dxa"/>
            <w:tcBorders>
              <w:top w:val="single" w:sz="4" w:space="0" w:color="auto"/>
              <w:left w:val="single" w:sz="4" w:space="0" w:color="auto"/>
              <w:bottom w:val="double" w:sz="4" w:space="0" w:color="auto"/>
              <w:right w:val="single" w:sz="4" w:space="0" w:color="auto"/>
            </w:tcBorders>
          </w:tcPr>
          <w:p w14:paraId="39FDB71B"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650" w:type="dxa"/>
            <w:tcBorders>
              <w:top w:val="single" w:sz="4" w:space="0" w:color="auto"/>
              <w:left w:val="single" w:sz="4" w:space="0" w:color="auto"/>
              <w:bottom w:val="double" w:sz="4" w:space="0" w:color="auto"/>
              <w:right w:val="single" w:sz="4" w:space="0" w:color="auto"/>
            </w:tcBorders>
          </w:tcPr>
          <w:p w14:paraId="55665CAD"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128" w:type="dxa"/>
            <w:tcBorders>
              <w:top w:val="single" w:sz="4" w:space="0" w:color="auto"/>
              <w:left w:val="single" w:sz="4" w:space="0" w:color="auto"/>
              <w:bottom w:val="double" w:sz="4" w:space="0" w:color="auto"/>
              <w:right w:val="single" w:sz="4" w:space="0" w:color="auto"/>
            </w:tcBorders>
          </w:tcPr>
          <w:p w14:paraId="52FE38D4" w14:textId="77777777" w:rsidR="002F33C7" w:rsidRPr="001B0368" w:rsidRDefault="002F33C7" w:rsidP="00713EB6">
            <w:pPr>
              <w:pStyle w:val="TableText"/>
              <w:rPr>
                <w:b/>
                <w:noProof w:val="0"/>
                <w:lang w:val="en-GB"/>
              </w:rPr>
            </w:pPr>
            <w:r w:rsidRPr="001B0368">
              <w:rPr>
                <w:b/>
                <w:noProof w:val="0"/>
                <w:lang w:val="en-GB"/>
              </w:rPr>
              <w:t>Modelling</w:t>
            </w:r>
            <w:r w:rsidRPr="001B0368">
              <w:rPr>
                <w:b/>
                <w:noProof w:val="0"/>
                <w:lang w:val="en-GB"/>
              </w:rPr>
              <w:br/>
              <w:t>Rule</w:t>
            </w:r>
          </w:p>
        </w:tc>
      </w:tr>
      <w:tr w:rsidR="002F33C7" w:rsidRPr="001B0368" w14:paraId="75C85C83" w14:textId="77777777" w:rsidTr="00713EB6">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3EB43419" w14:textId="071BD6F0"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i/>
                <w:noProof w:val="0"/>
                <w:lang w:val="en-GB"/>
              </w:rPr>
              <w:t>BaseDataVariableType</w:t>
            </w:r>
            <w:proofErr w:type="spellEnd"/>
            <w:r w:rsidRPr="001B0368">
              <w:rPr>
                <w:noProof w:val="0"/>
                <w:lang w:val="en-GB"/>
              </w:rPr>
              <w:t xml:space="preserve"> defined in </w:t>
            </w:r>
            <w:r w:rsidR="00221B27" w:rsidRPr="001B0368">
              <w:rPr>
                <w:b/>
                <w:bCs/>
                <w:noProof w:val="0"/>
                <w:lang w:val="en-GB"/>
              </w:rPr>
              <w:fldChar w:fldCharType="begin"/>
            </w:r>
            <w:r w:rsidR="00221B27" w:rsidRPr="001B0368">
              <w:rPr>
                <w:noProof w:val="0"/>
                <w:lang w:val="en-GB"/>
              </w:rPr>
              <w:instrText xml:space="preserve"> REF UAPart5 \h </w:instrText>
            </w:r>
            <w:r w:rsidR="00221B27" w:rsidRPr="001B0368">
              <w:rPr>
                <w:b/>
                <w:bCs/>
                <w:noProof w:val="0"/>
                <w:lang w:val="en-GB"/>
              </w:rPr>
            </w:r>
            <w:r w:rsidR="00221B27" w:rsidRPr="001B0368">
              <w:rPr>
                <w:b/>
                <w:bCs/>
                <w:noProof w:val="0"/>
                <w:lang w:val="en-GB"/>
              </w:rPr>
              <w:fldChar w:fldCharType="separate"/>
            </w:r>
            <w:r w:rsidR="00C57605" w:rsidRPr="001B0368">
              <w:rPr>
                <w:noProof w:val="0"/>
              </w:rPr>
              <w:t>OPC 10000-5</w:t>
            </w:r>
            <w:r w:rsidR="00221B27" w:rsidRPr="001B0368">
              <w:rPr>
                <w:b/>
                <w:bCs/>
                <w:noProof w:val="0"/>
                <w:lang w:val="en-GB"/>
              </w:rPr>
              <w:fldChar w:fldCharType="end"/>
            </w:r>
          </w:p>
          <w:p w14:paraId="223F69BE" w14:textId="77777777" w:rsidR="002F33C7" w:rsidRPr="001B0368" w:rsidRDefault="002F33C7"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i/>
                <w:noProof w:val="0"/>
                <w:lang w:val="en-GB"/>
              </w:rPr>
              <w:t>BaseDataVariableType</w:t>
            </w:r>
            <w:proofErr w:type="spellEnd"/>
            <w:r w:rsidRPr="001B0368">
              <w:rPr>
                <w:noProof w:val="0"/>
                <w:lang w:val="en-GB"/>
              </w:rPr>
              <w:t>.</w:t>
            </w:r>
          </w:p>
        </w:tc>
      </w:tr>
      <w:tr w:rsidR="002F33C7" w:rsidRPr="001B0368" w14:paraId="7EAE23F3"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2291FA2A" w14:textId="77777777" w:rsidR="002F33C7" w:rsidRPr="001B0368" w:rsidRDefault="002F33C7" w:rsidP="00713EB6">
            <w:pPr>
              <w:pStyle w:val="TableText"/>
              <w:rPr>
                <w:noProof w:val="0"/>
                <w:lang w:val="en-GB"/>
              </w:rPr>
            </w:pPr>
            <w:proofErr w:type="spellStart"/>
            <w:r w:rsidRPr="001B0368">
              <w:rPr>
                <w:noProof w:val="0"/>
                <w:lang w:val="en-GB"/>
              </w:rPr>
              <w:t>HasSubtype</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5536D860" w14:textId="77777777" w:rsidR="002F33C7" w:rsidRPr="001B0368" w:rsidRDefault="002F33C7" w:rsidP="00713EB6">
            <w:pPr>
              <w:pStyle w:val="TableText"/>
              <w:rPr>
                <w:noProof w:val="0"/>
                <w:lang w:val="en-GB"/>
              </w:rPr>
            </w:pPr>
            <w:proofErr w:type="spellStart"/>
            <w:r w:rsidRPr="001B0368">
              <w:rPr>
                <w:noProof w:val="0"/>
                <w:lang w:val="en-GB"/>
              </w:rPr>
              <w:t>VariableType</w:t>
            </w:r>
            <w:proofErr w:type="spellEnd"/>
          </w:p>
        </w:tc>
        <w:tc>
          <w:tcPr>
            <w:tcW w:w="2660" w:type="dxa"/>
            <w:tcBorders>
              <w:top w:val="single" w:sz="4" w:space="0" w:color="auto"/>
              <w:left w:val="single" w:sz="4" w:space="0" w:color="auto"/>
              <w:bottom w:val="single" w:sz="4" w:space="0" w:color="auto"/>
              <w:right w:val="single" w:sz="4" w:space="0" w:color="auto"/>
            </w:tcBorders>
          </w:tcPr>
          <w:p w14:paraId="3417C0C7" w14:textId="77777777" w:rsidR="002F33C7" w:rsidRPr="001B0368" w:rsidRDefault="002F33C7" w:rsidP="00713EB6">
            <w:pPr>
              <w:pStyle w:val="TableTextWithTabs"/>
              <w:rPr>
                <w:noProof w:val="0"/>
                <w:lang w:val="en-GB"/>
              </w:rPr>
            </w:pPr>
            <w:proofErr w:type="spellStart"/>
            <w:r w:rsidRPr="001B0368">
              <w:rPr>
                <w:noProof w:val="0"/>
                <w:lang w:val="en-GB"/>
              </w:rPr>
              <w:t>FiniteStateVariableType</w:t>
            </w:r>
            <w:proofErr w:type="spellEnd"/>
          </w:p>
        </w:tc>
        <w:tc>
          <w:tcPr>
            <w:tcW w:w="4054" w:type="dxa"/>
            <w:gridSpan w:val="3"/>
            <w:tcBorders>
              <w:top w:val="single" w:sz="4" w:space="0" w:color="auto"/>
              <w:left w:val="single" w:sz="4" w:space="0" w:color="auto"/>
              <w:bottom w:val="single" w:sz="4" w:space="0" w:color="auto"/>
              <w:right w:val="single" w:sz="4" w:space="0" w:color="auto"/>
            </w:tcBorders>
          </w:tcPr>
          <w:p w14:paraId="0E4B6D56" w14:textId="7F651BE1" w:rsidR="002F33C7" w:rsidRPr="001B0368" w:rsidRDefault="002F33C7" w:rsidP="00713EB6">
            <w:pPr>
              <w:pStyle w:val="TableText"/>
              <w:rPr>
                <w:noProof w:val="0"/>
                <w:lang w:val="en-GB"/>
              </w:rPr>
            </w:pPr>
            <w:r w:rsidRPr="001B0368">
              <w:rPr>
                <w:noProof w:val="0"/>
                <w:lang w:val="en-GB"/>
              </w:rPr>
              <w:t xml:space="preserve">Defined in </w:t>
            </w:r>
            <w:r w:rsidR="002B014B" w:rsidRPr="001B0368">
              <w:rPr>
                <w:noProof w:val="0"/>
                <w:lang w:val="en-GB"/>
              </w:rPr>
              <w:fldChar w:fldCharType="begin"/>
            </w:r>
            <w:r w:rsidR="002B014B" w:rsidRPr="001B0368">
              <w:rPr>
                <w:noProof w:val="0"/>
                <w:lang w:val="en-GB"/>
              </w:rPr>
              <w:instrText xml:space="preserve"> REF _Ref33078936 \r \h </w:instrText>
            </w:r>
            <w:r w:rsidR="002B014B" w:rsidRPr="001B0368">
              <w:rPr>
                <w:noProof w:val="0"/>
                <w:lang w:val="en-GB"/>
              </w:rPr>
            </w:r>
            <w:r w:rsidR="002B014B" w:rsidRPr="001B0368">
              <w:rPr>
                <w:noProof w:val="0"/>
                <w:lang w:val="en-GB"/>
              </w:rPr>
              <w:fldChar w:fldCharType="separate"/>
            </w:r>
            <w:r w:rsidR="00C57605">
              <w:rPr>
                <w:noProof w:val="0"/>
                <w:lang w:val="en-GB"/>
              </w:rPr>
              <w:t>4.4.6</w:t>
            </w:r>
            <w:r w:rsidR="002B014B" w:rsidRPr="001B0368">
              <w:rPr>
                <w:noProof w:val="0"/>
                <w:lang w:val="en-GB"/>
              </w:rPr>
              <w:fldChar w:fldCharType="end"/>
            </w:r>
          </w:p>
        </w:tc>
      </w:tr>
      <w:tr w:rsidR="002F33C7" w:rsidRPr="001B0368" w14:paraId="1CAA3D0E"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79A62BD1"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76EBEB95"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53B99A4E" w14:textId="77777777" w:rsidR="002F33C7" w:rsidRPr="001B0368" w:rsidRDefault="002F33C7" w:rsidP="00713EB6">
            <w:pPr>
              <w:pStyle w:val="TableTextWithTabs"/>
              <w:rPr>
                <w:noProof w:val="0"/>
                <w:lang w:val="en-GB"/>
              </w:rPr>
            </w:pPr>
            <w:r w:rsidRPr="001B0368">
              <w:rPr>
                <w:noProof w:val="0"/>
                <w:lang w:val="en-GB"/>
              </w:rPr>
              <w:t>Id</w:t>
            </w:r>
          </w:p>
        </w:tc>
        <w:tc>
          <w:tcPr>
            <w:tcW w:w="1276" w:type="dxa"/>
            <w:tcBorders>
              <w:top w:val="single" w:sz="4" w:space="0" w:color="auto"/>
              <w:left w:val="single" w:sz="4" w:space="0" w:color="auto"/>
              <w:bottom w:val="single" w:sz="4" w:space="0" w:color="auto"/>
              <w:right w:val="single" w:sz="4" w:space="0" w:color="auto"/>
            </w:tcBorders>
          </w:tcPr>
          <w:p w14:paraId="126180D3" w14:textId="77777777" w:rsidR="002F33C7" w:rsidRPr="001B0368" w:rsidRDefault="002F33C7" w:rsidP="00713EB6">
            <w:pPr>
              <w:pStyle w:val="TableText"/>
              <w:rPr>
                <w:noProof w:val="0"/>
                <w:lang w:val="en-GB"/>
              </w:rPr>
            </w:pPr>
            <w:proofErr w:type="spellStart"/>
            <w:r w:rsidRPr="001B0368">
              <w:rPr>
                <w:noProof w:val="0"/>
                <w:lang w:val="en-GB"/>
              </w:rPr>
              <w:t>BaseDataType</w:t>
            </w:r>
            <w:proofErr w:type="spellEnd"/>
          </w:p>
        </w:tc>
        <w:tc>
          <w:tcPr>
            <w:tcW w:w="1650" w:type="dxa"/>
            <w:tcBorders>
              <w:top w:val="single" w:sz="4" w:space="0" w:color="auto"/>
              <w:left w:val="single" w:sz="4" w:space="0" w:color="auto"/>
              <w:bottom w:val="single" w:sz="4" w:space="0" w:color="auto"/>
              <w:right w:val="single" w:sz="4" w:space="0" w:color="auto"/>
            </w:tcBorders>
          </w:tcPr>
          <w:p w14:paraId="4197D400"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78ACEA6D" w14:textId="77777777" w:rsidR="002F33C7" w:rsidRPr="001B0368" w:rsidRDefault="002F33C7" w:rsidP="00713EB6">
            <w:pPr>
              <w:pStyle w:val="TableText"/>
              <w:rPr>
                <w:noProof w:val="0"/>
                <w:lang w:val="en-GB"/>
              </w:rPr>
            </w:pPr>
            <w:r w:rsidRPr="001B0368">
              <w:rPr>
                <w:noProof w:val="0"/>
                <w:lang w:val="en-GB"/>
              </w:rPr>
              <w:t>Mandatory</w:t>
            </w:r>
          </w:p>
        </w:tc>
      </w:tr>
      <w:tr w:rsidR="002F33C7" w:rsidRPr="001B0368" w14:paraId="49D1DEDB"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49F4F377"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552CEA9B"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37311600" w14:textId="77777777" w:rsidR="002F33C7" w:rsidRPr="001B0368" w:rsidRDefault="002F33C7" w:rsidP="00713EB6">
            <w:pPr>
              <w:pStyle w:val="TableTextWithTabs"/>
              <w:rPr>
                <w:noProof w:val="0"/>
                <w:lang w:val="en-GB"/>
              </w:rPr>
            </w:pPr>
            <w:r w:rsidRPr="001B0368">
              <w:rPr>
                <w:noProof w:val="0"/>
                <w:lang w:val="en-GB"/>
              </w:rPr>
              <w:t>Name</w:t>
            </w:r>
          </w:p>
        </w:tc>
        <w:tc>
          <w:tcPr>
            <w:tcW w:w="1276" w:type="dxa"/>
            <w:tcBorders>
              <w:top w:val="single" w:sz="4" w:space="0" w:color="auto"/>
              <w:left w:val="single" w:sz="4" w:space="0" w:color="auto"/>
              <w:bottom w:val="single" w:sz="4" w:space="0" w:color="auto"/>
              <w:right w:val="single" w:sz="4" w:space="0" w:color="auto"/>
            </w:tcBorders>
          </w:tcPr>
          <w:p w14:paraId="7125C1BC" w14:textId="77777777" w:rsidR="002F33C7" w:rsidRPr="001B0368" w:rsidRDefault="002F33C7" w:rsidP="00713EB6">
            <w:pPr>
              <w:pStyle w:val="TableText"/>
              <w:rPr>
                <w:noProof w:val="0"/>
                <w:lang w:val="en-GB"/>
              </w:rPr>
            </w:pPr>
            <w:proofErr w:type="spellStart"/>
            <w:r w:rsidRPr="001B0368">
              <w:rPr>
                <w:noProof w:val="0"/>
                <w:lang w:val="en-GB"/>
              </w:rPr>
              <w:t>QualifiedName</w:t>
            </w:r>
            <w:proofErr w:type="spellEnd"/>
          </w:p>
        </w:tc>
        <w:tc>
          <w:tcPr>
            <w:tcW w:w="1650" w:type="dxa"/>
            <w:tcBorders>
              <w:top w:val="single" w:sz="4" w:space="0" w:color="auto"/>
              <w:left w:val="single" w:sz="4" w:space="0" w:color="auto"/>
              <w:bottom w:val="single" w:sz="4" w:space="0" w:color="auto"/>
              <w:right w:val="single" w:sz="4" w:space="0" w:color="auto"/>
            </w:tcBorders>
          </w:tcPr>
          <w:p w14:paraId="50862AEE"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4629BA03" w14:textId="77777777" w:rsidR="002F33C7" w:rsidRPr="001B0368" w:rsidRDefault="002F33C7" w:rsidP="00713EB6">
            <w:pPr>
              <w:pStyle w:val="TableText"/>
              <w:rPr>
                <w:noProof w:val="0"/>
                <w:lang w:val="en-GB"/>
              </w:rPr>
            </w:pPr>
            <w:r w:rsidRPr="001B0368">
              <w:rPr>
                <w:noProof w:val="0"/>
                <w:lang w:val="en-GB"/>
              </w:rPr>
              <w:t>Optional</w:t>
            </w:r>
          </w:p>
        </w:tc>
      </w:tr>
      <w:tr w:rsidR="002F33C7" w:rsidRPr="001B0368" w14:paraId="75E61BF3"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135F4244"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487DE1DA"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204E360C" w14:textId="77777777" w:rsidR="002F33C7" w:rsidRPr="001B0368" w:rsidRDefault="002F33C7" w:rsidP="00713EB6">
            <w:pPr>
              <w:pStyle w:val="TableTextWithTabs"/>
              <w:rPr>
                <w:noProof w:val="0"/>
                <w:lang w:val="en-GB"/>
              </w:rPr>
            </w:pPr>
            <w:r w:rsidRPr="001B0368">
              <w:rPr>
                <w:noProof w:val="0"/>
                <w:lang w:val="en-GB"/>
              </w:rPr>
              <w:t>Number</w:t>
            </w:r>
          </w:p>
        </w:tc>
        <w:tc>
          <w:tcPr>
            <w:tcW w:w="1276" w:type="dxa"/>
            <w:tcBorders>
              <w:top w:val="single" w:sz="4" w:space="0" w:color="auto"/>
              <w:left w:val="single" w:sz="4" w:space="0" w:color="auto"/>
              <w:bottom w:val="single" w:sz="4" w:space="0" w:color="auto"/>
              <w:right w:val="single" w:sz="4" w:space="0" w:color="auto"/>
            </w:tcBorders>
          </w:tcPr>
          <w:p w14:paraId="737C39A1" w14:textId="77777777" w:rsidR="002F33C7" w:rsidRPr="001B0368" w:rsidRDefault="002F33C7" w:rsidP="00713EB6">
            <w:pPr>
              <w:pStyle w:val="TableText"/>
              <w:rPr>
                <w:noProof w:val="0"/>
                <w:lang w:val="en-GB"/>
              </w:rPr>
            </w:pPr>
            <w:r w:rsidRPr="001B0368">
              <w:rPr>
                <w:noProof w:val="0"/>
                <w:lang w:val="en-GB"/>
              </w:rPr>
              <w:t>UInt32</w:t>
            </w:r>
          </w:p>
        </w:tc>
        <w:tc>
          <w:tcPr>
            <w:tcW w:w="1650" w:type="dxa"/>
            <w:tcBorders>
              <w:top w:val="single" w:sz="4" w:space="0" w:color="auto"/>
              <w:left w:val="single" w:sz="4" w:space="0" w:color="auto"/>
              <w:bottom w:val="single" w:sz="4" w:space="0" w:color="auto"/>
              <w:right w:val="single" w:sz="4" w:space="0" w:color="auto"/>
            </w:tcBorders>
          </w:tcPr>
          <w:p w14:paraId="7FBBDC6E"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65046D68" w14:textId="77777777" w:rsidR="002F33C7" w:rsidRPr="001B0368" w:rsidRDefault="002F33C7" w:rsidP="00713EB6">
            <w:pPr>
              <w:pStyle w:val="TableText"/>
              <w:rPr>
                <w:noProof w:val="0"/>
                <w:lang w:val="en-GB"/>
              </w:rPr>
            </w:pPr>
            <w:r w:rsidRPr="001B0368">
              <w:rPr>
                <w:noProof w:val="0"/>
                <w:lang w:val="en-GB"/>
              </w:rPr>
              <w:t>Optional</w:t>
            </w:r>
          </w:p>
        </w:tc>
      </w:tr>
      <w:tr w:rsidR="002F33C7" w:rsidRPr="001B0368" w14:paraId="6EC4399B"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17CB2C12"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68666C81"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3C5D7305" w14:textId="77777777" w:rsidR="002F33C7" w:rsidRPr="001B0368" w:rsidRDefault="002F33C7" w:rsidP="00713EB6">
            <w:pPr>
              <w:pStyle w:val="TableTextWithTabs"/>
              <w:rPr>
                <w:noProof w:val="0"/>
                <w:lang w:val="en-GB"/>
              </w:rPr>
            </w:pPr>
            <w:proofErr w:type="spellStart"/>
            <w:r w:rsidRPr="001B0368">
              <w:rPr>
                <w:noProof w:val="0"/>
                <w:lang w:val="en-GB"/>
              </w:rPr>
              <w:t>EffectiveDisplayName</w:t>
            </w:r>
            <w:proofErr w:type="spellEnd"/>
          </w:p>
        </w:tc>
        <w:tc>
          <w:tcPr>
            <w:tcW w:w="1276" w:type="dxa"/>
            <w:tcBorders>
              <w:top w:val="single" w:sz="4" w:space="0" w:color="auto"/>
              <w:left w:val="single" w:sz="4" w:space="0" w:color="auto"/>
              <w:bottom w:val="single" w:sz="4" w:space="0" w:color="auto"/>
              <w:right w:val="single" w:sz="4" w:space="0" w:color="auto"/>
            </w:tcBorders>
          </w:tcPr>
          <w:p w14:paraId="68125EB5"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c>
          <w:tcPr>
            <w:tcW w:w="1650" w:type="dxa"/>
            <w:tcBorders>
              <w:top w:val="single" w:sz="4" w:space="0" w:color="auto"/>
              <w:left w:val="single" w:sz="4" w:space="0" w:color="auto"/>
              <w:bottom w:val="single" w:sz="4" w:space="0" w:color="auto"/>
              <w:right w:val="single" w:sz="4" w:space="0" w:color="auto"/>
            </w:tcBorders>
          </w:tcPr>
          <w:p w14:paraId="23C82211"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4FCFB79F" w14:textId="77777777" w:rsidR="002F33C7" w:rsidRPr="001B0368" w:rsidRDefault="002F33C7" w:rsidP="00713EB6">
            <w:pPr>
              <w:pStyle w:val="TableText"/>
              <w:rPr>
                <w:noProof w:val="0"/>
                <w:lang w:val="en-GB"/>
              </w:rPr>
            </w:pPr>
            <w:r w:rsidRPr="001B0368">
              <w:rPr>
                <w:noProof w:val="0"/>
                <w:lang w:val="en-GB"/>
              </w:rPr>
              <w:t>Optional</w:t>
            </w:r>
          </w:p>
        </w:tc>
      </w:tr>
      <w:tr w:rsidR="007D58DF" w:rsidRPr="001B0368" w14:paraId="38EFFBF0" w14:textId="77777777" w:rsidTr="00AC165E">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5C4407E6" w14:textId="3B6BFDAD"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5AE7CD51" w14:textId="77777777" w:rsidTr="00AC165E">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03EA9F24" w14:textId="195A148F" w:rsidR="007D58DF" w:rsidRPr="001B0368" w:rsidRDefault="007D58DF" w:rsidP="00713EB6">
            <w:pPr>
              <w:pStyle w:val="TableText"/>
              <w:rPr>
                <w:noProof w:val="0"/>
                <w:lang w:val="en-GB"/>
              </w:rPr>
            </w:pPr>
            <w:r w:rsidRPr="001B0368">
              <w:rPr>
                <w:noProof w:val="0"/>
                <w:lang w:val="en-GB"/>
              </w:rPr>
              <w:t>Base Info State Machine Instance</w:t>
            </w:r>
          </w:p>
        </w:tc>
      </w:tr>
    </w:tbl>
    <w:p w14:paraId="78E2F042" w14:textId="77777777" w:rsidR="002F33C7" w:rsidRPr="001B0368" w:rsidRDefault="002F33C7" w:rsidP="002F33C7">
      <w:pPr>
        <w:pStyle w:val="spacer"/>
        <w:rPr>
          <w:noProof w:val="0"/>
        </w:rPr>
      </w:pPr>
    </w:p>
    <w:p w14:paraId="3528050B" w14:textId="77777777" w:rsidR="002F33C7" w:rsidRPr="001B0368" w:rsidRDefault="002F33C7" w:rsidP="002F33C7">
      <w:pPr>
        <w:pStyle w:val="PARAGRAPH"/>
        <w:rPr>
          <w:noProof w:val="0"/>
        </w:rPr>
      </w:pPr>
      <w:proofErr w:type="spellStart"/>
      <w:r w:rsidRPr="001B0368">
        <w:rPr>
          <w:i/>
          <w:noProof w:val="0"/>
        </w:rPr>
        <w:t>Id</w:t>
      </w:r>
      <w:proofErr w:type="spellEnd"/>
      <w:r w:rsidRPr="001B0368">
        <w:rPr>
          <w:i/>
          <w:noProof w:val="0"/>
        </w:rPr>
        <w:t xml:space="preserve"> </w:t>
      </w:r>
      <w:r w:rsidRPr="001B0368">
        <w:rPr>
          <w:noProof w:val="0"/>
        </w:rPr>
        <w:t xml:space="preserve">is a name which uniquely identifies the current state within the </w:t>
      </w:r>
      <w:proofErr w:type="spellStart"/>
      <w:r w:rsidRPr="001B0368">
        <w:rPr>
          <w:i/>
          <w:noProof w:val="0"/>
        </w:rPr>
        <w:t>StateMachineType</w:t>
      </w:r>
      <w:proofErr w:type="spellEnd"/>
      <w:r w:rsidRPr="001B0368">
        <w:rPr>
          <w:noProof w:val="0"/>
        </w:rPr>
        <w:t xml:space="preserve">. A subtype may restrict the </w:t>
      </w:r>
      <w:proofErr w:type="spellStart"/>
      <w:r w:rsidRPr="001B0368">
        <w:rPr>
          <w:i/>
          <w:noProof w:val="0"/>
        </w:rPr>
        <w:t>DataType</w:t>
      </w:r>
      <w:proofErr w:type="spellEnd"/>
      <w:r w:rsidRPr="001B0368">
        <w:rPr>
          <w:noProof w:val="0"/>
        </w:rPr>
        <w:t>.</w:t>
      </w:r>
    </w:p>
    <w:p w14:paraId="5B565495" w14:textId="77777777" w:rsidR="002F33C7" w:rsidRPr="001B0368" w:rsidRDefault="002F33C7" w:rsidP="002F33C7">
      <w:pPr>
        <w:pStyle w:val="PARAGRAPH"/>
        <w:rPr>
          <w:noProof w:val="0"/>
        </w:rPr>
      </w:pPr>
      <w:r w:rsidRPr="001B0368">
        <w:rPr>
          <w:i/>
          <w:noProof w:val="0"/>
        </w:rPr>
        <w:t>Name</w:t>
      </w:r>
      <w:r w:rsidRPr="001B0368">
        <w:rPr>
          <w:noProof w:val="0"/>
        </w:rPr>
        <w:t xml:space="preserve"> is a </w:t>
      </w:r>
      <w:proofErr w:type="spellStart"/>
      <w:r w:rsidRPr="001B0368">
        <w:rPr>
          <w:i/>
          <w:noProof w:val="0"/>
        </w:rPr>
        <w:t>QualifiedName</w:t>
      </w:r>
      <w:proofErr w:type="spellEnd"/>
      <w:r w:rsidRPr="001B0368">
        <w:rPr>
          <w:noProof w:val="0"/>
        </w:rPr>
        <w:t xml:space="preserve"> which uniquely identifies the current state within the </w:t>
      </w:r>
      <w:proofErr w:type="spellStart"/>
      <w:r w:rsidRPr="001B0368">
        <w:rPr>
          <w:i/>
          <w:noProof w:val="0"/>
        </w:rPr>
        <w:t>StateMachineType</w:t>
      </w:r>
      <w:proofErr w:type="spellEnd"/>
      <w:r w:rsidRPr="001B0368">
        <w:rPr>
          <w:noProof w:val="0"/>
        </w:rPr>
        <w:t>.</w:t>
      </w:r>
    </w:p>
    <w:p w14:paraId="19F7ACF3" w14:textId="77777777" w:rsidR="002F33C7" w:rsidRPr="001B0368" w:rsidRDefault="002F33C7" w:rsidP="002F33C7">
      <w:pPr>
        <w:pStyle w:val="PARAGRAPH"/>
        <w:rPr>
          <w:noProof w:val="0"/>
        </w:rPr>
      </w:pPr>
      <w:r w:rsidRPr="001B0368">
        <w:rPr>
          <w:i/>
          <w:noProof w:val="0"/>
        </w:rPr>
        <w:lastRenderedPageBreak/>
        <w:t xml:space="preserve">Number </w:t>
      </w:r>
      <w:r w:rsidRPr="001B0368">
        <w:rPr>
          <w:noProof w:val="0"/>
        </w:rPr>
        <w:t xml:space="preserve">is an integer which uniquely identifies the current state within the </w:t>
      </w:r>
      <w:proofErr w:type="spellStart"/>
      <w:r w:rsidRPr="001B0368">
        <w:rPr>
          <w:i/>
          <w:noProof w:val="0"/>
        </w:rPr>
        <w:t>StateMachineType</w:t>
      </w:r>
      <w:proofErr w:type="spellEnd"/>
      <w:r w:rsidRPr="001B0368">
        <w:rPr>
          <w:noProof w:val="0"/>
        </w:rPr>
        <w:t>.</w:t>
      </w:r>
    </w:p>
    <w:p w14:paraId="4DB2B16E" w14:textId="77777777" w:rsidR="002F33C7" w:rsidRPr="001B0368" w:rsidRDefault="002F33C7" w:rsidP="002F33C7">
      <w:pPr>
        <w:pStyle w:val="PARAGRAPH"/>
        <w:rPr>
          <w:noProof w:val="0"/>
        </w:rPr>
      </w:pPr>
      <w:proofErr w:type="spellStart"/>
      <w:r w:rsidRPr="001B0368">
        <w:rPr>
          <w:i/>
          <w:noProof w:val="0"/>
        </w:rPr>
        <w:t>EffectiveDisplayName</w:t>
      </w:r>
      <w:proofErr w:type="spellEnd"/>
      <w:r w:rsidRPr="001B0368">
        <w:rPr>
          <w:i/>
          <w:noProof w:val="0"/>
        </w:rPr>
        <w:t xml:space="preserve"> </w:t>
      </w:r>
      <w:r w:rsidRPr="001B0368">
        <w:rPr>
          <w:noProof w:val="0"/>
        </w:rPr>
        <w:t xml:space="preserve">contains a human readable name for the current state of the state machine after taking the state of any </w:t>
      </w:r>
      <w:proofErr w:type="spellStart"/>
      <w:r w:rsidRPr="001B0368">
        <w:rPr>
          <w:i/>
          <w:noProof w:val="0"/>
        </w:rPr>
        <w:t>SubStateMachines</w:t>
      </w:r>
      <w:proofErr w:type="spellEnd"/>
      <w:r w:rsidRPr="001B0368">
        <w:rPr>
          <w:noProof w:val="0"/>
        </w:rPr>
        <w:t xml:space="preserve"> in account. There is no rule specified for which state or sub-state should be used. It is up to the </w:t>
      </w:r>
      <w:r w:rsidRPr="001B0368">
        <w:rPr>
          <w:i/>
          <w:noProof w:val="0"/>
        </w:rPr>
        <w:t>Server</w:t>
      </w:r>
      <w:r w:rsidRPr="001B0368">
        <w:rPr>
          <w:noProof w:val="0"/>
        </w:rPr>
        <w:t xml:space="preserve"> and will depend on the semantics of the </w:t>
      </w:r>
      <w:proofErr w:type="spellStart"/>
      <w:r w:rsidRPr="001B0368">
        <w:rPr>
          <w:i/>
          <w:noProof w:val="0"/>
        </w:rPr>
        <w:t>StateMachineType</w:t>
      </w:r>
      <w:proofErr w:type="spellEnd"/>
      <w:r w:rsidRPr="001B0368">
        <w:rPr>
          <w:noProof w:val="0"/>
        </w:rPr>
        <w:t>.</w:t>
      </w:r>
    </w:p>
    <w:p w14:paraId="5B4DA9EB" w14:textId="77777777" w:rsidR="002F33C7" w:rsidRPr="001B0368" w:rsidRDefault="002F33C7" w:rsidP="002F33C7">
      <w:pPr>
        <w:pStyle w:val="PARAGRAPH"/>
        <w:rPr>
          <w:noProof w:val="0"/>
        </w:rPr>
      </w:pPr>
      <w:proofErr w:type="spellStart"/>
      <w:r w:rsidRPr="001B0368">
        <w:rPr>
          <w:i/>
          <w:noProof w:val="0"/>
        </w:rPr>
        <w:t>StateMachines</w:t>
      </w:r>
      <w:proofErr w:type="spellEnd"/>
      <w:r w:rsidRPr="001B0368">
        <w:rPr>
          <w:noProof w:val="0"/>
        </w:rPr>
        <w:t xml:space="preserve"> produce </w:t>
      </w:r>
      <w:r w:rsidRPr="001B0368">
        <w:rPr>
          <w:i/>
          <w:noProof w:val="0"/>
        </w:rPr>
        <w:t>Events</w:t>
      </w:r>
      <w:r w:rsidRPr="001B0368">
        <w:rPr>
          <w:noProof w:val="0"/>
        </w:rPr>
        <w:t xml:space="preserve"> which may include the current state of a </w:t>
      </w:r>
      <w:proofErr w:type="spellStart"/>
      <w:r w:rsidRPr="001B0368">
        <w:rPr>
          <w:i/>
          <w:noProof w:val="0"/>
        </w:rPr>
        <w:t>StateMachine</w:t>
      </w:r>
      <w:proofErr w:type="spellEnd"/>
      <w:r w:rsidRPr="001B0368">
        <w:rPr>
          <w:noProof w:val="0"/>
        </w:rPr>
        <w:t xml:space="preserve">. In that case </w:t>
      </w:r>
      <w:r w:rsidRPr="001B0368">
        <w:rPr>
          <w:i/>
          <w:noProof w:val="0"/>
        </w:rPr>
        <w:t>Servers</w:t>
      </w:r>
      <w:r w:rsidRPr="001B0368">
        <w:rPr>
          <w:noProof w:val="0"/>
        </w:rPr>
        <w:t xml:space="preserve"> shall provide all the optional </w:t>
      </w:r>
      <w:r w:rsidRPr="001B0368">
        <w:rPr>
          <w:i/>
          <w:noProof w:val="0"/>
        </w:rPr>
        <w:t>Properties</w:t>
      </w:r>
      <w:r w:rsidRPr="001B0368">
        <w:rPr>
          <w:noProof w:val="0"/>
        </w:rPr>
        <w:t xml:space="preserve"> of the </w:t>
      </w:r>
      <w:proofErr w:type="spellStart"/>
      <w:r w:rsidRPr="001B0368">
        <w:rPr>
          <w:i/>
          <w:noProof w:val="0"/>
        </w:rPr>
        <w:t>StateVariableType</w:t>
      </w:r>
      <w:proofErr w:type="spellEnd"/>
      <w:r w:rsidRPr="001B0368">
        <w:rPr>
          <w:noProof w:val="0"/>
        </w:rPr>
        <w:t xml:space="preserve"> in the </w:t>
      </w:r>
      <w:r w:rsidRPr="001B0368">
        <w:rPr>
          <w:i/>
          <w:noProof w:val="0"/>
        </w:rPr>
        <w:t>Event</w:t>
      </w:r>
      <w:r w:rsidRPr="001B0368">
        <w:rPr>
          <w:noProof w:val="0"/>
        </w:rPr>
        <w:t xml:space="preserve">, even if they are not provided on the instances in the </w:t>
      </w:r>
      <w:proofErr w:type="spellStart"/>
      <w:r w:rsidRPr="001B0368">
        <w:rPr>
          <w:i/>
          <w:noProof w:val="0"/>
        </w:rPr>
        <w:t>AddressSpace</w:t>
      </w:r>
      <w:proofErr w:type="spellEnd"/>
      <w:r w:rsidRPr="001B0368">
        <w:rPr>
          <w:noProof w:val="0"/>
        </w:rPr>
        <w:t>.</w:t>
      </w:r>
    </w:p>
    <w:p w14:paraId="4D7C77DC" w14:textId="77777777" w:rsidR="002F33C7" w:rsidRPr="001B0368" w:rsidRDefault="002F33C7" w:rsidP="002F33C7">
      <w:pPr>
        <w:pStyle w:val="Heading3"/>
        <w:rPr>
          <w:noProof w:val="0"/>
        </w:rPr>
      </w:pPr>
      <w:bookmarkStart w:id="179" w:name="_Ref33079141"/>
      <w:bookmarkStart w:id="180" w:name="_Toc84953490"/>
      <w:proofErr w:type="spellStart"/>
      <w:r w:rsidRPr="001B0368">
        <w:rPr>
          <w:noProof w:val="0"/>
        </w:rPr>
        <w:t>TransitionVariableType</w:t>
      </w:r>
      <w:bookmarkEnd w:id="179"/>
      <w:bookmarkEnd w:id="180"/>
      <w:proofErr w:type="spellEnd"/>
    </w:p>
    <w:p w14:paraId="3B0F0472"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TransitionVariableType</w:t>
      </w:r>
      <w:proofErr w:type="spellEnd"/>
      <w:r w:rsidRPr="001B0368">
        <w:rPr>
          <w:noProof w:val="0"/>
        </w:rPr>
        <w:t xml:space="preserve"> is the base </w:t>
      </w:r>
      <w:proofErr w:type="spellStart"/>
      <w:r w:rsidRPr="001B0368">
        <w:rPr>
          <w:i/>
          <w:noProof w:val="0"/>
        </w:rPr>
        <w:t>VariableType</w:t>
      </w:r>
      <w:proofErr w:type="spellEnd"/>
      <w:r w:rsidRPr="001B0368">
        <w:rPr>
          <w:noProof w:val="0"/>
        </w:rPr>
        <w:t xml:space="preserve"> for </w:t>
      </w:r>
      <w:r w:rsidRPr="001B0368">
        <w:rPr>
          <w:i/>
          <w:noProof w:val="0"/>
        </w:rPr>
        <w:t>Variables</w:t>
      </w:r>
      <w:r w:rsidRPr="001B0368">
        <w:rPr>
          <w:noProof w:val="0"/>
        </w:rPr>
        <w:t xml:space="preserve"> that store a </w:t>
      </w:r>
      <w:r w:rsidRPr="001B0368">
        <w:rPr>
          <w:i/>
          <w:noProof w:val="0"/>
        </w:rPr>
        <w:t>Transition</w:t>
      </w:r>
      <w:r w:rsidRPr="001B0368">
        <w:rPr>
          <w:noProof w:val="0"/>
        </w:rPr>
        <w:t xml:space="preserve"> that occurred within a </w:t>
      </w:r>
      <w:proofErr w:type="spellStart"/>
      <w:r w:rsidRPr="001B0368">
        <w:rPr>
          <w:i/>
          <w:noProof w:val="0"/>
        </w:rPr>
        <w:t>StateMachine</w:t>
      </w:r>
      <w:proofErr w:type="spellEnd"/>
      <w:r w:rsidRPr="001B0368">
        <w:rPr>
          <w:noProof w:val="0"/>
        </w:rPr>
        <w:t xml:space="preserve"> as a human readable name.</w:t>
      </w:r>
    </w:p>
    <w:p w14:paraId="4A2A54DE"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SourceTimestamp</w:t>
      </w:r>
      <w:proofErr w:type="spellEnd"/>
      <w:r w:rsidRPr="001B0368">
        <w:rPr>
          <w:noProof w:val="0"/>
        </w:rPr>
        <w:t xml:space="preserve"> for the value specifies when the </w:t>
      </w:r>
      <w:r w:rsidRPr="001B0368">
        <w:rPr>
          <w:i/>
          <w:noProof w:val="0"/>
        </w:rPr>
        <w:t>Transition</w:t>
      </w:r>
      <w:r w:rsidRPr="001B0368">
        <w:rPr>
          <w:noProof w:val="0"/>
        </w:rPr>
        <w:t xml:space="preserve"> occurred. This value may also be exposed with the </w:t>
      </w:r>
      <w:proofErr w:type="spellStart"/>
      <w:r w:rsidRPr="001B0368">
        <w:rPr>
          <w:i/>
          <w:noProof w:val="0"/>
        </w:rPr>
        <w:t>TransitionTime</w:t>
      </w:r>
      <w:proofErr w:type="spellEnd"/>
      <w:r w:rsidRPr="001B0368">
        <w:rPr>
          <w:noProof w:val="0"/>
        </w:rPr>
        <w:t xml:space="preserve"> </w:t>
      </w:r>
      <w:r w:rsidRPr="001B0368">
        <w:rPr>
          <w:i/>
          <w:noProof w:val="0"/>
        </w:rPr>
        <w:t>Property</w:t>
      </w:r>
      <w:r w:rsidRPr="001B0368">
        <w:rPr>
          <w:noProof w:val="0"/>
        </w:rPr>
        <w:t>.</w:t>
      </w:r>
    </w:p>
    <w:p w14:paraId="55069F1D" w14:textId="7A935DDF" w:rsidR="002F33C7" w:rsidRPr="001B0368" w:rsidRDefault="002F33C7" w:rsidP="002F33C7">
      <w:pPr>
        <w:pStyle w:val="PARAGRAPH"/>
        <w:rPr>
          <w:noProof w:val="0"/>
        </w:rPr>
      </w:pPr>
      <w:r w:rsidRPr="001B0368">
        <w:rPr>
          <w:noProof w:val="0"/>
        </w:rPr>
        <w:t xml:space="preserve">The </w:t>
      </w:r>
      <w:proofErr w:type="spellStart"/>
      <w:r w:rsidRPr="001B0368">
        <w:rPr>
          <w:i/>
          <w:noProof w:val="0"/>
        </w:rPr>
        <w:t>TransitionVariableType</w:t>
      </w:r>
      <w:proofErr w:type="spellEnd"/>
      <w:r w:rsidRPr="001B0368">
        <w:rPr>
          <w:noProof w:val="0"/>
        </w:rPr>
        <w:t xml:space="preserve"> is formally defined in</w:t>
      </w:r>
      <w:r w:rsidR="00EA05EE" w:rsidRPr="001B0368">
        <w:rPr>
          <w:noProof w:val="0"/>
        </w:rPr>
        <w:t xml:space="preserve"> </w:t>
      </w:r>
      <w:r w:rsidR="00EA05EE" w:rsidRPr="001B0368">
        <w:rPr>
          <w:noProof w:val="0"/>
        </w:rPr>
        <w:fldChar w:fldCharType="begin"/>
      </w:r>
      <w:r w:rsidR="00EA05EE" w:rsidRPr="001B0368">
        <w:rPr>
          <w:noProof w:val="0"/>
        </w:rPr>
        <w:instrText xml:space="preserve"> REF _Ref33077888 \h </w:instrText>
      </w:r>
      <w:r w:rsidR="00EA05EE" w:rsidRPr="001B0368">
        <w:rPr>
          <w:noProof w:val="0"/>
        </w:rPr>
      </w:r>
      <w:r w:rsidR="00EA05EE" w:rsidRPr="001B0368">
        <w:rPr>
          <w:noProof w:val="0"/>
        </w:rPr>
        <w:fldChar w:fldCharType="separate"/>
      </w:r>
      <w:r w:rsidR="00C57605" w:rsidRPr="001B0368">
        <w:rPr>
          <w:noProof w:val="0"/>
        </w:rPr>
        <w:t xml:space="preserve">Table </w:t>
      </w:r>
      <w:r w:rsidR="00C57605">
        <w:t>3</w:t>
      </w:r>
      <w:r w:rsidR="00EA05EE" w:rsidRPr="001B0368">
        <w:rPr>
          <w:noProof w:val="0"/>
        </w:rPr>
        <w:fldChar w:fldCharType="end"/>
      </w:r>
      <w:r w:rsidRPr="001B0368">
        <w:rPr>
          <w:noProof w:val="0"/>
        </w:rPr>
        <w:t>.</w:t>
      </w:r>
    </w:p>
    <w:p w14:paraId="7A130CE6" w14:textId="4F0D6131" w:rsidR="002F33C7" w:rsidRPr="001B0368" w:rsidRDefault="00F52AFE" w:rsidP="002F33C7">
      <w:pPr>
        <w:pStyle w:val="TABLE-title"/>
        <w:rPr>
          <w:noProof w:val="0"/>
        </w:rPr>
      </w:pPr>
      <w:bookmarkStart w:id="181" w:name="_Ref33077888"/>
      <w:bookmarkStart w:id="182" w:name="_Toc84953539"/>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3</w:t>
      </w:r>
      <w:r w:rsidRPr="001B0368">
        <w:rPr>
          <w:noProof w:val="0"/>
        </w:rPr>
        <w:fldChar w:fldCharType="end"/>
      </w:r>
      <w:bookmarkEnd w:id="181"/>
      <w:r w:rsidRPr="001B0368">
        <w:rPr>
          <w:noProof w:val="0"/>
        </w:rPr>
        <w:t xml:space="preserve"> – </w:t>
      </w:r>
      <w:proofErr w:type="spellStart"/>
      <w:r w:rsidR="002F33C7" w:rsidRPr="001B0368">
        <w:rPr>
          <w:noProof w:val="0"/>
        </w:rPr>
        <w:t>TransitionVariableType</w:t>
      </w:r>
      <w:proofErr w:type="spellEnd"/>
      <w:r w:rsidR="002F33C7" w:rsidRPr="001B0368">
        <w:rPr>
          <w:noProof w:val="0"/>
        </w:rPr>
        <w:t xml:space="preserve"> definition</w:t>
      </w:r>
      <w:bookmarkEnd w:id="182"/>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4"/>
        <w:gridCol w:w="337"/>
        <w:gridCol w:w="830"/>
        <w:gridCol w:w="2660"/>
        <w:gridCol w:w="1276"/>
        <w:gridCol w:w="1650"/>
        <w:gridCol w:w="1128"/>
      </w:tblGrid>
      <w:tr w:rsidR="002F33C7" w:rsidRPr="001B0368" w14:paraId="51F96625" w14:textId="77777777" w:rsidTr="007D58DF">
        <w:trPr>
          <w:jc w:val="center"/>
        </w:trPr>
        <w:tc>
          <w:tcPr>
            <w:tcW w:w="1701" w:type="dxa"/>
            <w:gridSpan w:val="2"/>
            <w:tcBorders>
              <w:top w:val="single" w:sz="4" w:space="0" w:color="auto"/>
              <w:left w:val="single" w:sz="4" w:space="0" w:color="auto"/>
              <w:bottom w:val="double" w:sz="4" w:space="0" w:color="auto"/>
              <w:right w:val="single" w:sz="4" w:space="0" w:color="auto"/>
            </w:tcBorders>
          </w:tcPr>
          <w:p w14:paraId="47E2CCF0" w14:textId="77777777" w:rsidR="002F33C7" w:rsidRPr="001B0368" w:rsidRDefault="002F33C7" w:rsidP="00713EB6">
            <w:pPr>
              <w:pStyle w:val="TableText"/>
              <w:rPr>
                <w:b/>
                <w:noProof w:val="0"/>
                <w:lang w:val="en-GB"/>
              </w:rPr>
            </w:pPr>
            <w:r w:rsidRPr="001B0368">
              <w:rPr>
                <w:b/>
                <w:noProof w:val="0"/>
                <w:lang w:val="en-GB"/>
              </w:rPr>
              <w:t>Attribute</w:t>
            </w:r>
          </w:p>
        </w:tc>
        <w:tc>
          <w:tcPr>
            <w:tcW w:w="7544" w:type="dxa"/>
            <w:gridSpan w:val="5"/>
            <w:tcBorders>
              <w:top w:val="single" w:sz="4" w:space="0" w:color="auto"/>
              <w:left w:val="single" w:sz="4" w:space="0" w:color="auto"/>
              <w:bottom w:val="double" w:sz="4" w:space="0" w:color="auto"/>
              <w:right w:val="single" w:sz="4" w:space="0" w:color="auto"/>
            </w:tcBorders>
          </w:tcPr>
          <w:p w14:paraId="62DCF6EA"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715EAF1E" w14:textId="77777777" w:rsidTr="007D58DF">
        <w:trPr>
          <w:jc w:val="center"/>
        </w:trPr>
        <w:tc>
          <w:tcPr>
            <w:tcW w:w="1701" w:type="dxa"/>
            <w:gridSpan w:val="2"/>
            <w:tcBorders>
              <w:top w:val="double" w:sz="4" w:space="0" w:color="auto"/>
              <w:left w:val="single" w:sz="4" w:space="0" w:color="auto"/>
              <w:bottom w:val="single" w:sz="4" w:space="0" w:color="auto"/>
              <w:right w:val="single" w:sz="4" w:space="0" w:color="auto"/>
            </w:tcBorders>
          </w:tcPr>
          <w:p w14:paraId="67D06BEF"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544" w:type="dxa"/>
            <w:gridSpan w:val="5"/>
            <w:tcBorders>
              <w:top w:val="double" w:sz="4" w:space="0" w:color="auto"/>
              <w:left w:val="single" w:sz="4" w:space="0" w:color="auto"/>
              <w:bottom w:val="single" w:sz="4" w:space="0" w:color="auto"/>
              <w:right w:val="single" w:sz="4" w:space="0" w:color="auto"/>
            </w:tcBorders>
          </w:tcPr>
          <w:p w14:paraId="41C9AF81" w14:textId="77777777" w:rsidR="002F33C7" w:rsidRPr="001B0368" w:rsidRDefault="002F33C7" w:rsidP="00713EB6">
            <w:pPr>
              <w:pStyle w:val="TableText"/>
              <w:rPr>
                <w:noProof w:val="0"/>
                <w:lang w:val="en-GB"/>
              </w:rPr>
            </w:pPr>
            <w:proofErr w:type="spellStart"/>
            <w:r w:rsidRPr="001B0368">
              <w:rPr>
                <w:noProof w:val="0"/>
                <w:lang w:val="en-GB"/>
              </w:rPr>
              <w:t>TransitionVariableType</w:t>
            </w:r>
            <w:proofErr w:type="spellEnd"/>
          </w:p>
        </w:tc>
      </w:tr>
      <w:tr w:rsidR="002F33C7" w:rsidRPr="001B0368" w14:paraId="79CFB191" w14:textId="77777777" w:rsidTr="007D58DF">
        <w:trPr>
          <w:jc w:val="center"/>
        </w:trPr>
        <w:tc>
          <w:tcPr>
            <w:tcW w:w="1701" w:type="dxa"/>
            <w:gridSpan w:val="2"/>
            <w:tcBorders>
              <w:top w:val="single" w:sz="4" w:space="0" w:color="auto"/>
              <w:left w:val="single" w:sz="4" w:space="0" w:color="auto"/>
              <w:bottom w:val="single" w:sz="4" w:space="0" w:color="auto"/>
              <w:right w:val="single" w:sz="4" w:space="0" w:color="auto"/>
            </w:tcBorders>
          </w:tcPr>
          <w:p w14:paraId="58710822" w14:textId="77777777" w:rsidR="002F33C7" w:rsidRPr="001B0368" w:rsidRDefault="002F33C7" w:rsidP="00713EB6">
            <w:pPr>
              <w:pStyle w:val="TableText"/>
              <w:rPr>
                <w:noProof w:val="0"/>
                <w:lang w:val="en-GB"/>
              </w:rPr>
            </w:pPr>
            <w:proofErr w:type="spellStart"/>
            <w:r w:rsidRPr="001B0368">
              <w:rPr>
                <w:noProof w:val="0"/>
                <w:lang w:val="en-GB"/>
              </w:rPr>
              <w:t>DataType</w:t>
            </w:r>
            <w:proofErr w:type="spellEnd"/>
          </w:p>
        </w:tc>
        <w:tc>
          <w:tcPr>
            <w:tcW w:w="7544" w:type="dxa"/>
            <w:gridSpan w:val="5"/>
            <w:tcBorders>
              <w:top w:val="single" w:sz="4" w:space="0" w:color="auto"/>
              <w:left w:val="single" w:sz="4" w:space="0" w:color="auto"/>
              <w:bottom w:val="single" w:sz="4" w:space="0" w:color="auto"/>
              <w:right w:val="single" w:sz="4" w:space="0" w:color="auto"/>
            </w:tcBorders>
          </w:tcPr>
          <w:p w14:paraId="0351F279"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r>
      <w:tr w:rsidR="002F33C7" w:rsidRPr="001B0368" w14:paraId="2294338E" w14:textId="77777777" w:rsidTr="007D58DF">
        <w:trPr>
          <w:jc w:val="center"/>
        </w:trPr>
        <w:tc>
          <w:tcPr>
            <w:tcW w:w="1701" w:type="dxa"/>
            <w:gridSpan w:val="2"/>
            <w:tcBorders>
              <w:top w:val="single" w:sz="4" w:space="0" w:color="auto"/>
              <w:left w:val="single" w:sz="4" w:space="0" w:color="auto"/>
              <w:bottom w:val="single" w:sz="4" w:space="0" w:color="auto"/>
              <w:right w:val="single" w:sz="4" w:space="0" w:color="auto"/>
            </w:tcBorders>
          </w:tcPr>
          <w:p w14:paraId="2FDC0EED" w14:textId="77777777" w:rsidR="002F33C7" w:rsidRPr="001B0368" w:rsidRDefault="002F33C7" w:rsidP="00713EB6">
            <w:pPr>
              <w:pStyle w:val="TableText"/>
              <w:rPr>
                <w:noProof w:val="0"/>
                <w:lang w:val="en-GB"/>
              </w:rPr>
            </w:pPr>
            <w:proofErr w:type="spellStart"/>
            <w:r w:rsidRPr="001B0368">
              <w:rPr>
                <w:noProof w:val="0"/>
                <w:lang w:val="en-GB"/>
              </w:rPr>
              <w:t>ValueRank</w:t>
            </w:r>
            <w:proofErr w:type="spellEnd"/>
          </w:p>
        </w:tc>
        <w:tc>
          <w:tcPr>
            <w:tcW w:w="7544" w:type="dxa"/>
            <w:gridSpan w:val="5"/>
            <w:tcBorders>
              <w:top w:val="single" w:sz="4" w:space="0" w:color="auto"/>
              <w:left w:val="single" w:sz="4" w:space="0" w:color="auto"/>
              <w:bottom w:val="single" w:sz="4" w:space="0" w:color="auto"/>
              <w:right w:val="single" w:sz="4" w:space="0" w:color="auto"/>
            </w:tcBorders>
          </w:tcPr>
          <w:p w14:paraId="28355F42" w14:textId="77777777" w:rsidR="002F33C7" w:rsidRPr="001B0368" w:rsidRDefault="002F33C7"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2F33C7" w:rsidRPr="001B0368" w14:paraId="463553CB" w14:textId="77777777" w:rsidTr="007D58DF">
        <w:trPr>
          <w:jc w:val="center"/>
        </w:trPr>
        <w:tc>
          <w:tcPr>
            <w:tcW w:w="1701" w:type="dxa"/>
            <w:gridSpan w:val="2"/>
            <w:tcBorders>
              <w:top w:val="single" w:sz="4" w:space="0" w:color="auto"/>
              <w:left w:val="single" w:sz="4" w:space="0" w:color="auto"/>
              <w:bottom w:val="single" w:sz="4" w:space="0" w:color="auto"/>
              <w:right w:val="single" w:sz="4" w:space="0" w:color="auto"/>
            </w:tcBorders>
          </w:tcPr>
          <w:p w14:paraId="2A8A9A7D"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544" w:type="dxa"/>
            <w:gridSpan w:val="5"/>
            <w:tcBorders>
              <w:top w:val="single" w:sz="4" w:space="0" w:color="auto"/>
              <w:left w:val="single" w:sz="4" w:space="0" w:color="auto"/>
              <w:bottom w:val="single" w:sz="4" w:space="0" w:color="auto"/>
              <w:right w:val="single" w:sz="4" w:space="0" w:color="auto"/>
            </w:tcBorders>
          </w:tcPr>
          <w:p w14:paraId="22558754"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0D957938" w14:textId="77777777" w:rsidTr="00713EB6">
        <w:trPr>
          <w:jc w:val="center"/>
        </w:trPr>
        <w:tc>
          <w:tcPr>
            <w:tcW w:w="1364" w:type="dxa"/>
            <w:tcBorders>
              <w:top w:val="single" w:sz="4" w:space="0" w:color="auto"/>
              <w:left w:val="single" w:sz="4" w:space="0" w:color="auto"/>
              <w:bottom w:val="double" w:sz="4" w:space="0" w:color="auto"/>
              <w:right w:val="single" w:sz="4" w:space="0" w:color="auto"/>
            </w:tcBorders>
          </w:tcPr>
          <w:p w14:paraId="06DC6805" w14:textId="77777777" w:rsidR="002F33C7" w:rsidRPr="001B0368" w:rsidRDefault="002F33C7" w:rsidP="00713EB6">
            <w:pPr>
              <w:pStyle w:val="TableText"/>
              <w:rPr>
                <w:b/>
                <w:noProof w:val="0"/>
                <w:lang w:val="en-GB"/>
              </w:rPr>
            </w:pPr>
            <w:r w:rsidRPr="001B0368">
              <w:rPr>
                <w:b/>
                <w:noProof w:val="0"/>
                <w:lang w:val="en-GB"/>
              </w:rPr>
              <w:t>References</w:t>
            </w:r>
          </w:p>
        </w:tc>
        <w:tc>
          <w:tcPr>
            <w:tcW w:w="1167" w:type="dxa"/>
            <w:gridSpan w:val="2"/>
            <w:tcBorders>
              <w:top w:val="single" w:sz="4" w:space="0" w:color="auto"/>
              <w:left w:val="single" w:sz="4" w:space="0" w:color="auto"/>
              <w:bottom w:val="double" w:sz="4" w:space="0" w:color="auto"/>
              <w:right w:val="single" w:sz="4" w:space="0" w:color="auto"/>
            </w:tcBorders>
          </w:tcPr>
          <w:p w14:paraId="508F300D" w14:textId="77777777" w:rsidR="002F33C7" w:rsidRPr="001B0368" w:rsidRDefault="002F33C7" w:rsidP="00713EB6">
            <w:pPr>
              <w:pStyle w:val="TableText"/>
              <w:rPr>
                <w:b/>
                <w:noProof w:val="0"/>
                <w:lang w:val="en-GB"/>
              </w:rPr>
            </w:pPr>
            <w:r w:rsidRPr="001B0368">
              <w:rPr>
                <w:b/>
                <w:noProof w:val="0"/>
                <w:lang w:val="en-GB"/>
              </w:rPr>
              <w:t>Node</w:t>
            </w:r>
            <w:r w:rsidRPr="001B0368">
              <w:rPr>
                <w:b/>
                <w:noProof w:val="0"/>
                <w:lang w:val="en-GB"/>
              </w:rPr>
              <w:br/>
              <w:t>Class</w:t>
            </w:r>
          </w:p>
        </w:tc>
        <w:tc>
          <w:tcPr>
            <w:tcW w:w="2660" w:type="dxa"/>
            <w:tcBorders>
              <w:top w:val="single" w:sz="4" w:space="0" w:color="auto"/>
              <w:left w:val="single" w:sz="4" w:space="0" w:color="auto"/>
              <w:bottom w:val="double" w:sz="4" w:space="0" w:color="auto"/>
              <w:right w:val="single" w:sz="4" w:space="0" w:color="auto"/>
            </w:tcBorders>
          </w:tcPr>
          <w:p w14:paraId="20335152"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276" w:type="dxa"/>
            <w:tcBorders>
              <w:top w:val="single" w:sz="4" w:space="0" w:color="auto"/>
              <w:left w:val="single" w:sz="4" w:space="0" w:color="auto"/>
              <w:bottom w:val="double" w:sz="4" w:space="0" w:color="auto"/>
              <w:right w:val="single" w:sz="4" w:space="0" w:color="auto"/>
            </w:tcBorders>
          </w:tcPr>
          <w:p w14:paraId="6BC36E29"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650" w:type="dxa"/>
            <w:tcBorders>
              <w:top w:val="single" w:sz="4" w:space="0" w:color="auto"/>
              <w:left w:val="single" w:sz="4" w:space="0" w:color="auto"/>
              <w:bottom w:val="double" w:sz="4" w:space="0" w:color="auto"/>
              <w:right w:val="single" w:sz="4" w:space="0" w:color="auto"/>
            </w:tcBorders>
          </w:tcPr>
          <w:p w14:paraId="4365FDA6"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128" w:type="dxa"/>
            <w:tcBorders>
              <w:top w:val="single" w:sz="4" w:space="0" w:color="auto"/>
              <w:left w:val="single" w:sz="4" w:space="0" w:color="auto"/>
              <w:bottom w:val="double" w:sz="4" w:space="0" w:color="auto"/>
              <w:right w:val="single" w:sz="4" w:space="0" w:color="auto"/>
            </w:tcBorders>
          </w:tcPr>
          <w:p w14:paraId="3AC0B2BB" w14:textId="77777777" w:rsidR="002F33C7" w:rsidRPr="001B0368" w:rsidRDefault="002F33C7" w:rsidP="00713EB6">
            <w:pPr>
              <w:pStyle w:val="TableText"/>
              <w:rPr>
                <w:b/>
                <w:noProof w:val="0"/>
                <w:lang w:val="en-GB"/>
              </w:rPr>
            </w:pPr>
            <w:r w:rsidRPr="001B0368">
              <w:rPr>
                <w:b/>
                <w:noProof w:val="0"/>
                <w:lang w:val="en-GB"/>
              </w:rPr>
              <w:t>Modelling</w:t>
            </w:r>
            <w:r w:rsidRPr="001B0368">
              <w:rPr>
                <w:b/>
                <w:noProof w:val="0"/>
                <w:lang w:val="en-GB"/>
              </w:rPr>
              <w:br/>
              <w:t>Rule</w:t>
            </w:r>
          </w:p>
        </w:tc>
      </w:tr>
      <w:tr w:rsidR="002F33C7" w:rsidRPr="001B0368" w14:paraId="6B0C5FA7" w14:textId="77777777" w:rsidTr="00713EB6">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3A57FF2F" w14:textId="5241C68B"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i/>
                <w:noProof w:val="0"/>
                <w:lang w:val="en-GB"/>
              </w:rPr>
              <w:t>BaseDataVariableType</w:t>
            </w:r>
            <w:proofErr w:type="spellEnd"/>
            <w:r w:rsidRPr="001B0368">
              <w:rPr>
                <w:noProof w:val="0"/>
                <w:lang w:val="en-GB"/>
              </w:rPr>
              <w:t xml:space="preserve"> defined in</w:t>
            </w:r>
            <w:r w:rsidR="00221B27" w:rsidRPr="001B0368">
              <w:rPr>
                <w:noProof w:val="0"/>
                <w:lang w:val="en-GB"/>
              </w:rPr>
              <w:t xml:space="preserve"> </w:t>
            </w:r>
            <w:r w:rsidR="00221B27" w:rsidRPr="001B0368">
              <w:rPr>
                <w:noProof w:val="0"/>
                <w:lang w:val="en-GB"/>
              </w:rPr>
              <w:fldChar w:fldCharType="begin"/>
            </w:r>
            <w:r w:rsidR="00221B27" w:rsidRPr="001B0368">
              <w:rPr>
                <w:noProof w:val="0"/>
                <w:lang w:val="en-GB"/>
              </w:rPr>
              <w:instrText xml:space="preserve"> REF UAPart5 \h </w:instrText>
            </w:r>
            <w:r w:rsidR="00221B27" w:rsidRPr="001B0368">
              <w:rPr>
                <w:noProof w:val="0"/>
                <w:lang w:val="en-GB"/>
              </w:rPr>
            </w:r>
            <w:r w:rsidR="00221B27" w:rsidRPr="001B0368">
              <w:rPr>
                <w:noProof w:val="0"/>
                <w:lang w:val="en-GB"/>
              </w:rPr>
              <w:fldChar w:fldCharType="separate"/>
            </w:r>
            <w:r w:rsidR="00C57605" w:rsidRPr="001B0368">
              <w:rPr>
                <w:noProof w:val="0"/>
              </w:rPr>
              <w:t>OPC 10000-5</w:t>
            </w:r>
            <w:r w:rsidR="00221B27" w:rsidRPr="001B0368">
              <w:rPr>
                <w:noProof w:val="0"/>
                <w:lang w:val="en-GB"/>
              </w:rPr>
              <w:fldChar w:fldCharType="end"/>
            </w:r>
          </w:p>
          <w:p w14:paraId="5CE57D7F" w14:textId="77777777" w:rsidR="002F33C7" w:rsidRPr="001B0368" w:rsidRDefault="002F33C7"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i/>
                <w:noProof w:val="0"/>
                <w:lang w:val="en-GB"/>
              </w:rPr>
              <w:t>BaseDataVariableType</w:t>
            </w:r>
            <w:proofErr w:type="spellEnd"/>
            <w:r w:rsidRPr="001B0368">
              <w:rPr>
                <w:noProof w:val="0"/>
                <w:lang w:val="en-GB"/>
              </w:rPr>
              <w:t>.</w:t>
            </w:r>
          </w:p>
        </w:tc>
      </w:tr>
      <w:tr w:rsidR="002F33C7" w:rsidRPr="001B0368" w14:paraId="0391B90A"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54BE86CC" w14:textId="77777777" w:rsidR="002F33C7" w:rsidRPr="001B0368" w:rsidRDefault="002F33C7" w:rsidP="00713EB6">
            <w:pPr>
              <w:pStyle w:val="TableText"/>
              <w:rPr>
                <w:noProof w:val="0"/>
                <w:lang w:val="en-GB"/>
              </w:rPr>
            </w:pPr>
            <w:proofErr w:type="spellStart"/>
            <w:r w:rsidRPr="001B0368">
              <w:rPr>
                <w:noProof w:val="0"/>
                <w:lang w:val="en-GB"/>
              </w:rPr>
              <w:t>HasSubtype</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2C462723" w14:textId="77777777" w:rsidR="002F33C7" w:rsidRPr="001B0368" w:rsidRDefault="002F33C7" w:rsidP="00713EB6">
            <w:pPr>
              <w:pStyle w:val="TableText"/>
              <w:rPr>
                <w:noProof w:val="0"/>
                <w:lang w:val="en-GB"/>
              </w:rPr>
            </w:pPr>
            <w:proofErr w:type="spellStart"/>
            <w:r w:rsidRPr="001B0368">
              <w:rPr>
                <w:noProof w:val="0"/>
                <w:lang w:val="en-GB"/>
              </w:rPr>
              <w:t>VariableType</w:t>
            </w:r>
            <w:proofErr w:type="spellEnd"/>
          </w:p>
        </w:tc>
        <w:tc>
          <w:tcPr>
            <w:tcW w:w="2660" w:type="dxa"/>
            <w:tcBorders>
              <w:top w:val="single" w:sz="4" w:space="0" w:color="auto"/>
              <w:left w:val="single" w:sz="4" w:space="0" w:color="auto"/>
              <w:bottom w:val="single" w:sz="4" w:space="0" w:color="auto"/>
              <w:right w:val="single" w:sz="4" w:space="0" w:color="auto"/>
            </w:tcBorders>
          </w:tcPr>
          <w:p w14:paraId="1A583A31" w14:textId="77777777" w:rsidR="002F33C7" w:rsidRPr="001B0368" w:rsidRDefault="002F33C7" w:rsidP="00713EB6">
            <w:pPr>
              <w:pStyle w:val="TableTextWithTabs"/>
              <w:rPr>
                <w:noProof w:val="0"/>
                <w:lang w:val="en-GB"/>
              </w:rPr>
            </w:pPr>
            <w:proofErr w:type="spellStart"/>
            <w:r w:rsidRPr="001B0368">
              <w:rPr>
                <w:noProof w:val="0"/>
                <w:lang w:val="en-GB"/>
              </w:rPr>
              <w:t>FiniteTransitionVariableType</w:t>
            </w:r>
            <w:proofErr w:type="spellEnd"/>
          </w:p>
        </w:tc>
        <w:tc>
          <w:tcPr>
            <w:tcW w:w="4054" w:type="dxa"/>
            <w:gridSpan w:val="3"/>
            <w:tcBorders>
              <w:top w:val="single" w:sz="4" w:space="0" w:color="auto"/>
              <w:left w:val="single" w:sz="4" w:space="0" w:color="auto"/>
              <w:bottom w:val="single" w:sz="4" w:space="0" w:color="auto"/>
              <w:right w:val="single" w:sz="4" w:space="0" w:color="auto"/>
            </w:tcBorders>
          </w:tcPr>
          <w:p w14:paraId="45BD206C" w14:textId="580A3DBC" w:rsidR="002F33C7" w:rsidRPr="001B0368" w:rsidRDefault="002F33C7" w:rsidP="00713EB6">
            <w:pPr>
              <w:pStyle w:val="TableText"/>
              <w:rPr>
                <w:noProof w:val="0"/>
                <w:lang w:val="en-GB"/>
              </w:rPr>
            </w:pPr>
            <w:r w:rsidRPr="001B0368">
              <w:rPr>
                <w:noProof w:val="0"/>
                <w:lang w:val="en-GB"/>
              </w:rPr>
              <w:t xml:space="preserve">Defined in </w:t>
            </w:r>
            <w:r w:rsidR="002B014B" w:rsidRPr="001B0368">
              <w:rPr>
                <w:noProof w:val="0"/>
                <w:lang w:val="en-GB"/>
              </w:rPr>
              <w:fldChar w:fldCharType="begin"/>
            </w:r>
            <w:r w:rsidR="002B014B" w:rsidRPr="001B0368">
              <w:rPr>
                <w:noProof w:val="0"/>
                <w:lang w:val="en-GB"/>
              </w:rPr>
              <w:instrText xml:space="preserve"> REF _Ref33078981 \r \h </w:instrText>
            </w:r>
            <w:r w:rsidR="002B014B" w:rsidRPr="001B0368">
              <w:rPr>
                <w:noProof w:val="0"/>
                <w:lang w:val="en-GB"/>
              </w:rPr>
            </w:r>
            <w:r w:rsidR="002B014B" w:rsidRPr="001B0368">
              <w:rPr>
                <w:noProof w:val="0"/>
                <w:lang w:val="en-GB"/>
              </w:rPr>
              <w:fldChar w:fldCharType="separate"/>
            </w:r>
            <w:r w:rsidR="00C57605">
              <w:rPr>
                <w:noProof w:val="0"/>
                <w:lang w:val="en-GB"/>
              </w:rPr>
              <w:t>4.4.7</w:t>
            </w:r>
            <w:r w:rsidR="002B014B" w:rsidRPr="001B0368">
              <w:rPr>
                <w:noProof w:val="0"/>
                <w:lang w:val="en-GB"/>
              </w:rPr>
              <w:fldChar w:fldCharType="end"/>
            </w:r>
          </w:p>
        </w:tc>
      </w:tr>
      <w:tr w:rsidR="002F33C7" w:rsidRPr="001B0368" w14:paraId="23E719CA"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08745408"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71C86E80"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31441C29" w14:textId="77777777" w:rsidR="002F33C7" w:rsidRPr="001B0368" w:rsidRDefault="002F33C7" w:rsidP="00713EB6">
            <w:pPr>
              <w:pStyle w:val="TableTextWithTabs"/>
              <w:rPr>
                <w:noProof w:val="0"/>
                <w:lang w:val="en-GB"/>
              </w:rPr>
            </w:pPr>
            <w:r w:rsidRPr="001B0368">
              <w:rPr>
                <w:noProof w:val="0"/>
                <w:lang w:val="en-GB"/>
              </w:rPr>
              <w:t>Id</w:t>
            </w:r>
          </w:p>
        </w:tc>
        <w:tc>
          <w:tcPr>
            <w:tcW w:w="1276" w:type="dxa"/>
            <w:tcBorders>
              <w:top w:val="single" w:sz="4" w:space="0" w:color="auto"/>
              <w:left w:val="single" w:sz="4" w:space="0" w:color="auto"/>
              <w:bottom w:val="single" w:sz="4" w:space="0" w:color="auto"/>
              <w:right w:val="single" w:sz="4" w:space="0" w:color="auto"/>
            </w:tcBorders>
          </w:tcPr>
          <w:p w14:paraId="1CF92DE2" w14:textId="77777777" w:rsidR="002F33C7" w:rsidRPr="001B0368" w:rsidRDefault="002F33C7" w:rsidP="00713EB6">
            <w:pPr>
              <w:pStyle w:val="TableText"/>
              <w:rPr>
                <w:noProof w:val="0"/>
                <w:lang w:val="en-GB"/>
              </w:rPr>
            </w:pPr>
            <w:proofErr w:type="spellStart"/>
            <w:r w:rsidRPr="001B0368">
              <w:rPr>
                <w:noProof w:val="0"/>
                <w:lang w:val="en-GB"/>
              </w:rPr>
              <w:t>BaseDataType</w:t>
            </w:r>
            <w:proofErr w:type="spellEnd"/>
          </w:p>
        </w:tc>
        <w:tc>
          <w:tcPr>
            <w:tcW w:w="1650" w:type="dxa"/>
            <w:tcBorders>
              <w:top w:val="single" w:sz="4" w:space="0" w:color="auto"/>
              <w:left w:val="single" w:sz="4" w:space="0" w:color="auto"/>
              <w:bottom w:val="single" w:sz="4" w:space="0" w:color="auto"/>
              <w:right w:val="single" w:sz="4" w:space="0" w:color="auto"/>
            </w:tcBorders>
          </w:tcPr>
          <w:p w14:paraId="1E61FA8A"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2FD545E4" w14:textId="77777777" w:rsidR="002F33C7" w:rsidRPr="001B0368" w:rsidRDefault="002F33C7" w:rsidP="00713EB6">
            <w:pPr>
              <w:pStyle w:val="TableText"/>
              <w:rPr>
                <w:noProof w:val="0"/>
                <w:lang w:val="en-GB"/>
              </w:rPr>
            </w:pPr>
            <w:r w:rsidRPr="001B0368">
              <w:rPr>
                <w:noProof w:val="0"/>
                <w:lang w:val="en-GB"/>
              </w:rPr>
              <w:t>Mandatory</w:t>
            </w:r>
          </w:p>
        </w:tc>
      </w:tr>
      <w:tr w:rsidR="002F33C7" w:rsidRPr="001B0368" w14:paraId="7472E034"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73D52BAD"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53F98F1F"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27F47B18" w14:textId="77777777" w:rsidR="002F33C7" w:rsidRPr="001B0368" w:rsidRDefault="002F33C7" w:rsidP="00713EB6">
            <w:pPr>
              <w:pStyle w:val="TableTextWithTabs"/>
              <w:rPr>
                <w:noProof w:val="0"/>
                <w:lang w:val="en-GB"/>
              </w:rPr>
            </w:pPr>
            <w:r w:rsidRPr="001B0368">
              <w:rPr>
                <w:noProof w:val="0"/>
                <w:lang w:val="en-GB"/>
              </w:rPr>
              <w:t>Name</w:t>
            </w:r>
          </w:p>
        </w:tc>
        <w:tc>
          <w:tcPr>
            <w:tcW w:w="1276" w:type="dxa"/>
            <w:tcBorders>
              <w:top w:val="single" w:sz="4" w:space="0" w:color="auto"/>
              <w:left w:val="single" w:sz="4" w:space="0" w:color="auto"/>
              <w:bottom w:val="single" w:sz="4" w:space="0" w:color="auto"/>
              <w:right w:val="single" w:sz="4" w:space="0" w:color="auto"/>
            </w:tcBorders>
          </w:tcPr>
          <w:p w14:paraId="69231199" w14:textId="77777777" w:rsidR="002F33C7" w:rsidRPr="001B0368" w:rsidRDefault="002F33C7" w:rsidP="00713EB6">
            <w:pPr>
              <w:pStyle w:val="TableText"/>
              <w:rPr>
                <w:noProof w:val="0"/>
                <w:lang w:val="en-GB"/>
              </w:rPr>
            </w:pPr>
            <w:proofErr w:type="spellStart"/>
            <w:r w:rsidRPr="001B0368">
              <w:rPr>
                <w:noProof w:val="0"/>
                <w:lang w:val="en-GB"/>
              </w:rPr>
              <w:t>QualifiedName</w:t>
            </w:r>
            <w:proofErr w:type="spellEnd"/>
          </w:p>
        </w:tc>
        <w:tc>
          <w:tcPr>
            <w:tcW w:w="1650" w:type="dxa"/>
            <w:tcBorders>
              <w:top w:val="single" w:sz="4" w:space="0" w:color="auto"/>
              <w:left w:val="single" w:sz="4" w:space="0" w:color="auto"/>
              <w:bottom w:val="single" w:sz="4" w:space="0" w:color="auto"/>
              <w:right w:val="single" w:sz="4" w:space="0" w:color="auto"/>
            </w:tcBorders>
          </w:tcPr>
          <w:p w14:paraId="0166F82C"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664B5E70" w14:textId="77777777" w:rsidR="002F33C7" w:rsidRPr="001B0368" w:rsidRDefault="002F33C7" w:rsidP="00713EB6">
            <w:pPr>
              <w:pStyle w:val="TableText"/>
              <w:rPr>
                <w:noProof w:val="0"/>
                <w:lang w:val="en-GB"/>
              </w:rPr>
            </w:pPr>
            <w:r w:rsidRPr="001B0368">
              <w:rPr>
                <w:noProof w:val="0"/>
                <w:lang w:val="en-GB"/>
              </w:rPr>
              <w:t>Optional</w:t>
            </w:r>
          </w:p>
        </w:tc>
      </w:tr>
      <w:tr w:rsidR="002F33C7" w:rsidRPr="001B0368" w14:paraId="3B868EF6"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7610174F"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625B2B9B"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5EA4C787" w14:textId="77777777" w:rsidR="002F33C7" w:rsidRPr="001B0368" w:rsidRDefault="002F33C7" w:rsidP="00713EB6">
            <w:pPr>
              <w:pStyle w:val="TableTextWithTabs"/>
              <w:rPr>
                <w:noProof w:val="0"/>
                <w:lang w:val="en-GB"/>
              </w:rPr>
            </w:pPr>
            <w:r w:rsidRPr="001B0368">
              <w:rPr>
                <w:noProof w:val="0"/>
                <w:lang w:val="en-GB"/>
              </w:rPr>
              <w:t>Number</w:t>
            </w:r>
          </w:p>
        </w:tc>
        <w:tc>
          <w:tcPr>
            <w:tcW w:w="1276" w:type="dxa"/>
            <w:tcBorders>
              <w:top w:val="single" w:sz="4" w:space="0" w:color="auto"/>
              <w:left w:val="single" w:sz="4" w:space="0" w:color="auto"/>
              <w:bottom w:val="single" w:sz="4" w:space="0" w:color="auto"/>
              <w:right w:val="single" w:sz="4" w:space="0" w:color="auto"/>
            </w:tcBorders>
          </w:tcPr>
          <w:p w14:paraId="7287674C" w14:textId="77777777" w:rsidR="002F33C7" w:rsidRPr="001B0368" w:rsidRDefault="002F33C7" w:rsidP="00713EB6">
            <w:pPr>
              <w:pStyle w:val="TableText"/>
              <w:rPr>
                <w:noProof w:val="0"/>
                <w:lang w:val="en-GB"/>
              </w:rPr>
            </w:pPr>
            <w:r w:rsidRPr="001B0368">
              <w:rPr>
                <w:noProof w:val="0"/>
                <w:lang w:val="en-GB"/>
              </w:rPr>
              <w:t>UInt32</w:t>
            </w:r>
          </w:p>
        </w:tc>
        <w:tc>
          <w:tcPr>
            <w:tcW w:w="1650" w:type="dxa"/>
            <w:tcBorders>
              <w:top w:val="single" w:sz="4" w:space="0" w:color="auto"/>
              <w:left w:val="single" w:sz="4" w:space="0" w:color="auto"/>
              <w:bottom w:val="single" w:sz="4" w:space="0" w:color="auto"/>
              <w:right w:val="single" w:sz="4" w:space="0" w:color="auto"/>
            </w:tcBorders>
          </w:tcPr>
          <w:p w14:paraId="4F92C5F8"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4CC1A292" w14:textId="77777777" w:rsidR="002F33C7" w:rsidRPr="001B0368" w:rsidRDefault="002F33C7" w:rsidP="00713EB6">
            <w:pPr>
              <w:pStyle w:val="TableText"/>
              <w:rPr>
                <w:noProof w:val="0"/>
                <w:lang w:val="en-GB"/>
              </w:rPr>
            </w:pPr>
            <w:r w:rsidRPr="001B0368">
              <w:rPr>
                <w:noProof w:val="0"/>
                <w:lang w:val="en-GB"/>
              </w:rPr>
              <w:t>Optional</w:t>
            </w:r>
          </w:p>
        </w:tc>
      </w:tr>
      <w:tr w:rsidR="002F33C7" w:rsidRPr="001B0368" w14:paraId="139855D0"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342737A1"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5F8DE12C"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61042BF9" w14:textId="77777777" w:rsidR="002F33C7" w:rsidRPr="001B0368" w:rsidRDefault="002F33C7" w:rsidP="00713EB6">
            <w:pPr>
              <w:pStyle w:val="TableTextWithTabs"/>
              <w:rPr>
                <w:noProof w:val="0"/>
                <w:lang w:val="en-GB"/>
              </w:rPr>
            </w:pPr>
            <w:proofErr w:type="spellStart"/>
            <w:r w:rsidRPr="001B0368">
              <w:rPr>
                <w:noProof w:val="0"/>
                <w:lang w:val="en-GB"/>
              </w:rPr>
              <w:t>TransitionTime</w:t>
            </w:r>
            <w:proofErr w:type="spellEnd"/>
          </w:p>
        </w:tc>
        <w:tc>
          <w:tcPr>
            <w:tcW w:w="1276" w:type="dxa"/>
            <w:tcBorders>
              <w:top w:val="single" w:sz="4" w:space="0" w:color="auto"/>
              <w:left w:val="single" w:sz="4" w:space="0" w:color="auto"/>
              <w:bottom w:val="single" w:sz="4" w:space="0" w:color="auto"/>
              <w:right w:val="single" w:sz="4" w:space="0" w:color="auto"/>
            </w:tcBorders>
          </w:tcPr>
          <w:p w14:paraId="7817EB3C" w14:textId="77777777" w:rsidR="002F33C7" w:rsidRPr="001B0368" w:rsidRDefault="002F33C7" w:rsidP="00713EB6">
            <w:pPr>
              <w:pStyle w:val="TableText"/>
              <w:rPr>
                <w:noProof w:val="0"/>
                <w:lang w:val="en-GB"/>
              </w:rPr>
            </w:pPr>
            <w:proofErr w:type="spellStart"/>
            <w:r w:rsidRPr="001B0368">
              <w:rPr>
                <w:noProof w:val="0"/>
                <w:lang w:val="en-GB"/>
              </w:rPr>
              <w:t>UtcTime</w:t>
            </w:r>
            <w:proofErr w:type="spellEnd"/>
          </w:p>
        </w:tc>
        <w:tc>
          <w:tcPr>
            <w:tcW w:w="1650" w:type="dxa"/>
            <w:tcBorders>
              <w:top w:val="single" w:sz="4" w:space="0" w:color="auto"/>
              <w:left w:val="single" w:sz="4" w:space="0" w:color="auto"/>
              <w:bottom w:val="single" w:sz="4" w:space="0" w:color="auto"/>
              <w:right w:val="single" w:sz="4" w:space="0" w:color="auto"/>
            </w:tcBorders>
          </w:tcPr>
          <w:p w14:paraId="48A85FB2"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7E6C1616" w14:textId="77777777" w:rsidR="002F33C7" w:rsidRPr="001B0368" w:rsidRDefault="002F33C7" w:rsidP="00713EB6">
            <w:pPr>
              <w:pStyle w:val="TableText"/>
              <w:rPr>
                <w:noProof w:val="0"/>
                <w:lang w:val="en-GB"/>
              </w:rPr>
            </w:pPr>
            <w:r w:rsidRPr="001B0368">
              <w:rPr>
                <w:noProof w:val="0"/>
                <w:lang w:val="en-GB"/>
              </w:rPr>
              <w:t>Optional</w:t>
            </w:r>
          </w:p>
        </w:tc>
      </w:tr>
      <w:tr w:rsidR="002F33C7" w:rsidRPr="001B0368" w14:paraId="77FDC4C4"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5620BDF0"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67" w:type="dxa"/>
            <w:gridSpan w:val="2"/>
            <w:tcBorders>
              <w:top w:val="single" w:sz="4" w:space="0" w:color="auto"/>
              <w:left w:val="single" w:sz="4" w:space="0" w:color="auto"/>
              <w:bottom w:val="single" w:sz="4" w:space="0" w:color="auto"/>
              <w:right w:val="single" w:sz="4" w:space="0" w:color="auto"/>
            </w:tcBorders>
          </w:tcPr>
          <w:p w14:paraId="412394ED" w14:textId="77777777" w:rsidR="002F33C7" w:rsidRPr="001B0368" w:rsidRDefault="002F33C7" w:rsidP="00713EB6">
            <w:pPr>
              <w:pStyle w:val="TableText"/>
              <w:rPr>
                <w:noProof w:val="0"/>
                <w:lang w:val="en-GB"/>
              </w:rPr>
            </w:pPr>
            <w:r w:rsidRPr="001B0368">
              <w:rPr>
                <w:noProof w:val="0"/>
                <w:lang w:val="en-GB"/>
              </w:rPr>
              <w:t>Variable</w:t>
            </w:r>
          </w:p>
        </w:tc>
        <w:tc>
          <w:tcPr>
            <w:tcW w:w="2660" w:type="dxa"/>
            <w:tcBorders>
              <w:top w:val="single" w:sz="4" w:space="0" w:color="auto"/>
              <w:left w:val="single" w:sz="4" w:space="0" w:color="auto"/>
              <w:bottom w:val="single" w:sz="4" w:space="0" w:color="auto"/>
              <w:right w:val="single" w:sz="4" w:space="0" w:color="auto"/>
            </w:tcBorders>
          </w:tcPr>
          <w:p w14:paraId="0D1521CA" w14:textId="77777777" w:rsidR="002F33C7" w:rsidRPr="001B0368" w:rsidRDefault="002F33C7" w:rsidP="00713EB6">
            <w:pPr>
              <w:pStyle w:val="TableTextWithTabs"/>
              <w:rPr>
                <w:noProof w:val="0"/>
                <w:lang w:val="en-GB"/>
              </w:rPr>
            </w:pPr>
            <w:proofErr w:type="spellStart"/>
            <w:r w:rsidRPr="001B0368">
              <w:rPr>
                <w:noProof w:val="0"/>
                <w:lang w:val="en-GB"/>
              </w:rPr>
              <w:t>EffectiveTransitionTime</w:t>
            </w:r>
            <w:proofErr w:type="spellEnd"/>
          </w:p>
        </w:tc>
        <w:tc>
          <w:tcPr>
            <w:tcW w:w="1276" w:type="dxa"/>
            <w:tcBorders>
              <w:top w:val="single" w:sz="4" w:space="0" w:color="auto"/>
              <w:left w:val="single" w:sz="4" w:space="0" w:color="auto"/>
              <w:bottom w:val="single" w:sz="4" w:space="0" w:color="auto"/>
              <w:right w:val="single" w:sz="4" w:space="0" w:color="auto"/>
            </w:tcBorders>
          </w:tcPr>
          <w:p w14:paraId="7EBE061D" w14:textId="77777777" w:rsidR="002F33C7" w:rsidRPr="001B0368" w:rsidRDefault="002F33C7" w:rsidP="00713EB6">
            <w:pPr>
              <w:pStyle w:val="TableText"/>
              <w:rPr>
                <w:noProof w:val="0"/>
                <w:lang w:val="en-GB"/>
              </w:rPr>
            </w:pPr>
            <w:proofErr w:type="spellStart"/>
            <w:r w:rsidRPr="001B0368">
              <w:rPr>
                <w:noProof w:val="0"/>
                <w:lang w:val="en-GB"/>
              </w:rPr>
              <w:t>UtcTime</w:t>
            </w:r>
            <w:proofErr w:type="spellEnd"/>
          </w:p>
        </w:tc>
        <w:tc>
          <w:tcPr>
            <w:tcW w:w="1650" w:type="dxa"/>
            <w:tcBorders>
              <w:top w:val="single" w:sz="4" w:space="0" w:color="auto"/>
              <w:left w:val="single" w:sz="4" w:space="0" w:color="auto"/>
              <w:bottom w:val="single" w:sz="4" w:space="0" w:color="auto"/>
              <w:right w:val="single" w:sz="4" w:space="0" w:color="auto"/>
            </w:tcBorders>
          </w:tcPr>
          <w:p w14:paraId="5AFD8E87"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4C51C4F5" w14:textId="77777777" w:rsidR="002F33C7" w:rsidRPr="001B0368" w:rsidRDefault="002F33C7" w:rsidP="00713EB6">
            <w:pPr>
              <w:pStyle w:val="TableText"/>
              <w:rPr>
                <w:noProof w:val="0"/>
                <w:lang w:val="en-GB"/>
              </w:rPr>
            </w:pPr>
            <w:r w:rsidRPr="001B0368">
              <w:rPr>
                <w:noProof w:val="0"/>
                <w:lang w:val="en-GB"/>
              </w:rPr>
              <w:t>Optional</w:t>
            </w:r>
          </w:p>
        </w:tc>
      </w:tr>
      <w:tr w:rsidR="007D58DF" w:rsidRPr="001B0368" w14:paraId="5033F390" w14:textId="77777777" w:rsidTr="00AC165E">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455104DA" w14:textId="38EFBBFA"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061512C3" w14:textId="77777777" w:rsidTr="00AC165E">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2FFFDEDA" w14:textId="618AC8A1" w:rsidR="007D58DF" w:rsidRPr="001B0368" w:rsidRDefault="007D58DF" w:rsidP="00713EB6">
            <w:pPr>
              <w:pStyle w:val="TableText"/>
              <w:rPr>
                <w:noProof w:val="0"/>
                <w:lang w:val="en-GB"/>
              </w:rPr>
            </w:pPr>
            <w:r w:rsidRPr="001B0368">
              <w:rPr>
                <w:noProof w:val="0"/>
                <w:lang w:val="en-GB"/>
              </w:rPr>
              <w:t>Base Info State Machine Instance</w:t>
            </w:r>
          </w:p>
        </w:tc>
      </w:tr>
    </w:tbl>
    <w:p w14:paraId="5D728445" w14:textId="77777777" w:rsidR="002F33C7" w:rsidRPr="001B0368" w:rsidRDefault="002F33C7" w:rsidP="002F33C7">
      <w:pPr>
        <w:pStyle w:val="spacer"/>
        <w:rPr>
          <w:noProof w:val="0"/>
        </w:rPr>
      </w:pPr>
    </w:p>
    <w:p w14:paraId="0D4928A8" w14:textId="77777777" w:rsidR="002F33C7" w:rsidRPr="001B0368" w:rsidRDefault="002F33C7" w:rsidP="002F33C7">
      <w:pPr>
        <w:pStyle w:val="PARAGRAPH"/>
        <w:rPr>
          <w:noProof w:val="0"/>
        </w:rPr>
      </w:pPr>
      <w:proofErr w:type="spellStart"/>
      <w:r w:rsidRPr="001B0368">
        <w:rPr>
          <w:i/>
          <w:noProof w:val="0"/>
        </w:rPr>
        <w:t>Id</w:t>
      </w:r>
      <w:proofErr w:type="spellEnd"/>
      <w:r w:rsidRPr="001B0368">
        <w:rPr>
          <w:i/>
          <w:noProof w:val="0"/>
        </w:rPr>
        <w:t xml:space="preserve"> </w:t>
      </w:r>
      <w:r w:rsidRPr="001B0368">
        <w:rPr>
          <w:noProof w:val="0"/>
        </w:rPr>
        <w:t xml:space="preserve">is a name which uniquely identifies a </w:t>
      </w:r>
      <w:r w:rsidRPr="001B0368">
        <w:rPr>
          <w:i/>
          <w:noProof w:val="0"/>
        </w:rPr>
        <w:t>Transition</w:t>
      </w:r>
      <w:r w:rsidRPr="001B0368">
        <w:rPr>
          <w:noProof w:val="0"/>
        </w:rPr>
        <w:t xml:space="preserve"> within the </w:t>
      </w:r>
      <w:proofErr w:type="spellStart"/>
      <w:r w:rsidRPr="001B0368">
        <w:rPr>
          <w:i/>
          <w:noProof w:val="0"/>
        </w:rPr>
        <w:t>StateMachineType</w:t>
      </w:r>
      <w:proofErr w:type="spellEnd"/>
      <w:r w:rsidRPr="001B0368">
        <w:rPr>
          <w:noProof w:val="0"/>
        </w:rPr>
        <w:t xml:space="preserve">. A subtype may restrict the </w:t>
      </w:r>
      <w:proofErr w:type="spellStart"/>
      <w:r w:rsidRPr="001B0368">
        <w:rPr>
          <w:i/>
          <w:noProof w:val="0"/>
        </w:rPr>
        <w:t>DataType</w:t>
      </w:r>
      <w:proofErr w:type="spellEnd"/>
      <w:r w:rsidRPr="001B0368">
        <w:rPr>
          <w:noProof w:val="0"/>
        </w:rPr>
        <w:t>.</w:t>
      </w:r>
    </w:p>
    <w:p w14:paraId="4AA9637D" w14:textId="77777777" w:rsidR="002F33C7" w:rsidRPr="001B0368" w:rsidRDefault="002F33C7" w:rsidP="002F33C7">
      <w:pPr>
        <w:pStyle w:val="PARAGRAPH"/>
        <w:rPr>
          <w:noProof w:val="0"/>
        </w:rPr>
      </w:pPr>
      <w:r w:rsidRPr="001B0368">
        <w:rPr>
          <w:i/>
          <w:noProof w:val="0"/>
        </w:rPr>
        <w:t>Name</w:t>
      </w:r>
      <w:r w:rsidRPr="001B0368">
        <w:rPr>
          <w:noProof w:val="0"/>
        </w:rPr>
        <w:t xml:space="preserve"> is a </w:t>
      </w:r>
      <w:proofErr w:type="spellStart"/>
      <w:r w:rsidRPr="001B0368">
        <w:rPr>
          <w:i/>
          <w:noProof w:val="0"/>
        </w:rPr>
        <w:t>QualifiedName</w:t>
      </w:r>
      <w:proofErr w:type="spellEnd"/>
      <w:r w:rsidRPr="001B0368">
        <w:rPr>
          <w:noProof w:val="0"/>
        </w:rPr>
        <w:t xml:space="preserve"> which uniquely identifies a transition within the </w:t>
      </w:r>
      <w:proofErr w:type="spellStart"/>
      <w:r w:rsidRPr="001B0368">
        <w:rPr>
          <w:i/>
          <w:noProof w:val="0"/>
        </w:rPr>
        <w:t>StateMachineType</w:t>
      </w:r>
      <w:proofErr w:type="spellEnd"/>
      <w:r w:rsidRPr="001B0368">
        <w:rPr>
          <w:noProof w:val="0"/>
        </w:rPr>
        <w:t>.</w:t>
      </w:r>
    </w:p>
    <w:p w14:paraId="5F5A7D90" w14:textId="77777777" w:rsidR="002F33C7" w:rsidRPr="001B0368" w:rsidRDefault="002F33C7" w:rsidP="002F33C7">
      <w:pPr>
        <w:pStyle w:val="PARAGRAPH"/>
        <w:rPr>
          <w:noProof w:val="0"/>
        </w:rPr>
      </w:pPr>
      <w:r w:rsidRPr="001B0368">
        <w:rPr>
          <w:i/>
          <w:noProof w:val="0"/>
        </w:rPr>
        <w:t xml:space="preserve">Number </w:t>
      </w:r>
      <w:r w:rsidRPr="001B0368">
        <w:rPr>
          <w:noProof w:val="0"/>
        </w:rPr>
        <w:t xml:space="preserve">is an integer which uniquely identifies a transition within the </w:t>
      </w:r>
      <w:proofErr w:type="spellStart"/>
      <w:r w:rsidRPr="001B0368">
        <w:rPr>
          <w:i/>
          <w:noProof w:val="0"/>
        </w:rPr>
        <w:t>StateMachineType</w:t>
      </w:r>
      <w:proofErr w:type="spellEnd"/>
      <w:r w:rsidRPr="001B0368">
        <w:rPr>
          <w:noProof w:val="0"/>
        </w:rPr>
        <w:t>.</w:t>
      </w:r>
    </w:p>
    <w:p w14:paraId="2D8FDE45" w14:textId="77777777" w:rsidR="002F33C7" w:rsidRPr="001B0368" w:rsidRDefault="002F33C7" w:rsidP="002F33C7">
      <w:pPr>
        <w:pStyle w:val="PARAGRAPH"/>
        <w:rPr>
          <w:i/>
          <w:noProof w:val="0"/>
        </w:rPr>
      </w:pPr>
      <w:proofErr w:type="spellStart"/>
      <w:r w:rsidRPr="001B0368">
        <w:rPr>
          <w:i/>
          <w:noProof w:val="0"/>
        </w:rPr>
        <w:t>TransitionTime</w:t>
      </w:r>
      <w:proofErr w:type="spellEnd"/>
      <w:r w:rsidRPr="001B0368">
        <w:rPr>
          <w:noProof w:val="0"/>
        </w:rPr>
        <w:t xml:space="preserve"> specifies when the transition occurred</w:t>
      </w:r>
      <w:r w:rsidRPr="001B0368">
        <w:rPr>
          <w:i/>
          <w:noProof w:val="0"/>
        </w:rPr>
        <w:t>.</w:t>
      </w:r>
    </w:p>
    <w:p w14:paraId="034ED88F" w14:textId="77777777" w:rsidR="002F33C7" w:rsidRPr="001B0368" w:rsidRDefault="002F33C7" w:rsidP="002F33C7">
      <w:pPr>
        <w:pStyle w:val="PARAGRAPH"/>
        <w:rPr>
          <w:noProof w:val="0"/>
        </w:rPr>
      </w:pPr>
      <w:proofErr w:type="spellStart"/>
      <w:r w:rsidRPr="001B0368">
        <w:rPr>
          <w:i/>
          <w:noProof w:val="0"/>
        </w:rPr>
        <w:t>EffectiveTransitionTime</w:t>
      </w:r>
      <w:proofErr w:type="spellEnd"/>
      <w:r w:rsidRPr="001B0368">
        <w:rPr>
          <w:i/>
          <w:noProof w:val="0"/>
        </w:rPr>
        <w:t xml:space="preserve"> </w:t>
      </w:r>
      <w:r w:rsidRPr="001B0368">
        <w:rPr>
          <w:noProof w:val="0"/>
        </w:rPr>
        <w:t xml:space="preserve">specifies the time when the current state or one of its substates was entered. If, for example, a </w:t>
      </w:r>
      <w:proofErr w:type="spellStart"/>
      <w:r w:rsidRPr="001B0368">
        <w:rPr>
          <w:noProof w:val="0"/>
        </w:rPr>
        <w:t>StateA</w:t>
      </w:r>
      <w:proofErr w:type="spellEnd"/>
      <w:r w:rsidRPr="001B0368">
        <w:rPr>
          <w:noProof w:val="0"/>
        </w:rPr>
        <w:t xml:space="preserve"> is active and – while active – switches several times between its substates </w:t>
      </w:r>
      <w:proofErr w:type="spellStart"/>
      <w:r w:rsidRPr="001B0368">
        <w:rPr>
          <w:noProof w:val="0"/>
        </w:rPr>
        <w:t>SubA</w:t>
      </w:r>
      <w:proofErr w:type="spellEnd"/>
      <w:r w:rsidRPr="001B0368">
        <w:rPr>
          <w:noProof w:val="0"/>
        </w:rPr>
        <w:t xml:space="preserve"> and </w:t>
      </w:r>
      <w:proofErr w:type="spellStart"/>
      <w:r w:rsidRPr="001B0368">
        <w:rPr>
          <w:noProof w:val="0"/>
        </w:rPr>
        <w:t>SubB</w:t>
      </w:r>
      <w:proofErr w:type="spellEnd"/>
      <w:r w:rsidRPr="001B0368">
        <w:rPr>
          <w:noProof w:val="0"/>
        </w:rPr>
        <w:t xml:space="preserve">, then the </w:t>
      </w:r>
      <w:proofErr w:type="spellStart"/>
      <w:r w:rsidRPr="001B0368">
        <w:rPr>
          <w:i/>
          <w:noProof w:val="0"/>
        </w:rPr>
        <w:t>TransitionTime</w:t>
      </w:r>
      <w:proofErr w:type="spellEnd"/>
      <w:r w:rsidRPr="001B0368">
        <w:rPr>
          <w:noProof w:val="0"/>
        </w:rPr>
        <w:t xml:space="preserve"> stays at the point in time where </w:t>
      </w:r>
      <w:proofErr w:type="spellStart"/>
      <w:r w:rsidRPr="001B0368">
        <w:rPr>
          <w:noProof w:val="0"/>
        </w:rPr>
        <w:t>StateA</w:t>
      </w:r>
      <w:proofErr w:type="spellEnd"/>
      <w:r w:rsidRPr="001B0368">
        <w:rPr>
          <w:noProof w:val="0"/>
        </w:rPr>
        <w:t xml:space="preserve"> became active whereas the </w:t>
      </w:r>
      <w:proofErr w:type="spellStart"/>
      <w:r w:rsidRPr="001B0368">
        <w:rPr>
          <w:i/>
          <w:noProof w:val="0"/>
        </w:rPr>
        <w:t>EffectiveTransitionTime</w:t>
      </w:r>
      <w:proofErr w:type="spellEnd"/>
      <w:r w:rsidRPr="001B0368">
        <w:rPr>
          <w:noProof w:val="0"/>
        </w:rPr>
        <w:t xml:space="preserve"> changes with each change of a substate.</w:t>
      </w:r>
    </w:p>
    <w:p w14:paraId="02D6911D" w14:textId="77777777" w:rsidR="002F33C7" w:rsidRPr="001B0368" w:rsidRDefault="002F33C7" w:rsidP="002F33C7">
      <w:pPr>
        <w:pStyle w:val="Heading3"/>
        <w:rPr>
          <w:noProof w:val="0"/>
        </w:rPr>
      </w:pPr>
      <w:bookmarkStart w:id="183" w:name="_Ref33078720"/>
      <w:bookmarkStart w:id="184" w:name="_Ref33078906"/>
      <w:bookmarkStart w:id="185" w:name="_Toc84953491"/>
      <w:proofErr w:type="spellStart"/>
      <w:r w:rsidRPr="001B0368">
        <w:rPr>
          <w:noProof w:val="0"/>
        </w:rPr>
        <w:t>FiniteStateMachineType</w:t>
      </w:r>
      <w:bookmarkEnd w:id="183"/>
      <w:bookmarkEnd w:id="184"/>
      <w:bookmarkEnd w:id="185"/>
      <w:proofErr w:type="spellEnd"/>
    </w:p>
    <w:p w14:paraId="7C89AAA0" w14:textId="465CB06F" w:rsidR="002F33C7" w:rsidRPr="001B0368" w:rsidRDefault="002F33C7" w:rsidP="002F33C7">
      <w:pPr>
        <w:pStyle w:val="PARAGRAPH"/>
        <w:rPr>
          <w:noProof w:val="0"/>
        </w:rPr>
      </w:pPr>
      <w:r w:rsidRPr="001B0368">
        <w:rPr>
          <w:noProof w:val="0"/>
        </w:rPr>
        <w:t xml:space="preserve">The </w:t>
      </w:r>
      <w:proofErr w:type="spellStart"/>
      <w:r w:rsidRPr="001B0368">
        <w:rPr>
          <w:i/>
          <w:noProof w:val="0"/>
        </w:rPr>
        <w:t>FiniteStateMachineType</w:t>
      </w:r>
      <w:proofErr w:type="spellEnd"/>
      <w:r w:rsidRPr="001B0368">
        <w:rPr>
          <w:noProof w:val="0"/>
        </w:rPr>
        <w:t xml:space="preserve"> is the base </w:t>
      </w:r>
      <w:proofErr w:type="spellStart"/>
      <w:r w:rsidRPr="001B0368">
        <w:rPr>
          <w:i/>
          <w:noProof w:val="0"/>
        </w:rPr>
        <w:t>ObjectType</w:t>
      </w:r>
      <w:proofErr w:type="spellEnd"/>
      <w:r w:rsidRPr="001B0368">
        <w:rPr>
          <w:noProof w:val="0"/>
        </w:rPr>
        <w:t xml:space="preserve"> for </w:t>
      </w:r>
      <w:proofErr w:type="spellStart"/>
      <w:r w:rsidRPr="001B0368">
        <w:rPr>
          <w:i/>
          <w:noProof w:val="0"/>
        </w:rPr>
        <w:t>StateMachines</w:t>
      </w:r>
      <w:proofErr w:type="spellEnd"/>
      <w:r w:rsidRPr="001B0368">
        <w:rPr>
          <w:noProof w:val="0"/>
        </w:rPr>
        <w:t xml:space="preserve"> that explicitly define the possible </w:t>
      </w:r>
      <w:r w:rsidRPr="001B0368">
        <w:rPr>
          <w:i/>
          <w:noProof w:val="0"/>
        </w:rPr>
        <w:t>States</w:t>
      </w:r>
      <w:r w:rsidRPr="001B0368">
        <w:rPr>
          <w:noProof w:val="0"/>
        </w:rPr>
        <w:t xml:space="preserve"> and </w:t>
      </w:r>
      <w:r w:rsidRPr="001B0368">
        <w:rPr>
          <w:i/>
          <w:noProof w:val="0"/>
        </w:rPr>
        <w:t>Transitions</w:t>
      </w:r>
      <w:r w:rsidRPr="001B0368">
        <w:rPr>
          <w:noProof w:val="0"/>
        </w:rPr>
        <w:t xml:space="preserve">. Once the </w:t>
      </w:r>
      <w:r w:rsidRPr="001B0368">
        <w:rPr>
          <w:i/>
          <w:noProof w:val="0"/>
        </w:rPr>
        <w:t>States</w:t>
      </w:r>
      <w:r w:rsidRPr="001B0368">
        <w:rPr>
          <w:noProof w:val="0"/>
        </w:rPr>
        <w:t xml:space="preserve"> and </w:t>
      </w:r>
      <w:r w:rsidRPr="001B0368">
        <w:rPr>
          <w:i/>
          <w:noProof w:val="0"/>
        </w:rPr>
        <w:t>Transitions</w:t>
      </w:r>
      <w:r w:rsidRPr="001B0368">
        <w:rPr>
          <w:noProof w:val="0"/>
        </w:rPr>
        <w:t xml:space="preserve"> are defined subtypes shall not add new </w:t>
      </w:r>
      <w:r w:rsidRPr="001B0368">
        <w:rPr>
          <w:i/>
          <w:noProof w:val="0"/>
        </w:rPr>
        <w:t xml:space="preserve">States </w:t>
      </w:r>
      <w:r w:rsidRPr="001B0368">
        <w:rPr>
          <w:noProof w:val="0"/>
        </w:rPr>
        <w:t>and</w:t>
      </w:r>
      <w:r w:rsidRPr="001B0368">
        <w:rPr>
          <w:i/>
          <w:noProof w:val="0"/>
        </w:rPr>
        <w:t xml:space="preserve"> Transitions</w:t>
      </w:r>
      <w:r w:rsidRPr="001B0368">
        <w:rPr>
          <w:noProof w:val="0"/>
        </w:rPr>
        <w:t xml:space="preserve"> (see</w:t>
      </w:r>
      <w:r w:rsidR="00A4704A" w:rsidRPr="001B0368">
        <w:rPr>
          <w:noProof w:val="0"/>
        </w:rPr>
        <w:t xml:space="preserve"> </w:t>
      </w:r>
      <w:r w:rsidR="00A4704A" w:rsidRPr="001B0368">
        <w:rPr>
          <w:noProof w:val="0"/>
        </w:rPr>
        <w:fldChar w:fldCharType="begin"/>
      </w:r>
      <w:r w:rsidR="00A4704A" w:rsidRPr="001B0368">
        <w:rPr>
          <w:noProof w:val="0"/>
        </w:rPr>
        <w:instrText xml:space="preserve"> REF _Ref33081822 \r \h </w:instrText>
      </w:r>
      <w:r w:rsidR="00A4704A" w:rsidRPr="001B0368">
        <w:rPr>
          <w:noProof w:val="0"/>
        </w:rPr>
      </w:r>
      <w:r w:rsidR="00A4704A" w:rsidRPr="001B0368">
        <w:rPr>
          <w:noProof w:val="0"/>
        </w:rPr>
        <w:fldChar w:fldCharType="separate"/>
      </w:r>
      <w:r w:rsidR="00C57605">
        <w:rPr>
          <w:noProof w:val="0"/>
        </w:rPr>
        <w:t>4.4.18</w:t>
      </w:r>
      <w:r w:rsidR="00A4704A" w:rsidRPr="001B0368">
        <w:rPr>
          <w:noProof w:val="0"/>
        </w:rPr>
        <w:fldChar w:fldCharType="end"/>
      </w:r>
      <w:r w:rsidRPr="001B0368">
        <w:rPr>
          <w:noProof w:val="0"/>
        </w:rPr>
        <w:t xml:space="preserve">). </w:t>
      </w:r>
      <w:r w:rsidRPr="001B0368">
        <w:rPr>
          <w:i/>
          <w:noProof w:val="0"/>
        </w:rPr>
        <w:t>Subtypes</w:t>
      </w:r>
      <w:r w:rsidRPr="001B0368">
        <w:rPr>
          <w:noProof w:val="0"/>
        </w:rPr>
        <w:t xml:space="preserve"> may add causes or effects.</w:t>
      </w:r>
    </w:p>
    <w:p w14:paraId="4863A997" w14:textId="12FED385" w:rsidR="002F33C7" w:rsidRPr="001B0368" w:rsidRDefault="002F33C7" w:rsidP="002F33C7">
      <w:pPr>
        <w:pStyle w:val="PARAGRAPH"/>
        <w:rPr>
          <w:noProof w:val="0"/>
        </w:rPr>
      </w:pPr>
      <w:r w:rsidRPr="001B0368">
        <w:rPr>
          <w:noProof w:val="0"/>
        </w:rPr>
        <w:t xml:space="preserve">The </w:t>
      </w:r>
      <w:r w:rsidRPr="001B0368">
        <w:rPr>
          <w:i/>
          <w:noProof w:val="0"/>
        </w:rPr>
        <w:t>States</w:t>
      </w:r>
      <w:r w:rsidRPr="001B0368">
        <w:rPr>
          <w:noProof w:val="0"/>
        </w:rPr>
        <w:t xml:space="preserve"> of the machine are represented with instances of the </w:t>
      </w:r>
      <w:proofErr w:type="spellStart"/>
      <w:r w:rsidRPr="001B0368">
        <w:rPr>
          <w:i/>
          <w:noProof w:val="0"/>
        </w:rPr>
        <w:t>StateType</w:t>
      </w:r>
      <w:proofErr w:type="spellEnd"/>
      <w:r w:rsidRPr="001B0368">
        <w:rPr>
          <w:i/>
          <w:noProof w:val="0"/>
        </w:rPr>
        <w:t xml:space="preserve"> </w:t>
      </w:r>
      <w:proofErr w:type="spellStart"/>
      <w:r w:rsidRPr="001B0368">
        <w:rPr>
          <w:i/>
          <w:noProof w:val="0"/>
        </w:rPr>
        <w:t>ObjectType</w:t>
      </w:r>
      <w:proofErr w:type="spellEnd"/>
      <w:r w:rsidRPr="001B0368">
        <w:rPr>
          <w:i/>
          <w:noProof w:val="0"/>
        </w:rPr>
        <w:t>.</w:t>
      </w:r>
      <w:r w:rsidRPr="001B0368">
        <w:rPr>
          <w:noProof w:val="0"/>
        </w:rPr>
        <w:t xml:space="preserve"> Each </w:t>
      </w:r>
      <w:r w:rsidRPr="001B0368">
        <w:rPr>
          <w:i/>
          <w:noProof w:val="0"/>
        </w:rPr>
        <w:t>State</w:t>
      </w:r>
      <w:r w:rsidRPr="001B0368">
        <w:rPr>
          <w:noProof w:val="0"/>
        </w:rPr>
        <w:t xml:space="preserve"> shall have a </w:t>
      </w:r>
      <w:proofErr w:type="spellStart"/>
      <w:r w:rsidRPr="001B0368">
        <w:rPr>
          <w:i/>
          <w:noProof w:val="0"/>
        </w:rPr>
        <w:t>BrowseName</w:t>
      </w:r>
      <w:proofErr w:type="spellEnd"/>
      <w:r w:rsidRPr="001B0368">
        <w:rPr>
          <w:noProof w:val="0"/>
        </w:rPr>
        <w:t xml:space="preserve"> which is unique within the </w:t>
      </w:r>
      <w:proofErr w:type="spellStart"/>
      <w:r w:rsidRPr="001B0368">
        <w:rPr>
          <w:i/>
          <w:noProof w:val="0"/>
        </w:rPr>
        <w:t>StateMachine</w:t>
      </w:r>
      <w:proofErr w:type="spellEnd"/>
      <w:r w:rsidRPr="001B0368">
        <w:rPr>
          <w:noProof w:val="0"/>
        </w:rPr>
        <w:t xml:space="preserve"> and shall have a </w:t>
      </w:r>
      <w:proofErr w:type="spellStart"/>
      <w:r w:rsidRPr="001B0368">
        <w:rPr>
          <w:i/>
          <w:noProof w:val="0"/>
        </w:rPr>
        <w:t>StateNumber</w:t>
      </w:r>
      <w:proofErr w:type="spellEnd"/>
      <w:r w:rsidRPr="001B0368">
        <w:rPr>
          <w:noProof w:val="0"/>
        </w:rPr>
        <w:t xml:space="preserve"> which shall also be unique across all </w:t>
      </w:r>
      <w:r w:rsidRPr="001B0368">
        <w:rPr>
          <w:i/>
          <w:noProof w:val="0"/>
        </w:rPr>
        <w:t>States</w:t>
      </w:r>
      <w:r w:rsidRPr="001B0368">
        <w:rPr>
          <w:noProof w:val="0"/>
        </w:rPr>
        <w:t xml:space="preserve"> defined in the </w:t>
      </w:r>
      <w:proofErr w:type="spellStart"/>
      <w:r w:rsidRPr="001B0368">
        <w:rPr>
          <w:i/>
          <w:noProof w:val="0"/>
        </w:rPr>
        <w:t>StateMachine</w:t>
      </w:r>
      <w:proofErr w:type="spellEnd"/>
      <w:r w:rsidRPr="001B0368">
        <w:rPr>
          <w:noProof w:val="0"/>
        </w:rPr>
        <w:t xml:space="preserve">. Be aware that </w:t>
      </w:r>
      <w:r w:rsidRPr="001B0368">
        <w:rPr>
          <w:i/>
          <w:noProof w:val="0"/>
        </w:rPr>
        <w:t>States</w:t>
      </w:r>
      <w:r w:rsidRPr="001B0368">
        <w:rPr>
          <w:noProof w:val="0"/>
        </w:rPr>
        <w:t xml:space="preserve"> in a </w:t>
      </w:r>
      <w:proofErr w:type="spellStart"/>
      <w:r w:rsidRPr="001B0368">
        <w:rPr>
          <w:i/>
          <w:noProof w:val="0"/>
        </w:rPr>
        <w:t>SubStateMachine</w:t>
      </w:r>
      <w:proofErr w:type="spellEnd"/>
      <w:r w:rsidRPr="001B0368">
        <w:rPr>
          <w:noProof w:val="0"/>
        </w:rPr>
        <w:t xml:space="preserve"> may have the same </w:t>
      </w:r>
      <w:proofErr w:type="spellStart"/>
      <w:r w:rsidRPr="001B0368">
        <w:rPr>
          <w:i/>
          <w:noProof w:val="0"/>
        </w:rPr>
        <w:t>StateNumber</w:t>
      </w:r>
      <w:proofErr w:type="spellEnd"/>
      <w:r w:rsidRPr="001B0368">
        <w:rPr>
          <w:noProof w:val="0"/>
        </w:rPr>
        <w:t xml:space="preserve"> or </w:t>
      </w:r>
      <w:proofErr w:type="spellStart"/>
      <w:r w:rsidRPr="001B0368">
        <w:rPr>
          <w:i/>
          <w:noProof w:val="0"/>
        </w:rPr>
        <w:t>BrowseName</w:t>
      </w:r>
      <w:proofErr w:type="spellEnd"/>
      <w:r w:rsidRPr="001B0368">
        <w:rPr>
          <w:noProof w:val="0"/>
        </w:rPr>
        <w:t xml:space="preserve"> as </w:t>
      </w:r>
      <w:r w:rsidRPr="001B0368">
        <w:rPr>
          <w:i/>
          <w:noProof w:val="0"/>
        </w:rPr>
        <w:lastRenderedPageBreak/>
        <w:t>States</w:t>
      </w:r>
      <w:r w:rsidRPr="001B0368">
        <w:rPr>
          <w:noProof w:val="0"/>
        </w:rPr>
        <w:t xml:space="preserve"> in the parent machine. A concrete subtype of </w:t>
      </w:r>
      <w:proofErr w:type="spellStart"/>
      <w:r w:rsidRPr="001B0368">
        <w:rPr>
          <w:i/>
          <w:noProof w:val="0"/>
        </w:rPr>
        <w:t>FiniteStateMachineType</w:t>
      </w:r>
      <w:proofErr w:type="spellEnd"/>
      <w:r w:rsidRPr="001B0368">
        <w:rPr>
          <w:i/>
          <w:noProof w:val="0"/>
        </w:rPr>
        <w:t xml:space="preserve"> </w:t>
      </w:r>
      <w:r w:rsidRPr="001B0368">
        <w:rPr>
          <w:noProof w:val="0"/>
        </w:rPr>
        <w:t xml:space="preserve">shall define at least one </w:t>
      </w:r>
      <w:r w:rsidRPr="001B0368">
        <w:rPr>
          <w:i/>
          <w:noProof w:val="0"/>
        </w:rPr>
        <w:t>State</w:t>
      </w:r>
      <w:r w:rsidRPr="001B0368">
        <w:rPr>
          <w:noProof w:val="0"/>
        </w:rPr>
        <w:t>.</w:t>
      </w:r>
    </w:p>
    <w:p w14:paraId="326DE697" w14:textId="77777777" w:rsidR="002F33C7" w:rsidRPr="001B0368" w:rsidRDefault="002F33C7" w:rsidP="002F33C7">
      <w:pPr>
        <w:pStyle w:val="PARAGRAPH"/>
        <w:rPr>
          <w:noProof w:val="0"/>
        </w:rPr>
      </w:pPr>
      <w:r w:rsidRPr="001B0368">
        <w:rPr>
          <w:noProof w:val="0"/>
        </w:rPr>
        <w:t xml:space="preserve">A </w:t>
      </w:r>
      <w:proofErr w:type="spellStart"/>
      <w:r w:rsidRPr="001B0368">
        <w:rPr>
          <w:i/>
          <w:noProof w:val="0"/>
        </w:rPr>
        <w:t>StateMachine</w:t>
      </w:r>
      <w:proofErr w:type="spellEnd"/>
      <w:r w:rsidRPr="001B0368">
        <w:rPr>
          <w:noProof w:val="0"/>
        </w:rPr>
        <w:t xml:space="preserve"> may define one </w:t>
      </w:r>
      <w:r w:rsidRPr="001B0368">
        <w:rPr>
          <w:i/>
          <w:noProof w:val="0"/>
        </w:rPr>
        <w:t>State</w:t>
      </w:r>
      <w:r w:rsidRPr="001B0368">
        <w:rPr>
          <w:noProof w:val="0"/>
        </w:rPr>
        <w:t xml:space="preserve"> which is an instance of the </w:t>
      </w:r>
      <w:proofErr w:type="spellStart"/>
      <w:r w:rsidRPr="001B0368">
        <w:rPr>
          <w:i/>
          <w:noProof w:val="0"/>
        </w:rPr>
        <w:t>InitialStateType</w:t>
      </w:r>
      <w:proofErr w:type="spellEnd"/>
      <w:r w:rsidRPr="001B0368">
        <w:rPr>
          <w:noProof w:val="0"/>
        </w:rPr>
        <w:t xml:space="preserve">. This </w:t>
      </w:r>
      <w:r w:rsidRPr="001B0368">
        <w:rPr>
          <w:i/>
          <w:noProof w:val="0"/>
        </w:rPr>
        <w:t>State</w:t>
      </w:r>
      <w:r w:rsidRPr="001B0368">
        <w:rPr>
          <w:noProof w:val="0"/>
        </w:rPr>
        <w:t xml:space="preserve"> is the </w:t>
      </w:r>
      <w:r w:rsidRPr="001B0368">
        <w:rPr>
          <w:i/>
          <w:noProof w:val="0"/>
        </w:rPr>
        <w:t>State</w:t>
      </w:r>
      <w:r w:rsidRPr="001B0368">
        <w:rPr>
          <w:noProof w:val="0"/>
        </w:rPr>
        <w:t xml:space="preserve"> that the machine goes into when it is activated.</w:t>
      </w:r>
    </w:p>
    <w:p w14:paraId="3D33F570" w14:textId="77777777" w:rsidR="002F33C7" w:rsidRPr="001B0368" w:rsidRDefault="002F33C7" w:rsidP="002F33C7">
      <w:pPr>
        <w:pStyle w:val="PARAGRAPH"/>
        <w:rPr>
          <w:noProof w:val="0"/>
        </w:rPr>
      </w:pPr>
      <w:r w:rsidRPr="001B0368">
        <w:rPr>
          <w:noProof w:val="0"/>
        </w:rPr>
        <w:t xml:space="preserve">The </w:t>
      </w:r>
      <w:r w:rsidRPr="001B0368">
        <w:rPr>
          <w:i/>
          <w:noProof w:val="0"/>
        </w:rPr>
        <w:t>Transitions</w:t>
      </w:r>
      <w:r w:rsidRPr="001B0368">
        <w:rPr>
          <w:noProof w:val="0"/>
        </w:rPr>
        <w:t xml:space="preserve"> that may occur are represented with instances of the </w:t>
      </w:r>
      <w:proofErr w:type="spellStart"/>
      <w:r w:rsidRPr="001B0368">
        <w:rPr>
          <w:i/>
          <w:noProof w:val="0"/>
        </w:rPr>
        <w:t>TransitionType</w:t>
      </w:r>
      <w:proofErr w:type="spellEnd"/>
      <w:r w:rsidRPr="001B0368">
        <w:rPr>
          <w:noProof w:val="0"/>
        </w:rPr>
        <w:t xml:space="preserve">. Each </w:t>
      </w:r>
      <w:r w:rsidRPr="001B0368">
        <w:rPr>
          <w:i/>
          <w:noProof w:val="0"/>
        </w:rPr>
        <w:t>Transition</w:t>
      </w:r>
      <w:r w:rsidRPr="001B0368">
        <w:rPr>
          <w:noProof w:val="0"/>
        </w:rPr>
        <w:t xml:space="preserve"> shall have a </w:t>
      </w:r>
      <w:proofErr w:type="spellStart"/>
      <w:r w:rsidRPr="001B0368">
        <w:rPr>
          <w:i/>
          <w:noProof w:val="0"/>
        </w:rPr>
        <w:t>BrowseName</w:t>
      </w:r>
      <w:proofErr w:type="spellEnd"/>
      <w:r w:rsidRPr="001B0368">
        <w:rPr>
          <w:noProof w:val="0"/>
        </w:rPr>
        <w:t xml:space="preserve"> which is unique within the </w:t>
      </w:r>
      <w:proofErr w:type="spellStart"/>
      <w:r w:rsidRPr="001B0368">
        <w:rPr>
          <w:i/>
          <w:noProof w:val="0"/>
        </w:rPr>
        <w:t>StateMachine</w:t>
      </w:r>
      <w:proofErr w:type="spellEnd"/>
      <w:r w:rsidRPr="001B0368">
        <w:rPr>
          <w:noProof w:val="0"/>
        </w:rPr>
        <w:t xml:space="preserve"> and may have a </w:t>
      </w:r>
      <w:proofErr w:type="spellStart"/>
      <w:r w:rsidRPr="001B0368">
        <w:rPr>
          <w:i/>
          <w:noProof w:val="0"/>
        </w:rPr>
        <w:t>TransitionNumber</w:t>
      </w:r>
      <w:proofErr w:type="spellEnd"/>
      <w:r w:rsidRPr="001B0368">
        <w:rPr>
          <w:noProof w:val="0"/>
        </w:rPr>
        <w:t xml:space="preserve"> which shall also be unique across all </w:t>
      </w:r>
      <w:r w:rsidRPr="001B0368">
        <w:rPr>
          <w:i/>
          <w:noProof w:val="0"/>
        </w:rPr>
        <w:t>Transitions</w:t>
      </w:r>
      <w:r w:rsidRPr="001B0368">
        <w:rPr>
          <w:noProof w:val="0"/>
        </w:rPr>
        <w:t xml:space="preserve"> defined in the </w:t>
      </w:r>
      <w:proofErr w:type="spellStart"/>
      <w:r w:rsidRPr="001B0368">
        <w:rPr>
          <w:i/>
          <w:noProof w:val="0"/>
        </w:rPr>
        <w:t>StateMachine</w:t>
      </w:r>
      <w:proofErr w:type="spellEnd"/>
      <w:r w:rsidRPr="001B0368">
        <w:rPr>
          <w:noProof w:val="0"/>
        </w:rPr>
        <w:t>.</w:t>
      </w:r>
    </w:p>
    <w:p w14:paraId="0D5BA793" w14:textId="77777777" w:rsidR="002F33C7" w:rsidRPr="001B0368" w:rsidRDefault="002F33C7" w:rsidP="002F33C7">
      <w:pPr>
        <w:pStyle w:val="PARAGRAPH"/>
        <w:rPr>
          <w:noProof w:val="0"/>
        </w:rPr>
      </w:pPr>
      <w:r w:rsidRPr="001B0368">
        <w:rPr>
          <w:noProof w:val="0"/>
        </w:rPr>
        <w:t xml:space="preserve">The initial </w:t>
      </w:r>
      <w:r w:rsidRPr="001B0368">
        <w:rPr>
          <w:i/>
          <w:noProof w:val="0"/>
        </w:rPr>
        <w:t>State</w:t>
      </w:r>
      <w:r w:rsidRPr="001B0368">
        <w:rPr>
          <w:noProof w:val="0"/>
        </w:rPr>
        <w:t xml:space="preserve"> for a </w:t>
      </w:r>
      <w:r w:rsidRPr="001B0368">
        <w:rPr>
          <w:i/>
          <w:noProof w:val="0"/>
        </w:rPr>
        <w:t>Transition</w:t>
      </w:r>
      <w:r w:rsidRPr="001B0368">
        <w:rPr>
          <w:noProof w:val="0"/>
        </w:rPr>
        <w:t xml:space="preserve"> is a </w:t>
      </w:r>
      <w:proofErr w:type="spellStart"/>
      <w:r w:rsidRPr="001B0368">
        <w:rPr>
          <w:i/>
          <w:noProof w:val="0"/>
        </w:rPr>
        <w:t>StateType</w:t>
      </w:r>
      <w:proofErr w:type="spellEnd"/>
      <w:r w:rsidRPr="001B0368">
        <w:rPr>
          <w:i/>
          <w:noProof w:val="0"/>
        </w:rPr>
        <w:t xml:space="preserve"> Object</w:t>
      </w:r>
      <w:r w:rsidRPr="001B0368">
        <w:rPr>
          <w:noProof w:val="0"/>
        </w:rPr>
        <w:t xml:space="preserve"> which is the target of a </w:t>
      </w:r>
      <w:proofErr w:type="spellStart"/>
      <w:r w:rsidRPr="001B0368">
        <w:rPr>
          <w:i/>
          <w:noProof w:val="0"/>
        </w:rPr>
        <w:t>FromState</w:t>
      </w:r>
      <w:proofErr w:type="spellEnd"/>
      <w:r w:rsidRPr="001B0368">
        <w:rPr>
          <w:noProof w:val="0"/>
        </w:rPr>
        <w:t xml:space="preserve"> </w:t>
      </w:r>
      <w:r w:rsidRPr="001B0368">
        <w:rPr>
          <w:i/>
          <w:noProof w:val="0"/>
        </w:rPr>
        <w:t>Reference</w:t>
      </w:r>
      <w:r w:rsidRPr="001B0368">
        <w:rPr>
          <w:noProof w:val="0"/>
        </w:rPr>
        <w:t xml:space="preserve">. The final </w:t>
      </w:r>
      <w:r w:rsidRPr="001B0368">
        <w:rPr>
          <w:i/>
          <w:noProof w:val="0"/>
        </w:rPr>
        <w:t>State</w:t>
      </w:r>
      <w:r w:rsidRPr="001B0368">
        <w:rPr>
          <w:noProof w:val="0"/>
        </w:rPr>
        <w:t xml:space="preserve"> for a </w:t>
      </w:r>
      <w:r w:rsidRPr="001B0368">
        <w:rPr>
          <w:i/>
          <w:noProof w:val="0"/>
        </w:rPr>
        <w:t>Transition</w:t>
      </w:r>
      <w:r w:rsidRPr="001B0368">
        <w:rPr>
          <w:noProof w:val="0"/>
        </w:rPr>
        <w:t xml:space="preserve"> is a </w:t>
      </w:r>
      <w:proofErr w:type="spellStart"/>
      <w:r w:rsidRPr="001B0368">
        <w:rPr>
          <w:i/>
          <w:noProof w:val="0"/>
        </w:rPr>
        <w:t>StateType</w:t>
      </w:r>
      <w:proofErr w:type="spellEnd"/>
      <w:r w:rsidRPr="001B0368">
        <w:rPr>
          <w:i/>
          <w:noProof w:val="0"/>
        </w:rPr>
        <w:t xml:space="preserve"> Object</w:t>
      </w:r>
      <w:r w:rsidRPr="001B0368">
        <w:rPr>
          <w:noProof w:val="0"/>
        </w:rPr>
        <w:t xml:space="preserve"> which is the target of a </w:t>
      </w:r>
      <w:proofErr w:type="spellStart"/>
      <w:r w:rsidRPr="001B0368">
        <w:rPr>
          <w:i/>
          <w:noProof w:val="0"/>
        </w:rPr>
        <w:t>ToState</w:t>
      </w:r>
      <w:proofErr w:type="spellEnd"/>
      <w:r w:rsidRPr="001B0368">
        <w:rPr>
          <w:noProof w:val="0"/>
        </w:rPr>
        <w:t xml:space="preserve"> </w:t>
      </w:r>
      <w:r w:rsidRPr="001B0368">
        <w:rPr>
          <w:i/>
          <w:noProof w:val="0"/>
        </w:rPr>
        <w:t>Reference</w:t>
      </w:r>
      <w:r w:rsidRPr="001B0368">
        <w:rPr>
          <w:noProof w:val="0"/>
        </w:rPr>
        <w:t xml:space="preserve">. The </w:t>
      </w:r>
      <w:proofErr w:type="spellStart"/>
      <w:r w:rsidRPr="001B0368">
        <w:rPr>
          <w:i/>
          <w:noProof w:val="0"/>
        </w:rPr>
        <w:t>FromState</w:t>
      </w:r>
      <w:proofErr w:type="spellEnd"/>
      <w:r w:rsidRPr="001B0368">
        <w:rPr>
          <w:noProof w:val="0"/>
        </w:rPr>
        <w:t xml:space="preserve"> and </w:t>
      </w:r>
      <w:proofErr w:type="spellStart"/>
      <w:r w:rsidRPr="001B0368">
        <w:rPr>
          <w:i/>
          <w:noProof w:val="0"/>
        </w:rPr>
        <w:t>ToState</w:t>
      </w:r>
      <w:proofErr w:type="spellEnd"/>
      <w:r w:rsidRPr="001B0368">
        <w:rPr>
          <w:noProof w:val="0"/>
        </w:rPr>
        <w:t xml:space="preserve"> </w:t>
      </w:r>
      <w:r w:rsidRPr="001B0368">
        <w:rPr>
          <w:i/>
          <w:noProof w:val="0"/>
        </w:rPr>
        <w:t>References</w:t>
      </w:r>
      <w:r w:rsidRPr="001B0368">
        <w:rPr>
          <w:noProof w:val="0"/>
        </w:rPr>
        <w:t xml:space="preserve"> shall always be specified.</w:t>
      </w:r>
    </w:p>
    <w:p w14:paraId="10387CBC" w14:textId="77777777" w:rsidR="002F33C7" w:rsidRPr="001B0368" w:rsidRDefault="002F33C7" w:rsidP="002F33C7">
      <w:pPr>
        <w:pStyle w:val="PARAGRAPH"/>
        <w:rPr>
          <w:noProof w:val="0"/>
        </w:rPr>
      </w:pPr>
      <w:r w:rsidRPr="001B0368">
        <w:rPr>
          <w:noProof w:val="0"/>
        </w:rPr>
        <w:t xml:space="preserve">A </w:t>
      </w:r>
      <w:r w:rsidRPr="001B0368">
        <w:rPr>
          <w:i/>
          <w:noProof w:val="0"/>
        </w:rPr>
        <w:t>Transition</w:t>
      </w:r>
      <w:r w:rsidRPr="001B0368">
        <w:rPr>
          <w:noProof w:val="0"/>
        </w:rPr>
        <w:t xml:space="preserve"> may produce an </w:t>
      </w:r>
      <w:r w:rsidRPr="001B0368">
        <w:rPr>
          <w:i/>
          <w:noProof w:val="0"/>
        </w:rPr>
        <w:t>Event</w:t>
      </w:r>
      <w:r w:rsidRPr="001B0368">
        <w:rPr>
          <w:noProof w:val="0"/>
        </w:rPr>
        <w:t xml:space="preserve">. The </w:t>
      </w:r>
      <w:r w:rsidRPr="001B0368">
        <w:rPr>
          <w:i/>
          <w:noProof w:val="0"/>
        </w:rPr>
        <w:t>Event</w:t>
      </w:r>
      <w:r w:rsidRPr="001B0368">
        <w:rPr>
          <w:noProof w:val="0"/>
        </w:rPr>
        <w:t xml:space="preserve"> is indicated by a </w:t>
      </w:r>
      <w:proofErr w:type="spellStart"/>
      <w:r w:rsidRPr="001B0368">
        <w:rPr>
          <w:i/>
          <w:noProof w:val="0"/>
        </w:rPr>
        <w:t>HasEffect</w:t>
      </w:r>
      <w:proofErr w:type="spellEnd"/>
      <w:r w:rsidRPr="001B0368">
        <w:rPr>
          <w:noProof w:val="0"/>
        </w:rPr>
        <w:t xml:space="preserve"> </w:t>
      </w:r>
      <w:r w:rsidRPr="001B0368">
        <w:rPr>
          <w:i/>
          <w:noProof w:val="0"/>
        </w:rPr>
        <w:t>Reference</w:t>
      </w:r>
      <w:r w:rsidRPr="001B0368">
        <w:rPr>
          <w:noProof w:val="0"/>
        </w:rPr>
        <w:t xml:space="preserve"> to a subtype of </w:t>
      </w:r>
      <w:proofErr w:type="spellStart"/>
      <w:r w:rsidRPr="001B0368">
        <w:rPr>
          <w:i/>
          <w:noProof w:val="0"/>
        </w:rPr>
        <w:t>BaseEventType</w:t>
      </w:r>
      <w:proofErr w:type="spellEnd"/>
      <w:r w:rsidRPr="001B0368">
        <w:rPr>
          <w:noProof w:val="0"/>
        </w:rPr>
        <w:t xml:space="preserve">. The </w:t>
      </w:r>
      <w:proofErr w:type="spellStart"/>
      <w:r w:rsidRPr="001B0368">
        <w:rPr>
          <w:i/>
          <w:noProof w:val="0"/>
        </w:rPr>
        <w:t>StateMachineType</w:t>
      </w:r>
      <w:proofErr w:type="spellEnd"/>
      <w:r w:rsidRPr="001B0368">
        <w:rPr>
          <w:noProof w:val="0"/>
        </w:rPr>
        <w:t xml:space="preserve"> shall have </w:t>
      </w:r>
      <w:proofErr w:type="spellStart"/>
      <w:r w:rsidRPr="001B0368">
        <w:rPr>
          <w:i/>
          <w:noProof w:val="0"/>
        </w:rPr>
        <w:t>GeneratesEvent</w:t>
      </w:r>
      <w:proofErr w:type="spellEnd"/>
      <w:r w:rsidRPr="001B0368">
        <w:rPr>
          <w:noProof w:val="0"/>
        </w:rPr>
        <w:t xml:space="preserve"> </w:t>
      </w:r>
      <w:r w:rsidRPr="001B0368">
        <w:rPr>
          <w:i/>
          <w:noProof w:val="0"/>
        </w:rPr>
        <w:t>References</w:t>
      </w:r>
      <w:r w:rsidRPr="001B0368">
        <w:rPr>
          <w:noProof w:val="0"/>
        </w:rPr>
        <w:t xml:space="preserve"> to the targets of a </w:t>
      </w:r>
      <w:proofErr w:type="spellStart"/>
      <w:r w:rsidRPr="001B0368">
        <w:rPr>
          <w:i/>
          <w:noProof w:val="0"/>
        </w:rPr>
        <w:t>HasEffect</w:t>
      </w:r>
      <w:proofErr w:type="spellEnd"/>
      <w:r w:rsidRPr="001B0368">
        <w:rPr>
          <w:noProof w:val="0"/>
        </w:rPr>
        <w:t xml:space="preserve"> </w:t>
      </w:r>
      <w:r w:rsidRPr="001B0368">
        <w:rPr>
          <w:i/>
          <w:noProof w:val="0"/>
        </w:rPr>
        <w:t>Reference</w:t>
      </w:r>
      <w:r w:rsidRPr="001B0368">
        <w:rPr>
          <w:noProof w:val="0"/>
        </w:rPr>
        <w:t xml:space="preserve"> for each of its </w:t>
      </w:r>
      <w:r w:rsidRPr="001B0368">
        <w:rPr>
          <w:i/>
          <w:noProof w:val="0"/>
        </w:rPr>
        <w:t>Transitions</w:t>
      </w:r>
      <w:r w:rsidRPr="001B0368">
        <w:rPr>
          <w:noProof w:val="0"/>
        </w:rPr>
        <w:t>.</w:t>
      </w:r>
    </w:p>
    <w:p w14:paraId="6215F2F7" w14:textId="77777777" w:rsidR="002F33C7" w:rsidRPr="001B0368" w:rsidRDefault="002F33C7" w:rsidP="002F33C7">
      <w:pPr>
        <w:pStyle w:val="PARAGRAPH"/>
        <w:rPr>
          <w:noProof w:val="0"/>
        </w:rPr>
      </w:pPr>
      <w:r w:rsidRPr="001B0368">
        <w:rPr>
          <w:noProof w:val="0"/>
        </w:rPr>
        <w:t xml:space="preserve">A </w:t>
      </w:r>
      <w:proofErr w:type="spellStart"/>
      <w:r w:rsidRPr="001B0368">
        <w:rPr>
          <w:i/>
          <w:noProof w:val="0"/>
        </w:rPr>
        <w:t>FiniteStateMachineType</w:t>
      </w:r>
      <w:proofErr w:type="spellEnd"/>
      <w:r w:rsidRPr="001B0368">
        <w:rPr>
          <w:noProof w:val="0"/>
        </w:rPr>
        <w:t xml:space="preserve"> may define </w:t>
      </w:r>
      <w:r w:rsidRPr="001B0368">
        <w:rPr>
          <w:i/>
          <w:noProof w:val="0"/>
        </w:rPr>
        <w:t>Methods</w:t>
      </w:r>
      <w:r w:rsidRPr="001B0368">
        <w:rPr>
          <w:noProof w:val="0"/>
        </w:rPr>
        <w:t xml:space="preserve"> that cause a transition to occur. These </w:t>
      </w:r>
      <w:r w:rsidRPr="001B0368">
        <w:rPr>
          <w:i/>
          <w:noProof w:val="0"/>
        </w:rPr>
        <w:t>Methods</w:t>
      </w:r>
      <w:r w:rsidRPr="001B0368">
        <w:rPr>
          <w:noProof w:val="0"/>
        </w:rPr>
        <w:t xml:space="preserve"> are targets of </w:t>
      </w:r>
      <w:proofErr w:type="spellStart"/>
      <w:r w:rsidRPr="001B0368">
        <w:rPr>
          <w:i/>
          <w:noProof w:val="0"/>
        </w:rPr>
        <w:t>HasCause</w:t>
      </w:r>
      <w:proofErr w:type="spellEnd"/>
      <w:r w:rsidRPr="001B0368">
        <w:rPr>
          <w:noProof w:val="0"/>
        </w:rPr>
        <w:t xml:space="preserve"> </w:t>
      </w:r>
      <w:r w:rsidRPr="001B0368">
        <w:rPr>
          <w:i/>
          <w:noProof w:val="0"/>
        </w:rPr>
        <w:t>References</w:t>
      </w:r>
      <w:r w:rsidRPr="001B0368">
        <w:rPr>
          <w:noProof w:val="0"/>
        </w:rPr>
        <w:t xml:space="preserve"> for each of the </w:t>
      </w:r>
      <w:r w:rsidRPr="001B0368">
        <w:rPr>
          <w:i/>
          <w:noProof w:val="0"/>
        </w:rPr>
        <w:t>Transitions</w:t>
      </w:r>
      <w:r w:rsidRPr="001B0368">
        <w:rPr>
          <w:noProof w:val="0"/>
        </w:rPr>
        <w:t xml:space="preserve"> that may be triggered by the </w:t>
      </w:r>
      <w:r w:rsidRPr="001B0368">
        <w:rPr>
          <w:i/>
          <w:noProof w:val="0"/>
        </w:rPr>
        <w:t>Method</w:t>
      </w:r>
      <w:r w:rsidRPr="001B0368">
        <w:rPr>
          <w:noProof w:val="0"/>
        </w:rPr>
        <w:t xml:space="preserve">. The </w:t>
      </w:r>
      <w:r w:rsidRPr="001B0368">
        <w:rPr>
          <w:i/>
          <w:noProof w:val="0"/>
        </w:rPr>
        <w:t>Executable</w:t>
      </w:r>
      <w:r w:rsidRPr="001B0368">
        <w:rPr>
          <w:noProof w:val="0"/>
        </w:rPr>
        <w:t xml:space="preserve"> </w:t>
      </w:r>
      <w:r w:rsidRPr="001B0368">
        <w:rPr>
          <w:i/>
          <w:noProof w:val="0"/>
        </w:rPr>
        <w:t>Attribute</w:t>
      </w:r>
      <w:r w:rsidRPr="001B0368">
        <w:rPr>
          <w:noProof w:val="0"/>
        </w:rPr>
        <w:t xml:space="preserve"> for a </w:t>
      </w:r>
      <w:r w:rsidRPr="001B0368">
        <w:rPr>
          <w:i/>
          <w:noProof w:val="0"/>
        </w:rPr>
        <w:t>Method</w:t>
      </w:r>
      <w:r w:rsidRPr="001B0368">
        <w:rPr>
          <w:noProof w:val="0"/>
        </w:rPr>
        <w:t xml:space="preserve"> is used to indicate whether the current </w:t>
      </w:r>
      <w:r w:rsidRPr="001B0368">
        <w:rPr>
          <w:i/>
          <w:noProof w:val="0"/>
        </w:rPr>
        <w:t>State</w:t>
      </w:r>
      <w:r w:rsidRPr="001B0368">
        <w:rPr>
          <w:noProof w:val="0"/>
        </w:rPr>
        <w:t xml:space="preserve"> of the machine allows the </w:t>
      </w:r>
      <w:r w:rsidRPr="001B0368">
        <w:rPr>
          <w:i/>
          <w:noProof w:val="0"/>
        </w:rPr>
        <w:t>Method</w:t>
      </w:r>
      <w:r w:rsidRPr="001B0368">
        <w:rPr>
          <w:noProof w:val="0"/>
        </w:rPr>
        <w:t xml:space="preserve"> to be called.</w:t>
      </w:r>
    </w:p>
    <w:p w14:paraId="7F16D02F" w14:textId="2D539C63" w:rsidR="002F33C7" w:rsidRPr="001B0368" w:rsidRDefault="002F33C7" w:rsidP="002F33C7">
      <w:pPr>
        <w:pStyle w:val="PARAGRAPH"/>
        <w:rPr>
          <w:i/>
          <w:noProof w:val="0"/>
        </w:rPr>
      </w:pPr>
      <w:r w:rsidRPr="001B0368">
        <w:rPr>
          <w:noProof w:val="0"/>
        </w:rPr>
        <w:t xml:space="preserve">A </w:t>
      </w:r>
      <w:proofErr w:type="spellStart"/>
      <w:r w:rsidRPr="001B0368">
        <w:rPr>
          <w:i/>
          <w:noProof w:val="0"/>
        </w:rPr>
        <w:t>FiniteStateMachineType</w:t>
      </w:r>
      <w:proofErr w:type="spellEnd"/>
      <w:r w:rsidRPr="001B0368">
        <w:rPr>
          <w:noProof w:val="0"/>
        </w:rPr>
        <w:t xml:space="preserve"> may have sub-state-machines which are represented as instances of </w:t>
      </w:r>
      <w:proofErr w:type="spellStart"/>
      <w:r w:rsidRPr="001B0368">
        <w:rPr>
          <w:i/>
          <w:noProof w:val="0"/>
        </w:rPr>
        <w:t>StateMachineType</w:t>
      </w:r>
      <w:proofErr w:type="spellEnd"/>
      <w:r w:rsidRPr="001B0368">
        <w:rPr>
          <w:noProof w:val="0"/>
        </w:rPr>
        <w:t xml:space="preserve"> </w:t>
      </w:r>
      <w:proofErr w:type="spellStart"/>
      <w:r w:rsidRPr="001B0368">
        <w:rPr>
          <w:i/>
          <w:noProof w:val="0"/>
        </w:rPr>
        <w:t>ObjectTypes</w:t>
      </w:r>
      <w:proofErr w:type="spellEnd"/>
      <w:r w:rsidRPr="001B0368">
        <w:rPr>
          <w:noProof w:val="0"/>
        </w:rPr>
        <w:t xml:space="preserve">. Each </w:t>
      </w:r>
      <w:r w:rsidRPr="001B0368">
        <w:rPr>
          <w:i/>
          <w:noProof w:val="0"/>
        </w:rPr>
        <w:t>State</w:t>
      </w:r>
      <w:r w:rsidRPr="001B0368">
        <w:rPr>
          <w:noProof w:val="0"/>
        </w:rPr>
        <w:t xml:space="preserve"> shall have a </w:t>
      </w:r>
      <w:proofErr w:type="spellStart"/>
      <w:r w:rsidRPr="001B0368">
        <w:rPr>
          <w:i/>
          <w:noProof w:val="0"/>
        </w:rPr>
        <w:t>HasSubStateMachine</w:t>
      </w:r>
      <w:proofErr w:type="spellEnd"/>
      <w:r w:rsidRPr="001B0368">
        <w:rPr>
          <w:noProof w:val="0"/>
        </w:rPr>
        <w:t xml:space="preserve"> </w:t>
      </w:r>
      <w:r w:rsidRPr="001B0368">
        <w:rPr>
          <w:i/>
          <w:noProof w:val="0"/>
        </w:rPr>
        <w:t>Reference</w:t>
      </w:r>
      <w:r w:rsidRPr="001B0368">
        <w:rPr>
          <w:noProof w:val="0"/>
        </w:rPr>
        <w:t xml:space="preserve"> to the </w:t>
      </w:r>
      <w:proofErr w:type="spellStart"/>
      <w:r w:rsidRPr="001B0368">
        <w:rPr>
          <w:i/>
          <w:noProof w:val="0"/>
        </w:rPr>
        <w:t>StateMachineType</w:t>
      </w:r>
      <w:proofErr w:type="spellEnd"/>
      <w:r w:rsidRPr="001B0368">
        <w:rPr>
          <w:noProof w:val="0"/>
        </w:rPr>
        <w:t xml:space="preserve"> </w:t>
      </w:r>
      <w:r w:rsidRPr="001B0368">
        <w:rPr>
          <w:i/>
          <w:noProof w:val="0"/>
        </w:rPr>
        <w:t>Object</w:t>
      </w:r>
      <w:r w:rsidRPr="001B0368">
        <w:rPr>
          <w:noProof w:val="0"/>
        </w:rPr>
        <w:t xml:space="preserve"> which represents the child </w:t>
      </w:r>
      <w:r w:rsidRPr="001B0368">
        <w:rPr>
          <w:i/>
          <w:noProof w:val="0"/>
        </w:rPr>
        <w:t>States</w:t>
      </w:r>
      <w:r w:rsidRPr="001B0368">
        <w:rPr>
          <w:noProof w:val="0"/>
        </w:rPr>
        <w:t xml:space="preserve">. The </w:t>
      </w:r>
      <w:proofErr w:type="spellStart"/>
      <w:r w:rsidRPr="001B0368">
        <w:rPr>
          <w:i/>
          <w:noProof w:val="0"/>
        </w:rPr>
        <w:t>SubStateMachine</w:t>
      </w:r>
      <w:proofErr w:type="spellEnd"/>
      <w:r w:rsidRPr="001B0368">
        <w:rPr>
          <w:noProof w:val="0"/>
        </w:rPr>
        <w:t xml:space="preserve"> is not active if the parent </w:t>
      </w:r>
      <w:r w:rsidRPr="001B0368">
        <w:rPr>
          <w:i/>
          <w:noProof w:val="0"/>
        </w:rPr>
        <w:t>State</w:t>
      </w:r>
      <w:r w:rsidRPr="001B0368">
        <w:rPr>
          <w:noProof w:val="0"/>
        </w:rPr>
        <w:t xml:space="preserve"> is not active. In this case the </w:t>
      </w:r>
      <w:proofErr w:type="spellStart"/>
      <w:r w:rsidRPr="001B0368">
        <w:rPr>
          <w:i/>
          <w:noProof w:val="0"/>
        </w:rPr>
        <w:t>CurrentState</w:t>
      </w:r>
      <w:proofErr w:type="spellEnd"/>
      <w:r w:rsidRPr="001B0368">
        <w:rPr>
          <w:noProof w:val="0"/>
        </w:rPr>
        <w:t xml:space="preserve"> and </w:t>
      </w:r>
      <w:proofErr w:type="spellStart"/>
      <w:r w:rsidRPr="001B0368">
        <w:rPr>
          <w:i/>
          <w:noProof w:val="0"/>
        </w:rPr>
        <w:t>LastTransition</w:t>
      </w:r>
      <w:proofErr w:type="spellEnd"/>
      <w:r w:rsidRPr="001B0368">
        <w:rPr>
          <w:i/>
          <w:noProof w:val="0"/>
        </w:rPr>
        <w:t xml:space="preserve"> Variables</w:t>
      </w:r>
      <w:r w:rsidRPr="001B0368">
        <w:rPr>
          <w:noProof w:val="0"/>
        </w:rPr>
        <w:t xml:space="preserve"> of the </w:t>
      </w:r>
      <w:proofErr w:type="spellStart"/>
      <w:r w:rsidRPr="001B0368">
        <w:rPr>
          <w:i/>
          <w:noProof w:val="0"/>
        </w:rPr>
        <w:t>SubStateMachine</w:t>
      </w:r>
      <w:proofErr w:type="spellEnd"/>
      <w:r w:rsidRPr="001B0368">
        <w:rPr>
          <w:noProof w:val="0"/>
        </w:rPr>
        <w:t xml:space="preserve"> shall have a status equal to </w:t>
      </w:r>
      <w:proofErr w:type="spellStart"/>
      <w:r w:rsidRPr="001B0368">
        <w:rPr>
          <w:i/>
          <w:noProof w:val="0"/>
        </w:rPr>
        <w:t>Bad_StateNotActive</w:t>
      </w:r>
      <w:proofErr w:type="spellEnd"/>
      <w:r w:rsidRPr="001B0368">
        <w:rPr>
          <w:noProof w:val="0"/>
        </w:rPr>
        <w:t xml:space="preserve"> (see</w:t>
      </w:r>
      <w:r w:rsidR="00175050" w:rsidRPr="001B0368">
        <w:rPr>
          <w:noProof w:val="0"/>
        </w:rPr>
        <w:t xml:space="preserve"> </w:t>
      </w:r>
      <w:r w:rsidR="00175050" w:rsidRPr="001B0368">
        <w:rPr>
          <w:noProof w:val="0"/>
        </w:rPr>
        <w:fldChar w:fldCharType="begin"/>
      </w:r>
      <w:r w:rsidR="00175050" w:rsidRPr="001B0368">
        <w:rPr>
          <w:noProof w:val="0"/>
        </w:rPr>
        <w:instrText xml:space="preserve"> REF _Ref33078422 \h </w:instrText>
      </w:r>
      <w:r w:rsidR="00175050" w:rsidRPr="001B0368">
        <w:rPr>
          <w:noProof w:val="0"/>
        </w:rPr>
      </w:r>
      <w:r w:rsidR="00175050" w:rsidRPr="001B0368">
        <w:rPr>
          <w:noProof w:val="0"/>
        </w:rPr>
        <w:fldChar w:fldCharType="separate"/>
      </w:r>
      <w:r w:rsidR="00C57605" w:rsidRPr="001B0368">
        <w:rPr>
          <w:noProof w:val="0"/>
        </w:rPr>
        <w:t xml:space="preserve">Table </w:t>
      </w:r>
      <w:r w:rsidR="00C57605">
        <w:t>17</w:t>
      </w:r>
      <w:r w:rsidR="00175050" w:rsidRPr="001B0368">
        <w:rPr>
          <w:noProof w:val="0"/>
        </w:rPr>
        <w:fldChar w:fldCharType="end"/>
      </w:r>
      <w:r w:rsidRPr="001B0368">
        <w:rPr>
          <w:noProof w:val="0"/>
        </w:rPr>
        <w:t>).</w:t>
      </w:r>
    </w:p>
    <w:p w14:paraId="293D8ED7" w14:textId="38B6E120" w:rsidR="002F33C7" w:rsidRPr="001B0368" w:rsidRDefault="002F33C7" w:rsidP="002F33C7">
      <w:pPr>
        <w:pStyle w:val="PARAGRAPH"/>
        <w:rPr>
          <w:noProof w:val="0"/>
        </w:rPr>
      </w:pPr>
      <w:r w:rsidRPr="001B0368">
        <w:rPr>
          <w:noProof w:val="0"/>
        </w:rPr>
        <w:t xml:space="preserve">The </w:t>
      </w:r>
      <w:proofErr w:type="spellStart"/>
      <w:r w:rsidRPr="001B0368">
        <w:rPr>
          <w:i/>
          <w:noProof w:val="0"/>
        </w:rPr>
        <w:t>FiniteStateMachineType</w:t>
      </w:r>
      <w:proofErr w:type="spellEnd"/>
      <w:r w:rsidRPr="001B0368">
        <w:rPr>
          <w:noProof w:val="0"/>
        </w:rPr>
        <w:t xml:space="preserve"> is formally defined in</w:t>
      </w:r>
      <w:r w:rsidR="00CF725D" w:rsidRPr="001B0368">
        <w:rPr>
          <w:noProof w:val="0"/>
        </w:rPr>
        <w:t xml:space="preserve"> </w:t>
      </w:r>
      <w:r w:rsidR="00EA05EE" w:rsidRPr="001B0368">
        <w:rPr>
          <w:noProof w:val="0"/>
        </w:rPr>
        <w:fldChar w:fldCharType="begin"/>
      </w:r>
      <w:r w:rsidR="00EA05EE" w:rsidRPr="001B0368">
        <w:rPr>
          <w:noProof w:val="0"/>
        </w:rPr>
        <w:instrText xml:space="preserve"> REF _Ref33077969 \h </w:instrText>
      </w:r>
      <w:r w:rsidR="00EA05EE" w:rsidRPr="001B0368">
        <w:rPr>
          <w:noProof w:val="0"/>
        </w:rPr>
      </w:r>
      <w:r w:rsidR="00EA05EE" w:rsidRPr="001B0368">
        <w:rPr>
          <w:noProof w:val="0"/>
        </w:rPr>
        <w:fldChar w:fldCharType="separate"/>
      </w:r>
      <w:r w:rsidR="00C57605" w:rsidRPr="001B0368">
        <w:rPr>
          <w:noProof w:val="0"/>
        </w:rPr>
        <w:t xml:space="preserve">Table </w:t>
      </w:r>
      <w:r w:rsidR="00C57605">
        <w:t>4</w:t>
      </w:r>
      <w:r w:rsidR="00EA05EE" w:rsidRPr="001B0368">
        <w:rPr>
          <w:noProof w:val="0"/>
        </w:rPr>
        <w:fldChar w:fldCharType="end"/>
      </w:r>
      <w:r w:rsidRPr="001B0368">
        <w:rPr>
          <w:noProof w:val="0"/>
        </w:rPr>
        <w:t>.</w:t>
      </w:r>
    </w:p>
    <w:p w14:paraId="399D9A02" w14:textId="1216CD01" w:rsidR="002F33C7" w:rsidRPr="001B0368" w:rsidRDefault="00F52AFE" w:rsidP="002F33C7">
      <w:pPr>
        <w:pStyle w:val="TABLE-title"/>
        <w:rPr>
          <w:noProof w:val="0"/>
        </w:rPr>
      </w:pPr>
      <w:bookmarkStart w:id="186" w:name="_Ref33077969"/>
      <w:bookmarkStart w:id="187" w:name="_Toc84953540"/>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4</w:t>
      </w:r>
      <w:r w:rsidRPr="001B0368">
        <w:rPr>
          <w:noProof w:val="0"/>
        </w:rPr>
        <w:fldChar w:fldCharType="end"/>
      </w:r>
      <w:bookmarkEnd w:id="186"/>
      <w:r w:rsidRPr="001B0368">
        <w:rPr>
          <w:noProof w:val="0"/>
        </w:rPr>
        <w:t xml:space="preserve"> – </w:t>
      </w:r>
      <w:proofErr w:type="spellStart"/>
      <w:r w:rsidR="002F33C7" w:rsidRPr="001B0368">
        <w:rPr>
          <w:noProof w:val="0"/>
        </w:rPr>
        <w:t>FiniteStateMachineType</w:t>
      </w:r>
      <w:proofErr w:type="spellEnd"/>
      <w:r w:rsidR="002F33C7" w:rsidRPr="001B0368">
        <w:rPr>
          <w:noProof w:val="0"/>
        </w:rPr>
        <w:t xml:space="preserve"> definition</w:t>
      </w:r>
      <w:bookmarkEnd w:id="187"/>
    </w:p>
    <w:tbl>
      <w:tblPr>
        <w:tblW w:w="957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4"/>
        <w:gridCol w:w="464"/>
        <w:gridCol w:w="528"/>
        <w:gridCol w:w="2360"/>
        <w:gridCol w:w="1260"/>
        <w:gridCol w:w="2475"/>
        <w:gridCol w:w="1045"/>
      </w:tblGrid>
      <w:tr w:rsidR="002F33C7" w:rsidRPr="001B0368" w14:paraId="007A4DB1" w14:textId="77777777" w:rsidTr="00713EB6">
        <w:trPr>
          <w:jc w:val="center"/>
        </w:trPr>
        <w:tc>
          <w:tcPr>
            <w:tcW w:w="1908" w:type="dxa"/>
            <w:gridSpan w:val="2"/>
            <w:tcBorders>
              <w:top w:val="single" w:sz="4" w:space="0" w:color="auto"/>
              <w:left w:val="single" w:sz="4" w:space="0" w:color="auto"/>
              <w:bottom w:val="double" w:sz="4" w:space="0" w:color="auto"/>
              <w:right w:val="single" w:sz="4" w:space="0" w:color="auto"/>
            </w:tcBorders>
          </w:tcPr>
          <w:p w14:paraId="6E2A18A3" w14:textId="77777777" w:rsidR="002F33C7" w:rsidRPr="001B0368" w:rsidRDefault="002F33C7" w:rsidP="00713EB6">
            <w:pPr>
              <w:pStyle w:val="TableText"/>
              <w:rPr>
                <w:b/>
                <w:noProof w:val="0"/>
                <w:lang w:val="en-GB"/>
              </w:rPr>
            </w:pPr>
            <w:r w:rsidRPr="001B0368">
              <w:rPr>
                <w:b/>
                <w:noProof w:val="0"/>
                <w:lang w:val="en-GB"/>
              </w:rPr>
              <w:t>Attribute</w:t>
            </w:r>
          </w:p>
        </w:tc>
        <w:tc>
          <w:tcPr>
            <w:tcW w:w="7668" w:type="dxa"/>
            <w:gridSpan w:val="5"/>
            <w:tcBorders>
              <w:top w:val="single" w:sz="4" w:space="0" w:color="auto"/>
              <w:left w:val="single" w:sz="4" w:space="0" w:color="auto"/>
              <w:bottom w:val="double" w:sz="4" w:space="0" w:color="auto"/>
              <w:right w:val="single" w:sz="4" w:space="0" w:color="auto"/>
            </w:tcBorders>
          </w:tcPr>
          <w:p w14:paraId="60002437"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139FCDF8" w14:textId="77777777" w:rsidTr="00713EB6">
        <w:trPr>
          <w:jc w:val="center"/>
        </w:trPr>
        <w:tc>
          <w:tcPr>
            <w:tcW w:w="1908" w:type="dxa"/>
            <w:gridSpan w:val="2"/>
            <w:tcBorders>
              <w:top w:val="double" w:sz="4" w:space="0" w:color="auto"/>
              <w:left w:val="single" w:sz="4" w:space="0" w:color="auto"/>
              <w:bottom w:val="single" w:sz="4" w:space="0" w:color="auto"/>
              <w:right w:val="single" w:sz="4" w:space="0" w:color="auto"/>
            </w:tcBorders>
          </w:tcPr>
          <w:p w14:paraId="6F032E81"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668" w:type="dxa"/>
            <w:gridSpan w:val="5"/>
            <w:tcBorders>
              <w:top w:val="double" w:sz="4" w:space="0" w:color="auto"/>
              <w:left w:val="single" w:sz="4" w:space="0" w:color="auto"/>
              <w:bottom w:val="single" w:sz="4" w:space="0" w:color="auto"/>
              <w:right w:val="single" w:sz="4" w:space="0" w:color="auto"/>
            </w:tcBorders>
          </w:tcPr>
          <w:p w14:paraId="681BF556" w14:textId="77777777" w:rsidR="002F33C7" w:rsidRPr="001B0368" w:rsidRDefault="002F33C7" w:rsidP="00713EB6">
            <w:pPr>
              <w:pStyle w:val="TableText"/>
              <w:rPr>
                <w:noProof w:val="0"/>
                <w:lang w:val="en-GB"/>
              </w:rPr>
            </w:pPr>
            <w:proofErr w:type="spellStart"/>
            <w:r w:rsidRPr="001B0368">
              <w:rPr>
                <w:noProof w:val="0"/>
                <w:lang w:val="en-GB"/>
              </w:rPr>
              <w:t>FiniteStateMachineType</w:t>
            </w:r>
            <w:proofErr w:type="spellEnd"/>
          </w:p>
        </w:tc>
      </w:tr>
      <w:tr w:rsidR="002F33C7" w:rsidRPr="001B0368" w14:paraId="674DC512" w14:textId="77777777" w:rsidTr="00713EB6">
        <w:trPr>
          <w:jc w:val="center"/>
        </w:trPr>
        <w:tc>
          <w:tcPr>
            <w:tcW w:w="1908" w:type="dxa"/>
            <w:gridSpan w:val="2"/>
            <w:tcBorders>
              <w:top w:val="single" w:sz="4" w:space="0" w:color="auto"/>
              <w:left w:val="single" w:sz="4" w:space="0" w:color="auto"/>
              <w:bottom w:val="single" w:sz="4" w:space="0" w:color="auto"/>
              <w:right w:val="single" w:sz="4" w:space="0" w:color="auto"/>
            </w:tcBorders>
          </w:tcPr>
          <w:p w14:paraId="74AD61E1"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668" w:type="dxa"/>
            <w:gridSpan w:val="5"/>
            <w:tcBorders>
              <w:top w:val="single" w:sz="4" w:space="0" w:color="auto"/>
              <w:left w:val="single" w:sz="4" w:space="0" w:color="auto"/>
              <w:bottom w:val="single" w:sz="4" w:space="0" w:color="auto"/>
              <w:right w:val="single" w:sz="4" w:space="0" w:color="auto"/>
            </w:tcBorders>
          </w:tcPr>
          <w:p w14:paraId="3A90FD2F" w14:textId="77777777" w:rsidR="002F33C7" w:rsidRPr="001B0368" w:rsidRDefault="002F33C7" w:rsidP="00713EB6">
            <w:pPr>
              <w:pStyle w:val="TableText"/>
              <w:rPr>
                <w:noProof w:val="0"/>
                <w:lang w:val="en-GB"/>
              </w:rPr>
            </w:pPr>
            <w:r w:rsidRPr="001B0368">
              <w:rPr>
                <w:noProof w:val="0"/>
                <w:lang w:val="en-GB"/>
              </w:rPr>
              <w:t>True</w:t>
            </w:r>
          </w:p>
        </w:tc>
      </w:tr>
      <w:tr w:rsidR="002F33C7" w:rsidRPr="001B0368" w14:paraId="2BA392AD" w14:textId="77777777" w:rsidTr="00713EB6">
        <w:trPr>
          <w:jc w:val="center"/>
        </w:trPr>
        <w:tc>
          <w:tcPr>
            <w:tcW w:w="1444" w:type="dxa"/>
            <w:tcBorders>
              <w:top w:val="single" w:sz="4" w:space="0" w:color="auto"/>
              <w:left w:val="single" w:sz="4" w:space="0" w:color="auto"/>
              <w:bottom w:val="double" w:sz="4" w:space="0" w:color="auto"/>
              <w:right w:val="single" w:sz="4" w:space="0" w:color="auto"/>
            </w:tcBorders>
          </w:tcPr>
          <w:p w14:paraId="2D8E2AF1" w14:textId="77777777" w:rsidR="002F33C7" w:rsidRPr="001B0368" w:rsidRDefault="002F33C7" w:rsidP="00713EB6">
            <w:pPr>
              <w:pStyle w:val="TableText"/>
              <w:rPr>
                <w:b/>
                <w:noProof w:val="0"/>
                <w:lang w:val="en-GB"/>
              </w:rPr>
            </w:pPr>
            <w:r w:rsidRPr="001B0368">
              <w:rPr>
                <w:b/>
                <w:noProof w:val="0"/>
                <w:lang w:val="en-GB"/>
              </w:rPr>
              <w:t>References</w:t>
            </w:r>
          </w:p>
        </w:tc>
        <w:tc>
          <w:tcPr>
            <w:tcW w:w="992" w:type="dxa"/>
            <w:gridSpan w:val="2"/>
            <w:tcBorders>
              <w:top w:val="single" w:sz="4" w:space="0" w:color="auto"/>
              <w:left w:val="single" w:sz="4" w:space="0" w:color="auto"/>
              <w:bottom w:val="double" w:sz="4" w:space="0" w:color="auto"/>
              <w:right w:val="single" w:sz="4" w:space="0" w:color="auto"/>
            </w:tcBorders>
          </w:tcPr>
          <w:p w14:paraId="42122C81" w14:textId="77777777" w:rsidR="002F33C7" w:rsidRPr="001B0368" w:rsidRDefault="002F33C7" w:rsidP="00713EB6">
            <w:pPr>
              <w:pStyle w:val="TableText"/>
              <w:rPr>
                <w:b/>
                <w:noProof w:val="0"/>
                <w:lang w:val="en-GB"/>
              </w:rPr>
            </w:pPr>
            <w:r w:rsidRPr="001B0368">
              <w:rPr>
                <w:b/>
                <w:noProof w:val="0"/>
                <w:lang w:val="en-GB"/>
              </w:rPr>
              <w:t>Node</w:t>
            </w:r>
            <w:r w:rsidRPr="001B0368">
              <w:rPr>
                <w:b/>
                <w:noProof w:val="0"/>
                <w:lang w:val="en-GB"/>
              </w:rPr>
              <w:br/>
              <w:t>Class</w:t>
            </w:r>
          </w:p>
        </w:tc>
        <w:tc>
          <w:tcPr>
            <w:tcW w:w="2360" w:type="dxa"/>
            <w:tcBorders>
              <w:top w:val="single" w:sz="4" w:space="0" w:color="auto"/>
              <w:left w:val="single" w:sz="4" w:space="0" w:color="auto"/>
              <w:bottom w:val="double" w:sz="4" w:space="0" w:color="auto"/>
              <w:right w:val="single" w:sz="4" w:space="0" w:color="auto"/>
            </w:tcBorders>
          </w:tcPr>
          <w:p w14:paraId="4E42193E"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260" w:type="dxa"/>
            <w:tcBorders>
              <w:top w:val="single" w:sz="4" w:space="0" w:color="auto"/>
              <w:left w:val="single" w:sz="4" w:space="0" w:color="auto"/>
              <w:bottom w:val="double" w:sz="4" w:space="0" w:color="auto"/>
              <w:right w:val="single" w:sz="4" w:space="0" w:color="auto"/>
            </w:tcBorders>
          </w:tcPr>
          <w:p w14:paraId="58CF4B32"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2475" w:type="dxa"/>
            <w:tcBorders>
              <w:top w:val="single" w:sz="4" w:space="0" w:color="auto"/>
              <w:left w:val="single" w:sz="4" w:space="0" w:color="auto"/>
              <w:bottom w:val="double" w:sz="4" w:space="0" w:color="auto"/>
              <w:right w:val="single" w:sz="4" w:space="0" w:color="auto"/>
            </w:tcBorders>
          </w:tcPr>
          <w:p w14:paraId="238497AE"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045" w:type="dxa"/>
            <w:tcBorders>
              <w:top w:val="single" w:sz="4" w:space="0" w:color="auto"/>
              <w:left w:val="single" w:sz="4" w:space="0" w:color="auto"/>
              <w:bottom w:val="double" w:sz="4" w:space="0" w:color="auto"/>
              <w:right w:val="single" w:sz="4" w:space="0" w:color="auto"/>
            </w:tcBorders>
          </w:tcPr>
          <w:p w14:paraId="30BBB1DF" w14:textId="77777777" w:rsidR="002F33C7" w:rsidRPr="001B0368" w:rsidRDefault="002F33C7" w:rsidP="00713EB6">
            <w:pPr>
              <w:pStyle w:val="TableText"/>
              <w:rPr>
                <w:b/>
                <w:noProof w:val="0"/>
                <w:lang w:val="en-GB"/>
              </w:rPr>
            </w:pPr>
            <w:r w:rsidRPr="001B0368">
              <w:rPr>
                <w:b/>
                <w:noProof w:val="0"/>
                <w:lang w:val="en-GB"/>
              </w:rPr>
              <w:t>Modelling</w:t>
            </w:r>
            <w:r w:rsidRPr="001B0368">
              <w:rPr>
                <w:b/>
                <w:noProof w:val="0"/>
                <w:lang w:val="en-GB"/>
              </w:rPr>
              <w:br/>
              <w:t>Rule</w:t>
            </w:r>
          </w:p>
        </w:tc>
      </w:tr>
      <w:tr w:rsidR="002F33C7" w:rsidRPr="001B0368" w14:paraId="2C9C8FD6" w14:textId="77777777" w:rsidTr="00713EB6">
        <w:trPr>
          <w:jc w:val="center"/>
        </w:trPr>
        <w:tc>
          <w:tcPr>
            <w:tcW w:w="9576" w:type="dxa"/>
            <w:gridSpan w:val="7"/>
            <w:tcBorders>
              <w:top w:val="single" w:sz="4" w:space="0" w:color="auto"/>
              <w:left w:val="single" w:sz="4" w:space="0" w:color="auto"/>
              <w:bottom w:val="single" w:sz="4" w:space="0" w:color="auto"/>
              <w:right w:val="single" w:sz="4" w:space="0" w:color="auto"/>
            </w:tcBorders>
          </w:tcPr>
          <w:p w14:paraId="3D3EC872" w14:textId="788E4E59"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noProof w:val="0"/>
                <w:lang w:val="en-GB"/>
              </w:rPr>
              <w:t>StateMachineType</w:t>
            </w:r>
            <w:proofErr w:type="spellEnd"/>
            <w:r w:rsidRPr="001B0368">
              <w:rPr>
                <w:noProof w:val="0"/>
                <w:lang w:val="en-GB"/>
              </w:rPr>
              <w:t xml:space="preserve"> defined in </w:t>
            </w:r>
            <w:r w:rsidR="002B014B" w:rsidRPr="001B0368">
              <w:rPr>
                <w:noProof w:val="0"/>
                <w:lang w:val="en-GB"/>
              </w:rPr>
              <w:fldChar w:fldCharType="begin"/>
            </w:r>
            <w:r w:rsidR="002B014B" w:rsidRPr="001B0368">
              <w:rPr>
                <w:noProof w:val="0"/>
                <w:lang w:val="en-GB"/>
              </w:rPr>
              <w:instrText xml:space="preserve"> REF _Ref33079031 \r \h </w:instrText>
            </w:r>
            <w:r w:rsidR="002B014B" w:rsidRPr="001B0368">
              <w:rPr>
                <w:noProof w:val="0"/>
                <w:lang w:val="en-GB"/>
              </w:rPr>
            </w:r>
            <w:r w:rsidR="002B014B" w:rsidRPr="001B0368">
              <w:rPr>
                <w:noProof w:val="0"/>
                <w:lang w:val="en-GB"/>
              </w:rPr>
              <w:fldChar w:fldCharType="separate"/>
            </w:r>
            <w:r w:rsidR="00C57605">
              <w:rPr>
                <w:noProof w:val="0"/>
                <w:lang w:val="en-GB"/>
              </w:rPr>
              <w:t>4.4.2</w:t>
            </w:r>
            <w:r w:rsidR="002B014B" w:rsidRPr="001B0368">
              <w:rPr>
                <w:noProof w:val="0"/>
                <w:lang w:val="en-GB"/>
              </w:rPr>
              <w:fldChar w:fldCharType="end"/>
            </w:r>
          </w:p>
        </w:tc>
      </w:tr>
      <w:tr w:rsidR="002F33C7" w:rsidRPr="001B0368" w14:paraId="49787F72" w14:textId="77777777" w:rsidTr="00713EB6">
        <w:trPr>
          <w:jc w:val="center"/>
        </w:trPr>
        <w:tc>
          <w:tcPr>
            <w:tcW w:w="1444" w:type="dxa"/>
            <w:tcBorders>
              <w:top w:val="single" w:sz="4" w:space="0" w:color="auto"/>
              <w:left w:val="single" w:sz="4" w:space="0" w:color="auto"/>
              <w:bottom w:val="single" w:sz="4" w:space="0" w:color="auto"/>
              <w:right w:val="single" w:sz="4" w:space="0" w:color="auto"/>
            </w:tcBorders>
          </w:tcPr>
          <w:p w14:paraId="0D46D718"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992" w:type="dxa"/>
            <w:gridSpan w:val="2"/>
            <w:tcBorders>
              <w:top w:val="single" w:sz="4" w:space="0" w:color="auto"/>
              <w:left w:val="single" w:sz="4" w:space="0" w:color="auto"/>
              <w:bottom w:val="single" w:sz="4" w:space="0" w:color="auto"/>
              <w:right w:val="single" w:sz="4" w:space="0" w:color="auto"/>
            </w:tcBorders>
          </w:tcPr>
          <w:p w14:paraId="71B658BB" w14:textId="77777777" w:rsidR="002F33C7" w:rsidRPr="001B0368" w:rsidDel="00342F46" w:rsidRDefault="002F33C7" w:rsidP="00713EB6">
            <w:pPr>
              <w:pStyle w:val="TableText"/>
              <w:rPr>
                <w:noProof w:val="0"/>
                <w:lang w:val="en-GB"/>
              </w:rPr>
            </w:pPr>
            <w:r w:rsidRPr="001B0368">
              <w:rPr>
                <w:noProof w:val="0"/>
                <w:lang w:val="en-GB"/>
              </w:rPr>
              <w:t>Variable</w:t>
            </w:r>
          </w:p>
        </w:tc>
        <w:tc>
          <w:tcPr>
            <w:tcW w:w="2360" w:type="dxa"/>
            <w:tcBorders>
              <w:top w:val="single" w:sz="4" w:space="0" w:color="auto"/>
              <w:left w:val="single" w:sz="4" w:space="0" w:color="auto"/>
              <w:bottom w:val="single" w:sz="4" w:space="0" w:color="auto"/>
              <w:right w:val="single" w:sz="4" w:space="0" w:color="auto"/>
            </w:tcBorders>
          </w:tcPr>
          <w:p w14:paraId="7B76F3CB" w14:textId="77777777" w:rsidR="002F33C7" w:rsidRPr="001B0368" w:rsidDel="00342F46" w:rsidRDefault="002F33C7" w:rsidP="00713EB6">
            <w:pPr>
              <w:pStyle w:val="TableTextWithTabs"/>
              <w:rPr>
                <w:noProof w:val="0"/>
                <w:lang w:val="en-GB"/>
              </w:rPr>
            </w:pPr>
            <w:proofErr w:type="spellStart"/>
            <w:r w:rsidRPr="001B0368">
              <w:rPr>
                <w:noProof w:val="0"/>
                <w:lang w:val="en-GB"/>
              </w:rPr>
              <w:t>CurrentState</w:t>
            </w:r>
            <w:proofErr w:type="spellEnd"/>
          </w:p>
        </w:tc>
        <w:tc>
          <w:tcPr>
            <w:tcW w:w="1260" w:type="dxa"/>
            <w:tcBorders>
              <w:top w:val="single" w:sz="4" w:space="0" w:color="auto"/>
              <w:left w:val="single" w:sz="4" w:space="0" w:color="auto"/>
              <w:bottom w:val="single" w:sz="4" w:space="0" w:color="auto"/>
              <w:right w:val="single" w:sz="4" w:space="0" w:color="auto"/>
            </w:tcBorders>
          </w:tcPr>
          <w:p w14:paraId="1D73A850" w14:textId="77777777" w:rsidR="002F33C7" w:rsidRPr="001B0368" w:rsidDel="00342F46" w:rsidRDefault="002F33C7" w:rsidP="00713EB6">
            <w:pPr>
              <w:pStyle w:val="TableText"/>
              <w:rPr>
                <w:noProof w:val="0"/>
                <w:lang w:val="en-GB"/>
              </w:rPr>
            </w:pPr>
            <w:proofErr w:type="spellStart"/>
            <w:r w:rsidRPr="001B0368">
              <w:rPr>
                <w:noProof w:val="0"/>
                <w:lang w:val="en-GB"/>
              </w:rPr>
              <w:t>LocalizedText</w:t>
            </w:r>
            <w:proofErr w:type="spellEnd"/>
          </w:p>
        </w:tc>
        <w:tc>
          <w:tcPr>
            <w:tcW w:w="2475" w:type="dxa"/>
            <w:tcBorders>
              <w:top w:val="single" w:sz="4" w:space="0" w:color="auto"/>
              <w:left w:val="single" w:sz="4" w:space="0" w:color="auto"/>
              <w:bottom w:val="single" w:sz="4" w:space="0" w:color="auto"/>
              <w:right w:val="single" w:sz="4" w:space="0" w:color="auto"/>
            </w:tcBorders>
          </w:tcPr>
          <w:p w14:paraId="790CB863" w14:textId="77777777" w:rsidR="002F33C7" w:rsidRPr="001B0368" w:rsidDel="00342F46" w:rsidRDefault="002F33C7" w:rsidP="00713EB6">
            <w:pPr>
              <w:pStyle w:val="TableText"/>
              <w:rPr>
                <w:noProof w:val="0"/>
                <w:lang w:val="en-GB"/>
              </w:rPr>
            </w:pPr>
            <w:proofErr w:type="spellStart"/>
            <w:r w:rsidRPr="001B0368">
              <w:rPr>
                <w:noProof w:val="0"/>
                <w:lang w:val="en-GB"/>
              </w:rPr>
              <w:t>FiniteStateVariableType</w:t>
            </w:r>
            <w:proofErr w:type="spellEnd"/>
          </w:p>
        </w:tc>
        <w:tc>
          <w:tcPr>
            <w:tcW w:w="1045" w:type="dxa"/>
            <w:tcBorders>
              <w:top w:val="single" w:sz="4" w:space="0" w:color="auto"/>
              <w:left w:val="single" w:sz="4" w:space="0" w:color="auto"/>
              <w:bottom w:val="single" w:sz="4" w:space="0" w:color="auto"/>
              <w:right w:val="single" w:sz="4" w:space="0" w:color="auto"/>
            </w:tcBorders>
          </w:tcPr>
          <w:p w14:paraId="780A980F" w14:textId="77777777" w:rsidR="002F33C7" w:rsidRPr="001B0368" w:rsidDel="00342F46" w:rsidRDefault="002F33C7" w:rsidP="00713EB6">
            <w:pPr>
              <w:pStyle w:val="TableText"/>
              <w:rPr>
                <w:noProof w:val="0"/>
                <w:lang w:val="en-GB"/>
              </w:rPr>
            </w:pPr>
            <w:r w:rsidRPr="001B0368">
              <w:rPr>
                <w:noProof w:val="0"/>
                <w:lang w:val="en-GB"/>
              </w:rPr>
              <w:t>Mandatory</w:t>
            </w:r>
          </w:p>
        </w:tc>
      </w:tr>
      <w:tr w:rsidR="002F33C7" w:rsidRPr="001B0368" w14:paraId="19B18744" w14:textId="77777777" w:rsidTr="00713EB6">
        <w:trPr>
          <w:jc w:val="center"/>
        </w:trPr>
        <w:tc>
          <w:tcPr>
            <w:tcW w:w="1444" w:type="dxa"/>
            <w:tcBorders>
              <w:top w:val="single" w:sz="4" w:space="0" w:color="auto"/>
              <w:left w:val="single" w:sz="4" w:space="0" w:color="auto"/>
              <w:bottom w:val="single" w:sz="4" w:space="0" w:color="auto"/>
              <w:right w:val="single" w:sz="4" w:space="0" w:color="auto"/>
            </w:tcBorders>
          </w:tcPr>
          <w:p w14:paraId="2EBE05F7"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992" w:type="dxa"/>
            <w:gridSpan w:val="2"/>
            <w:tcBorders>
              <w:top w:val="single" w:sz="4" w:space="0" w:color="auto"/>
              <w:left w:val="single" w:sz="4" w:space="0" w:color="auto"/>
              <w:bottom w:val="single" w:sz="4" w:space="0" w:color="auto"/>
              <w:right w:val="single" w:sz="4" w:space="0" w:color="auto"/>
            </w:tcBorders>
          </w:tcPr>
          <w:p w14:paraId="4AF7AE7F" w14:textId="77777777" w:rsidR="002F33C7" w:rsidRPr="001B0368" w:rsidDel="00342F46" w:rsidRDefault="002F33C7" w:rsidP="00713EB6">
            <w:pPr>
              <w:pStyle w:val="TableText"/>
              <w:rPr>
                <w:noProof w:val="0"/>
                <w:lang w:val="en-GB"/>
              </w:rPr>
            </w:pPr>
            <w:r w:rsidRPr="001B0368">
              <w:rPr>
                <w:noProof w:val="0"/>
                <w:lang w:val="en-GB"/>
              </w:rPr>
              <w:t>Variable</w:t>
            </w:r>
          </w:p>
        </w:tc>
        <w:tc>
          <w:tcPr>
            <w:tcW w:w="2360" w:type="dxa"/>
            <w:tcBorders>
              <w:top w:val="single" w:sz="4" w:space="0" w:color="auto"/>
              <w:left w:val="single" w:sz="4" w:space="0" w:color="auto"/>
              <w:bottom w:val="single" w:sz="4" w:space="0" w:color="auto"/>
              <w:right w:val="single" w:sz="4" w:space="0" w:color="auto"/>
            </w:tcBorders>
          </w:tcPr>
          <w:p w14:paraId="1AEE08D8" w14:textId="77777777" w:rsidR="002F33C7" w:rsidRPr="001B0368" w:rsidDel="00342F46" w:rsidRDefault="002F33C7" w:rsidP="00713EB6">
            <w:pPr>
              <w:pStyle w:val="TableTextWithTabs"/>
              <w:rPr>
                <w:noProof w:val="0"/>
                <w:lang w:val="en-GB"/>
              </w:rPr>
            </w:pPr>
            <w:proofErr w:type="spellStart"/>
            <w:r w:rsidRPr="001B0368">
              <w:rPr>
                <w:noProof w:val="0"/>
                <w:lang w:val="en-GB"/>
              </w:rPr>
              <w:t>LastTransition</w:t>
            </w:r>
            <w:proofErr w:type="spellEnd"/>
          </w:p>
        </w:tc>
        <w:tc>
          <w:tcPr>
            <w:tcW w:w="1260" w:type="dxa"/>
            <w:tcBorders>
              <w:top w:val="single" w:sz="4" w:space="0" w:color="auto"/>
              <w:left w:val="single" w:sz="4" w:space="0" w:color="auto"/>
              <w:bottom w:val="single" w:sz="4" w:space="0" w:color="auto"/>
              <w:right w:val="single" w:sz="4" w:space="0" w:color="auto"/>
            </w:tcBorders>
          </w:tcPr>
          <w:p w14:paraId="38D5FD9E" w14:textId="77777777" w:rsidR="002F33C7" w:rsidRPr="001B0368" w:rsidDel="00342F46" w:rsidRDefault="002F33C7" w:rsidP="00713EB6">
            <w:pPr>
              <w:pStyle w:val="TableText"/>
              <w:rPr>
                <w:noProof w:val="0"/>
                <w:lang w:val="en-GB"/>
              </w:rPr>
            </w:pPr>
            <w:proofErr w:type="spellStart"/>
            <w:r w:rsidRPr="001B0368">
              <w:rPr>
                <w:noProof w:val="0"/>
                <w:lang w:val="en-GB"/>
              </w:rPr>
              <w:t>LocalizedText</w:t>
            </w:r>
            <w:proofErr w:type="spellEnd"/>
          </w:p>
        </w:tc>
        <w:tc>
          <w:tcPr>
            <w:tcW w:w="2475" w:type="dxa"/>
            <w:tcBorders>
              <w:top w:val="single" w:sz="4" w:space="0" w:color="auto"/>
              <w:left w:val="single" w:sz="4" w:space="0" w:color="auto"/>
              <w:bottom w:val="single" w:sz="4" w:space="0" w:color="auto"/>
              <w:right w:val="single" w:sz="4" w:space="0" w:color="auto"/>
            </w:tcBorders>
          </w:tcPr>
          <w:p w14:paraId="046F6441" w14:textId="77777777" w:rsidR="002F33C7" w:rsidRPr="001B0368" w:rsidDel="00342F46" w:rsidRDefault="002F33C7" w:rsidP="00713EB6">
            <w:pPr>
              <w:pStyle w:val="TableText"/>
              <w:rPr>
                <w:noProof w:val="0"/>
                <w:lang w:val="en-GB"/>
              </w:rPr>
            </w:pPr>
            <w:proofErr w:type="spellStart"/>
            <w:r w:rsidRPr="001B0368">
              <w:rPr>
                <w:noProof w:val="0"/>
                <w:lang w:val="en-GB"/>
              </w:rPr>
              <w:t>FiniteTransitionVariableType</w:t>
            </w:r>
            <w:proofErr w:type="spellEnd"/>
          </w:p>
        </w:tc>
        <w:tc>
          <w:tcPr>
            <w:tcW w:w="1045" w:type="dxa"/>
            <w:tcBorders>
              <w:top w:val="single" w:sz="4" w:space="0" w:color="auto"/>
              <w:left w:val="single" w:sz="4" w:space="0" w:color="auto"/>
              <w:bottom w:val="single" w:sz="4" w:space="0" w:color="auto"/>
              <w:right w:val="single" w:sz="4" w:space="0" w:color="auto"/>
            </w:tcBorders>
          </w:tcPr>
          <w:p w14:paraId="4065BA86" w14:textId="77777777" w:rsidR="002F33C7" w:rsidRPr="001B0368" w:rsidDel="00342F46" w:rsidRDefault="002F33C7" w:rsidP="00713EB6">
            <w:pPr>
              <w:pStyle w:val="TableText"/>
              <w:rPr>
                <w:noProof w:val="0"/>
                <w:lang w:val="en-GB"/>
              </w:rPr>
            </w:pPr>
            <w:r w:rsidRPr="001B0368">
              <w:rPr>
                <w:noProof w:val="0"/>
                <w:lang w:val="en-GB"/>
              </w:rPr>
              <w:t>Optional</w:t>
            </w:r>
          </w:p>
        </w:tc>
      </w:tr>
      <w:tr w:rsidR="002F33C7" w:rsidRPr="001B0368" w14:paraId="2F2B8E66" w14:textId="77777777" w:rsidTr="00713EB6">
        <w:trPr>
          <w:jc w:val="center"/>
        </w:trPr>
        <w:tc>
          <w:tcPr>
            <w:tcW w:w="1444" w:type="dxa"/>
            <w:tcBorders>
              <w:top w:val="single" w:sz="4" w:space="0" w:color="auto"/>
              <w:left w:val="single" w:sz="4" w:space="0" w:color="auto"/>
              <w:bottom w:val="single" w:sz="4" w:space="0" w:color="auto"/>
              <w:right w:val="single" w:sz="4" w:space="0" w:color="auto"/>
            </w:tcBorders>
          </w:tcPr>
          <w:p w14:paraId="4A9EF459"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992" w:type="dxa"/>
            <w:gridSpan w:val="2"/>
            <w:tcBorders>
              <w:top w:val="single" w:sz="4" w:space="0" w:color="auto"/>
              <w:left w:val="single" w:sz="4" w:space="0" w:color="auto"/>
              <w:bottom w:val="single" w:sz="4" w:space="0" w:color="auto"/>
              <w:right w:val="single" w:sz="4" w:space="0" w:color="auto"/>
            </w:tcBorders>
          </w:tcPr>
          <w:p w14:paraId="4F10E075" w14:textId="77777777" w:rsidR="002F33C7" w:rsidRPr="001B0368" w:rsidRDefault="002F33C7" w:rsidP="00713EB6">
            <w:pPr>
              <w:pStyle w:val="TableText"/>
              <w:rPr>
                <w:noProof w:val="0"/>
                <w:lang w:val="en-GB"/>
              </w:rPr>
            </w:pPr>
            <w:r w:rsidRPr="001B0368">
              <w:rPr>
                <w:noProof w:val="0"/>
                <w:lang w:val="en-GB"/>
              </w:rPr>
              <w:t>Variable</w:t>
            </w:r>
          </w:p>
        </w:tc>
        <w:tc>
          <w:tcPr>
            <w:tcW w:w="2360" w:type="dxa"/>
            <w:tcBorders>
              <w:top w:val="single" w:sz="4" w:space="0" w:color="auto"/>
              <w:left w:val="single" w:sz="4" w:space="0" w:color="auto"/>
              <w:bottom w:val="single" w:sz="4" w:space="0" w:color="auto"/>
              <w:right w:val="single" w:sz="4" w:space="0" w:color="auto"/>
            </w:tcBorders>
          </w:tcPr>
          <w:p w14:paraId="557FD872" w14:textId="77777777" w:rsidR="002F33C7" w:rsidRPr="001B0368" w:rsidRDefault="002F33C7" w:rsidP="00713EB6">
            <w:pPr>
              <w:pStyle w:val="TableTextWithTabs"/>
              <w:rPr>
                <w:noProof w:val="0"/>
                <w:lang w:val="en-GB"/>
              </w:rPr>
            </w:pPr>
            <w:proofErr w:type="spellStart"/>
            <w:r w:rsidRPr="001B0368">
              <w:rPr>
                <w:noProof w:val="0"/>
                <w:lang w:val="en-GB"/>
              </w:rPr>
              <w:t>AvailableStates</w:t>
            </w:r>
            <w:proofErr w:type="spellEnd"/>
          </w:p>
        </w:tc>
        <w:tc>
          <w:tcPr>
            <w:tcW w:w="1260" w:type="dxa"/>
            <w:tcBorders>
              <w:top w:val="single" w:sz="4" w:space="0" w:color="auto"/>
              <w:left w:val="single" w:sz="4" w:space="0" w:color="auto"/>
              <w:bottom w:val="single" w:sz="4" w:space="0" w:color="auto"/>
              <w:right w:val="single" w:sz="4" w:space="0" w:color="auto"/>
            </w:tcBorders>
          </w:tcPr>
          <w:p w14:paraId="249F757E" w14:textId="77777777" w:rsidR="002F33C7" w:rsidRPr="001B0368" w:rsidRDefault="002F33C7" w:rsidP="00713EB6">
            <w:pPr>
              <w:pStyle w:val="TableText"/>
              <w:rPr>
                <w:noProof w:val="0"/>
                <w:lang w:val="en-GB"/>
              </w:rPr>
            </w:pPr>
            <w:proofErr w:type="spellStart"/>
            <w:proofErr w:type="gramStart"/>
            <w:r w:rsidRPr="001B0368">
              <w:rPr>
                <w:noProof w:val="0"/>
                <w:lang w:val="en-GB"/>
              </w:rPr>
              <w:t>NodeId</w:t>
            </w:r>
            <w:proofErr w:type="spellEnd"/>
            <w:r w:rsidRPr="001B0368">
              <w:rPr>
                <w:noProof w:val="0"/>
                <w:lang w:val="en-GB"/>
              </w:rPr>
              <w:t>[</w:t>
            </w:r>
            <w:proofErr w:type="gramEnd"/>
            <w:r w:rsidRPr="001B0368">
              <w:rPr>
                <w:noProof w:val="0"/>
                <w:lang w:val="en-GB"/>
              </w:rPr>
              <w:t>]</w:t>
            </w:r>
          </w:p>
        </w:tc>
        <w:tc>
          <w:tcPr>
            <w:tcW w:w="2475" w:type="dxa"/>
            <w:tcBorders>
              <w:top w:val="single" w:sz="4" w:space="0" w:color="auto"/>
              <w:left w:val="single" w:sz="4" w:space="0" w:color="auto"/>
              <w:bottom w:val="single" w:sz="4" w:space="0" w:color="auto"/>
              <w:right w:val="single" w:sz="4" w:space="0" w:color="auto"/>
            </w:tcBorders>
          </w:tcPr>
          <w:p w14:paraId="146B21B7" w14:textId="77777777" w:rsidR="002F33C7" w:rsidRPr="001B0368" w:rsidRDefault="002F33C7" w:rsidP="00713EB6">
            <w:pPr>
              <w:pStyle w:val="TableText"/>
              <w:rPr>
                <w:noProof w:val="0"/>
                <w:lang w:val="en-GB"/>
              </w:rPr>
            </w:pPr>
            <w:proofErr w:type="spellStart"/>
            <w:r w:rsidRPr="001B0368">
              <w:rPr>
                <w:noProof w:val="0"/>
                <w:lang w:val="en-GB"/>
              </w:rPr>
              <w:t>BaseDataVariableType</w:t>
            </w:r>
            <w:proofErr w:type="spellEnd"/>
          </w:p>
        </w:tc>
        <w:tc>
          <w:tcPr>
            <w:tcW w:w="1045" w:type="dxa"/>
            <w:tcBorders>
              <w:top w:val="single" w:sz="4" w:space="0" w:color="auto"/>
              <w:left w:val="single" w:sz="4" w:space="0" w:color="auto"/>
              <w:bottom w:val="single" w:sz="4" w:space="0" w:color="auto"/>
              <w:right w:val="single" w:sz="4" w:space="0" w:color="auto"/>
            </w:tcBorders>
          </w:tcPr>
          <w:p w14:paraId="6CF93322" w14:textId="77777777" w:rsidR="002F33C7" w:rsidRPr="001B0368" w:rsidRDefault="002F33C7" w:rsidP="00713EB6">
            <w:pPr>
              <w:pStyle w:val="TableText"/>
              <w:rPr>
                <w:noProof w:val="0"/>
                <w:lang w:val="en-GB"/>
              </w:rPr>
            </w:pPr>
            <w:r w:rsidRPr="001B0368">
              <w:rPr>
                <w:noProof w:val="0"/>
                <w:lang w:val="en-GB"/>
              </w:rPr>
              <w:t>Optional</w:t>
            </w:r>
          </w:p>
        </w:tc>
      </w:tr>
      <w:tr w:rsidR="002F33C7" w:rsidRPr="001B0368" w14:paraId="04E4E6FA" w14:textId="77777777" w:rsidTr="00713EB6">
        <w:trPr>
          <w:jc w:val="center"/>
        </w:trPr>
        <w:tc>
          <w:tcPr>
            <w:tcW w:w="1444" w:type="dxa"/>
            <w:tcBorders>
              <w:top w:val="single" w:sz="4" w:space="0" w:color="auto"/>
              <w:left w:val="single" w:sz="4" w:space="0" w:color="auto"/>
              <w:bottom w:val="single" w:sz="4" w:space="0" w:color="auto"/>
              <w:right w:val="single" w:sz="4" w:space="0" w:color="auto"/>
            </w:tcBorders>
          </w:tcPr>
          <w:p w14:paraId="35029A06"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992" w:type="dxa"/>
            <w:gridSpan w:val="2"/>
            <w:tcBorders>
              <w:top w:val="single" w:sz="4" w:space="0" w:color="auto"/>
              <w:left w:val="single" w:sz="4" w:space="0" w:color="auto"/>
              <w:bottom w:val="single" w:sz="4" w:space="0" w:color="auto"/>
              <w:right w:val="single" w:sz="4" w:space="0" w:color="auto"/>
            </w:tcBorders>
          </w:tcPr>
          <w:p w14:paraId="3FDBB025" w14:textId="77777777" w:rsidR="002F33C7" w:rsidRPr="001B0368" w:rsidRDefault="002F33C7" w:rsidP="00713EB6">
            <w:pPr>
              <w:pStyle w:val="TableText"/>
              <w:rPr>
                <w:noProof w:val="0"/>
                <w:lang w:val="en-GB"/>
              </w:rPr>
            </w:pPr>
            <w:r w:rsidRPr="001B0368">
              <w:rPr>
                <w:noProof w:val="0"/>
                <w:lang w:val="en-GB"/>
              </w:rPr>
              <w:t>Variable</w:t>
            </w:r>
          </w:p>
        </w:tc>
        <w:tc>
          <w:tcPr>
            <w:tcW w:w="2360" w:type="dxa"/>
            <w:tcBorders>
              <w:top w:val="single" w:sz="4" w:space="0" w:color="auto"/>
              <w:left w:val="single" w:sz="4" w:space="0" w:color="auto"/>
              <w:bottom w:val="single" w:sz="4" w:space="0" w:color="auto"/>
              <w:right w:val="single" w:sz="4" w:space="0" w:color="auto"/>
            </w:tcBorders>
          </w:tcPr>
          <w:p w14:paraId="6A015EB8" w14:textId="77777777" w:rsidR="002F33C7" w:rsidRPr="001B0368" w:rsidRDefault="002F33C7" w:rsidP="00713EB6">
            <w:pPr>
              <w:pStyle w:val="TableTextWithTabs"/>
              <w:rPr>
                <w:noProof w:val="0"/>
                <w:lang w:val="en-GB"/>
              </w:rPr>
            </w:pPr>
            <w:proofErr w:type="spellStart"/>
            <w:r w:rsidRPr="001B0368">
              <w:rPr>
                <w:noProof w:val="0"/>
                <w:lang w:val="en-GB"/>
              </w:rPr>
              <w:t>AvailableTransitions</w:t>
            </w:r>
            <w:proofErr w:type="spellEnd"/>
          </w:p>
        </w:tc>
        <w:tc>
          <w:tcPr>
            <w:tcW w:w="1260" w:type="dxa"/>
            <w:tcBorders>
              <w:top w:val="single" w:sz="4" w:space="0" w:color="auto"/>
              <w:left w:val="single" w:sz="4" w:space="0" w:color="auto"/>
              <w:bottom w:val="single" w:sz="4" w:space="0" w:color="auto"/>
              <w:right w:val="single" w:sz="4" w:space="0" w:color="auto"/>
            </w:tcBorders>
          </w:tcPr>
          <w:p w14:paraId="519BAC88" w14:textId="77777777" w:rsidR="002F33C7" w:rsidRPr="001B0368" w:rsidRDefault="002F33C7" w:rsidP="00713EB6">
            <w:pPr>
              <w:pStyle w:val="TableText"/>
              <w:rPr>
                <w:noProof w:val="0"/>
                <w:lang w:val="en-GB"/>
              </w:rPr>
            </w:pPr>
            <w:proofErr w:type="spellStart"/>
            <w:proofErr w:type="gramStart"/>
            <w:r w:rsidRPr="001B0368">
              <w:rPr>
                <w:noProof w:val="0"/>
                <w:lang w:val="en-GB"/>
              </w:rPr>
              <w:t>NodeId</w:t>
            </w:r>
            <w:proofErr w:type="spellEnd"/>
            <w:r w:rsidRPr="001B0368">
              <w:rPr>
                <w:noProof w:val="0"/>
                <w:lang w:val="en-GB"/>
              </w:rPr>
              <w:t>[</w:t>
            </w:r>
            <w:proofErr w:type="gramEnd"/>
            <w:r w:rsidRPr="001B0368">
              <w:rPr>
                <w:noProof w:val="0"/>
                <w:lang w:val="en-GB"/>
              </w:rPr>
              <w:t>]</w:t>
            </w:r>
          </w:p>
        </w:tc>
        <w:tc>
          <w:tcPr>
            <w:tcW w:w="2475" w:type="dxa"/>
            <w:tcBorders>
              <w:top w:val="single" w:sz="4" w:space="0" w:color="auto"/>
              <w:left w:val="single" w:sz="4" w:space="0" w:color="auto"/>
              <w:bottom w:val="single" w:sz="4" w:space="0" w:color="auto"/>
              <w:right w:val="single" w:sz="4" w:space="0" w:color="auto"/>
            </w:tcBorders>
          </w:tcPr>
          <w:p w14:paraId="5C36C8A1" w14:textId="77777777" w:rsidR="002F33C7" w:rsidRPr="001B0368" w:rsidRDefault="002F33C7" w:rsidP="00713EB6">
            <w:pPr>
              <w:pStyle w:val="TableText"/>
              <w:rPr>
                <w:noProof w:val="0"/>
                <w:lang w:val="en-GB"/>
              </w:rPr>
            </w:pPr>
            <w:proofErr w:type="spellStart"/>
            <w:r w:rsidRPr="001B0368">
              <w:rPr>
                <w:noProof w:val="0"/>
                <w:lang w:val="en-GB"/>
              </w:rPr>
              <w:t>BaseDataVariableType</w:t>
            </w:r>
            <w:proofErr w:type="spellEnd"/>
          </w:p>
        </w:tc>
        <w:tc>
          <w:tcPr>
            <w:tcW w:w="1045" w:type="dxa"/>
            <w:tcBorders>
              <w:top w:val="single" w:sz="4" w:space="0" w:color="auto"/>
              <w:left w:val="single" w:sz="4" w:space="0" w:color="auto"/>
              <w:bottom w:val="single" w:sz="4" w:space="0" w:color="auto"/>
              <w:right w:val="single" w:sz="4" w:space="0" w:color="auto"/>
            </w:tcBorders>
          </w:tcPr>
          <w:p w14:paraId="3CBB9F8E" w14:textId="77777777" w:rsidR="002F33C7" w:rsidRPr="001B0368" w:rsidRDefault="002F33C7" w:rsidP="00713EB6">
            <w:pPr>
              <w:pStyle w:val="TableText"/>
              <w:rPr>
                <w:noProof w:val="0"/>
                <w:lang w:val="en-GB"/>
              </w:rPr>
            </w:pPr>
            <w:r w:rsidRPr="001B0368">
              <w:rPr>
                <w:noProof w:val="0"/>
                <w:lang w:val="en-GB"/>
              </w:rPr>
              <w:t>Optional</w:t>
            </w:r>
          </w:p>
        </w:tc>
      </w:tr>
      <w:tr w:rsidR="007D58DF" w:rsidRPr="001B0368" w14:paraId="119C1503" w14:textId="77777777" w:rsidTr="00AC165E">
        <w:trPr>
          <w:jc w:val="center"/>
        </w:trPr>
        <w:tc>
          <w:tcPr>
            <w:tcW w:w="9576" w:type="dxa"/>
            <w:gridSpan w:val="7"/>
            <w:tcBorders>
              <w:top w:val="single" w:sz="4" w:space="0" w:color="auto"/>
              <w:left w:val="single" w:sz="4" w:space="0" w:color="auto"/>
              <w:bottom w:val="single" w:sz="4" w:space="0" w:color="auto"/>
              <w:right w:val="single" w:sz="4" w:space="0" w:color="auto"/>
            </w:tcBorders>
          </w:tcPr>
          <w:p w14:paraId="2135376D" w14:textId="600B2F66"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49550896" w14:textId="77777777" w:rsidTr="00AC165E">
        <w:trPr>
          <w:jc w:val="center"/>
        </w:trPr>
        <w:tc>
          <w:tcPr>
            <w:tcW w:w="9576" w:type="dxa"/>
            <w:gridSpan w:val="7"/>
            <w:tcBorders>
              <w:top w:val="single" w:sz="4" w:space="0" w:color="auto"/>
              <w:left w:val="single" w:sz="4" w:space="0" w:color="auto"/>
              <w:bottom w:val="single" w:sz="4" w:space="0" w:color="auto"/>
              <w:right w:val="single" w:sz="4" w:space="0" w:color="auto"/>
            </w:tcBorders>
          </w:tcPr>
          <w:p w14:paraId="118F8103" w14:textId="1713FE74" w:rsidR="007D58DF" w:rsidRPr="001B0368" w:rsidRDefault="007D58DF" w:rsidP="00713EB6">
            <w:pPr>
              <w:pStyle w:val="TableText"/>
              <w:rPr>
                <w:noProof w:val="0"/>
                <w:lang w:val="en-GB"/>
              </w:rPr>
            </w:pPr>
            <w:r w:rsidRPr="001B0368">
              <w:rPr>
                <w:noProof w:val="0"/>
                <w:lang w:val="en-GB"/>
              </w:rPr>
              <w:t>Base Info Finite State Machine Instance</w:t>
            </w:r>
          </w:p>
        </w:tc>
      </w:tr>
      <w:tr w:rsidR="009634E8" w:rsidRPr="001B0368" w14:paraId="275F0C45" w14:textId="77777777" w:rsidTr="00AC165E">
        <w:trPr>
          <w:jc w:val="center"/>
        </w:trPr>
        <w:tc>
          <w:tcPr>
            <w:tcW w:w="9576" w:type="dxa"/>
            <w:gridSpan w:val="7"/>
            <w:tcBorders>
              <w:top w:val="single" w:sz="4" w:space="0" w:color="auto"/>
              <w:left w:val="single" w:sz="4" w:space="0" w:color="auto"/>
              <w:bottom w:val="single" w:sz="4" w:space="0" w:color="auto"/>
              <w:right w:val="single" w:sz="4" w:space="0" w:color="auto"/>
            </w:tcBorders>
          </w:tcPr>
          <w:p w14:paraId="2943C165" w14:textId="7AE51557" w:rsidR="009634E8" w:rsidRPr="001B0368" w:rsidRDefault="009634E8" w:rsidP="00713EB6">
            <w:pPr>
              <w:pStyle w:val="TableText"/>
              <w:rPr>
                <w:noProof w:val="0"/>
                <w:lang w:val="en-GB"/>
              </w:rPr>
            </w:pPr>
            <w:r w:rsidRPr="001B0368">
              <w:rPr>
                <w:noProof w:val="0"/>
                <w:lang w:val="en-GB"/>
              </w:rPr>
              <w:t>Base Info Available States and Transitions</w:t>
            </w:r>
          </w:p>
        </w:tc>
      </w:tr>
    </w:tbl>
    <w:p w14:paraId="5C7DB6DF" w14:textId="77777777" w:rsidR="002F33C7" w:rsidRPr="001B0368" w:rsidRDefault="002F33C7" w:rsidP="002F33C7">
      <w:pPr>
        <w:pStyle w:val="spacer"/>
        <w:rPr>
          <w:rFonts w:eastAsia="平成明朝"/>
          <w:noProof w:val="0"/>
          <w:lang w:eastAsia="fr-FR"/>
        </w:rPr>
      </w:pPr>
    </w:p>
    <w:p w14:paraId="5DDD6FBD" w14:textId="67B5FACC" w:rsidR="002F33C7" w:rsidRPr="001B0368" w:rsidRDefault="002F33C7" w:rsidP="002F33C7">
      <w:pPr>
        <w:pStyle w:val="PARAGRAPH"/>
        <w:rPr>
          <w:noProof w:val="0"/>
        </w:rPr>
      </w:pPr>
      <w:r w:rsidRPr="001B0368">
        <w:rPr>
          <w:noProof w:val="0"/>
        </w:rPr>
        <w:t xml:space="preserve">In some </w:t>
      </w:r>
      <w:r w:rsidRPr="001B0368">
        <w:rPr>
          <w:i/>
          <w:noProof w:val="0"/>
        </w:rPr>
        <w:t>Servers</w:t>
      </w:r>
      <w:r w:rsidRPr="001B0368">
        <w:rPr>
          <w:noProof w:val="0"/>
        </w:rPr>
        <w:t xml:space="preserve"> an instance of a </w:t>
      </w:r>
      <w:proofErr w:type="spellStart"/>
      <w:r w:rsidRPr="001B0368">
        <w:rPr>
          <w:noProof w:val="0"/>
        </w:rPr>
        <w:t>StateMachine</w:t>
      </w:r>
      <w:proofErr w:type="spellEnd"/>
      <w:r w:rsidRPr="001B0368">
        <w:rPr>
          <w:noProof w:val="0"/>
        </w:rPr>
        <w:t xml:space="preserve"> may restrict the </w:t>
      </w:r>
      <w:r w:rsidRPr="001B0368">
        <w:rPr>
          <w:i/>
          <w:noProof w:val="0"/>
        </w:rPr>
        <w:t>States</w:t>
      </w:r>
      <w:r w:rsidRPr="001B0368">
        <w:rPr>
          <w:noProof w:val="0"/>
        </w:rPr>
        <w:t xml:space="preserve"> and / or </w:t>
      </w:r>
      <w:r w:rsidRPr="001B0368">
        <w:rPr>
          <w:i/>
          <w:noProof w:val="0"/>
        </w:rPr>
        <w:t>Transitions</w:t>
      </w:r>
      <w:r w:rsidRPr="001B0368">
        <w:rPr>
          <w:noProof w:val="0"/>
        </w:rPr>
        <w:t xml:space="preserve"> that are available. These restrictions may result from the internal design of the instance. For example</w:t>
      </w:r>
      <w:r w:rsidR="00CF725D" w:rsidRPr="001B0368">
        <w:rPr>
          <w:noProof w:val="0"/>
        </w:rPr>
        <w:t>,</w:t>
      </w:r>
      <w:r w:rsidRPr="001B0368">
        <w:rPr>
          <w:noProof w:val="0"/>
        </w:rPr>
        <w:t xml:space="preserve"> the </w:t>
      </w:r>
      <w:proofErr w:type="spellStart"/>
      <w:r w:rsidRPr="001B0368">
        <w:rPr>
          <w:i/>
          <w:noProof w:val="0"/>
        </w:rPr>
        <w:t>StateMachine</w:t>
      </w:r>
      <w:proofErr w:type="spellEnd"/>
      <w:r w:rsidRPr="001B0368">
        <w:rPr>
          <w:noProof w:val="0"/>
        </w:rPr>
        <w:t xml:space="preserve"> for an instrument’s limit alarm which only supports Hi and </w:t>
      </w:r>
      <w:proofErr w:type="spellStart"/>
      <w:r w:rsidRPr="001B0368">
        <w:rPr>
          <w:noProof w:val="0"/>
        </w:rPr>
        <w:t>HiHi</w:t>
      </w:r>
      <w:proofErr w:type="spellEnd"/>
      <w:r w:rsidRPr="001B0368">
        <w:rPr>
          <w:noProof w:val="0"/>
        </w:rPr>
        <w:t xml:space="preserve"> and </w:t>
      </w:r>
      <w:proofErr w:type="spellStart"/>
      <w:r w:rsidRPr="001B0368">
        <w:rPr>
          <w:noProof w:val="0"/>
        </w:rPr>
        <w:t>can not</w:t>
      </w:r>
      <w:proofErr w:type="spellEnd"/>
      <w:r w:rsidRPr="001B0368">
        <w:rPr>
          <w:noProof w:val="0"/>
        </w:rPr>
        <w:t xml:space="preserve"> produce a Low or </w:t>
      </w:r>
      <w:proofErr w:type="spellStart"/>
      <w:r w:rsidRPr="001B0368">
        <w:rPr>
          <w:noProof w:val="0"/>
        </w:rPr>
        <w:t>LowLow</w:t>
      </w:r>
      <w:proofErr w:type="spellEnd"/>
      <w:r w:rsidRPr="001B0368">
        <w:rPr>
          <w:noProof w:val="0"/>
        </w:rPr>
        <w:t xml:space="preserve">. An instance of a </w:t>
      </w:r>
      <w:proofErr w:type="spellStart"/>
      <w:r w:rsidRPr="001B0368">
        <w:rPr>
          <w:i/>
          <w:noProof w:val="0"/>
        </w:rPr>
        <w:t>StateMachine</w:t>
      </w:r>
      <w:proofErr w:type="spellEnd"/>
      <w:r w:rsidRPr="001B0368">
        <w:rPr>
          <w:i/>
          <w:noProof w:val="0"/>
        </w:rPr>
        <w:t xml:space="preserve"> </w:t>
      </w:r>
      <w:r w:rsidRPr="001B0368">
        <w:rPr>
          <w:noProof w:val="0"/>
        </w:rPr>
        <w:t xml:space="preserve">may also dynamically change the available </w:t>
      </w:r>
      <w:r w:rsidRPr="001B0368">
        <w:rPr>
          <w:i/>
          <w:noProof w:val="0"/>
        </w:rPr>
        <w:t>States</w:t>
      </w:r>
      <w:r w:rsidRPr="001B0368">
        <w:rPr>
          <w:noProof w:val="0"/>
        </w:rPr>
        <w:t xml:space="preserve"> and/or </w:t>
      </w:r>
      <w:r w:rsidRPr="001B0368">
        <w:rPr>
          <w:i/>
          <w:noProof w:val="0"/>
        </w:rPr>
        <w:t>Transitions</w:t>
      </w:r>
      <w:r w:rsidRPr="001B0368">
        <w:rPr>
          <w:noProof w:val="0"/>
        </w:rPr>
        <w:t xml:space="preserve"> based on its operating mode. For example</w:t>
      </w:r>
      <w:r w:rsidR="00CF725D" w:rsidRPr="001B0368">
        <w:rPr>
          <w:noProof w:val="0"/>
        </w:rPr>
        <w:t>,</w:t>
      </w:r>
      <w:r w:rsidRPr="001B0368">
        <w:rPr>
          <w:noProof w:val="0"/>
        </w:rPr>
        <w:t xml:space="preserve"> when a piece of equipment is in a maintenance mode the available </w:t>
      </w:r>
      <w:r w:rsidRPr="001B0368">
        <w:rPr>
          <w:i/>
          <w:noProof w:val="0"/>
        </w:rPr>
        <w:t>States</w:t>
      </w:r>
      <w:r w:rsidRPr="001B0368">
        <w:rPr>
          <w:noProof w:val="0"/>
        </w:rPr>
        <w:t xml:space="preserve"> may be limited to some subset of the </w:t>
      </w:r>
      <w:r w:rsidRPr="001B0368">
        <w:rPr>
          <w:i/>
          <w:noProof w:val="0"/>
        </w:rPr>
        <w:t>States</w:t>
      </w:r>
      <w:r w:rsidRPr="001B0368">
        <w:rPr>
          <w:noProof w:val="0"/>
        </w:rPr>
        <w:t xml:space="preserve"> available during normal operation. </w:t>
      </w:r>
    </w:p>
    <w:p w14:paraId="131480A0"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AvailableStates</w:t>
      </w:r>
      <w:proofErr w:type="spellEnd"/>
      <w:r w:rsidRPr="001B0368">
        <w:rPr>
          <w:noProof w:val="0"/>
        </w:rPr>
        <w:t xml:space="preserve"> </w:t>
      </w:r>
      <w:r w:rsidRPr="001B0368">
        <w:rPr>
          <w:i/>
          <w:noProof w:val="0"/>
        </w:rPr>
        <w:t>Variable</w:t>
      </w:r>
      <w:r w:rsidRPr="001B0368">
        <w:rPr>
          <w:noProof w:val="0"/>
        </w:rPr>
        <w:t xml:space="preserve"> provides a </w:t>
      </w:r>
      <w:proofErr w:type="spellStart"/>
      <w:r w:rsidRPr="001B0368">
        <w:rPr>
          <w:i/>
          <w:noProof w:val="0"/>
        </w:rPr>
        <w:t>NodeId</w:t>
      </w:r>
      <w:proofErr w:type="spellEnd"/>
      <w:r w:rsidRPr="001B0368">
        <w:rPr>
          <w:noProof w:val="0"/>
        </w:rPr>
        <w:t xml:space="preserve"> list of the </w:t>
      </w:r>
      <w:r w:rsidRPr="001B0368">
        <w:rPr>
          <w:i/>
          <w:noProof w:val="0"/>
        </w:rPr>
        <w:t>States</w:t>
      </w:r>
      <w:r w:rsidRPr="001B0368">
        <w:rPr>
          <w:noProof w:val="0"/>
        </w:rPr>
        <w:t xml:space="preserve"> that are present in the </w:t>
      </w:r>
      <w:proofErr w:type="spellStart"/>
      <w:r w:rsidRPr="001B0368">
        <w:rPr>
          <w:i/>
          <w:noProof w:val="0"/>
        </w:rPr>
        <w:t>StateMachine</w:t>
      </w:r>
      <w:proofErr w:type="spellEnd"/>
      <w:r w:rsidRPr="001B0368">
        <w:rPr>
          <w:i/>
          <w:noProof w:val="0"/>
        </w:rPr>
        <w:t xml:space="preserve"> </w:t>
      </w:r>
      <w:r w:rsidRPr="001B0368">
        <w:rPr>
          <w:noProof w:val="0"/>
        </w:rPr>
        <w:t xml:space="preserve">instance. The list may change during operation of the </w:t>
      </w:r>
      <w:r w:rsidRPr="001B0368">
        <w:rPr>
          <w:i/>
          <w:noProof w:val="0"/>
        </w:rPr>
        <w:t>Server</w:t>
      </w:r>
      <w:r w:rsidRPr="001B0368">
        <w:rPr>
          <w:noProof w:val="0"/>
        </w:rPr>
        <w:t>.</w:t>
      </w:r>
    </w:p>
    <w:p w14:paraId="1497413C"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AvailableTransitions</w:t>
      </w:r>
      <w:proofErr w:type="spellEnd"/>
      <w:r w:rsidRPr="001B0368">
        <w:rPr>
          <w:noProof w:val="0"/>
        </w:rPr>
        <w:t xml:space="preserve"> </w:t>
      </w:r>
      <w:r w:rsidRPr="001B0368">
        <w:rPr>
          <w:i/>
          <w:noProof w:val="0"/>
        </w:rPr>
        <w:t>Variable</w:t>
      </w:r>
      <w:r w:rsidRPr="001B0368">
        <w:rPr>
          <w:noProof w:val="0"/>
        </w:rPr>
        <w:t xml:space="preserve"> provides a </w:t>
      </w:r>
      <w:proofErr w:type="spellStart"/>
      <w:r w:rsidRPr="001B0368">
        <w:rPr>
          <w:i/>
          <w:noProof w:val="0"/>
        </w:rPr>
        <w:t>NodeId</w:t>
      </w:r>
      <w:proofErr w:type="spellEnd"/>
      <w:r w:rsidRPr="001B0368">
        <w:rPr>
          <w:noProof w:val="0"/>
        </w:rPr>
        <w:t xml:space="preserve"> list of the </w:t>
      </w:r>
      <w:r w:rsidRPr="001B0368">
        <w:rPr>
          <w:i/>
          <w:noProof w:val="0"/>
        </w:rPr>
        <w:t>Transitions</w:t>
      </w:r>
      <w:r w:rsidRPr="001B0368">
        <w:rPr>
          <w:noProof w:val="0"/>
        </w:rPr>
        <w:t xml:space="preserve"> that are present in the </w:t>
      </w:r>
      <w:proofErr w:type="spellStart"/>
      <w:r w:rsidRPr="001B0368">
        <w:rPr>
          <w:i/>
          <w:noProof w:val="0"/>
        </w:rPr>
        <w:t>StateMachine</w:t>
      </w:r>
      <w:proofErr w:type="spellEnd"/>
      <w:r w:rsidRPr="001B0368">
        <w:rPr>
          <w:i/>
          <w:noProof w:val="0"/>
        </w:rPr>
        <w:t xml:space="preserve"> </w:t>
      </w:r>
      <w:r w:rsidRPr="001B0368">
        <w:rPr>
          <w:noProof w:val="0"/>
        </w:rPr>
        <w:t xml:space="preserve">instance. The list may change during operation of the </w:t>
      </w:r>
      <w:r w:rsidRPr="001B0368">
        <w:rPr>
          <w:i/>
          <w:noProof w:val="0"/>
        </w:rPr>
        <w:t>Server</w:t>
      </w:r>
      <w:r w:rsidRPr="001B0368">
        <w:rPr>
          <w:noProof w:val="0"/>
        </w:rPr>
        <w:t>.</w:t>
      </w:r>
    </w:p>
    <w:p w14:paraId="09AE5CBD" w14:textId="60919355" w:rsidR="002F33C7" w:rsidRPr="001B0368" w:rsidRDefault="002F33C7" w:rsidP="002F33C7">
      <w:pPr>
        <w:pStyle w:val="PARAGRAPH"/>
        <w:rPr>
          <w:noProof w:val="0"/>
        </w:rPr>
      </w:pPr>
      <w:r w:rsidRPr="001B0368">
        <w:rPr>
          <w:noProof w:val="0"/>
        </w:rPr>
        <w:lastRenderedPageBreak/>
        <w:t xml:space="preserve">An example of a </w:t>
      </w:r>
      <w:proofErr w:type="spellStart"/>
      <w:r w:rsidRPr="001B0368">
        <w:rPr>
          <w:noProof w:val="0"/>
        </w:rPr>
        <w:t>FiniteStateMachine</w:t>
      </w:r>
      <w:proofErr w:type="spellEnd"/>
      <w:r w:rsidRPr="001B0368">
        <w:rPr>
          <w:noProof w:val="0"/>
        </w:rPr>
        <w:t xml:space="preserve"> type is shown in </w:t>
      </w:r>
      <w:r w:rsidR="002B014B" w:rsidRPr="001B0368">
        <w:rPr>
          <w:noProof w:val="0"/>
        </w:rPr>
        <w:fldChar w:fldCharType="begin"/>
      </w:r>
      <w:r w:rsidR="002B014B" w:rsidRPr="001B0368">
        <w:rPr>
          <w:noProof w:val="0"/>
        </w:rPr>
        <w:instrText xml:space="preserve"> REF _Ref33079069 \h </w:instrText>
      </w:r>
      <w:r w:rsidR="002B014B" w:rsidRPr="001B0368">
        <w:rPr>
          <w:noProof w:val="0"/>
        </w:rPr>
      </w:r>
      <w:r w:rsidR="002B014B" w:rsidRPr="001B0368">
        <w:rPr>
          <w:noProof w:val="0"/>
        </w:rPr>
        <w:fldChar w:fldCharType="separate"/>
      </w:r>
      <w:r w:rsidR="00C57605" w:rsidRPr="001B0368">
        <w:rPr>
          <w:noProof w:val="0"/>
        </w:rPr>
        <w:t xml:space="preserve">Figure </w:t>
      </w:r>
      <w:r w:rsidR="00C57605">
        <w:t>4</w:t>
      </w:r>
      <w:r w:rsidR="002B014B" w:rsidRPr="001B0368">
        <w:rPr>
          <w:noProof w:val="0"/>
        </w:rPr>
        <w:fldChar w:fldCharType="end"/>
      </w:r>
      <w:r w:rsidRPr="001B0368">
        <w:rPr>
          <w:noProof w:val="0"/>
        </w:rPr>
        <w:t>.</w:t>
      </w:r>
    </w:p>
    <w:p w14:paraId="01286C25" w14:textId="77777777" w:rsidR="002F33C7" w:rsidRPr="001B0368" w:rsidRDefault="002F33C7" w:rsidP="002F33C7">
      <w:pPr>
        <w:pStyle w:val="FIGURE0"/>
        <w:jc w:val="both"/>
        <w:rPr>
          <w:noProof w:val="0"/>
        </w:rPr>
      </w:pPr>
      <w:r w:rsidRPr="001B0368">
        <w:rPr>
          <w:noProof w:val="0"/>
        </w:rPr>
        <w:object w:dxaOrig="10725" w:dyaOrig="6180" w14:anchorId="38477186">
          <v:shape id="_x0000_i1027" type="#_x0000_t75" style="width:453.75pt;height:260.25pt" o:ole="">
            <v:imagedata r:id="rId39" o:title=""/>
          </v:shape>
          <o:OLEObject Type="Embed" ProgID="Visio.Drawing.15" ShapeID="_x0000_i1027" DrawAspect="Content" ObjectID="_1695566597" r:id="rId40"/>
        </w:object>
      </w:r>
    </w:p>
    <w:p w14:paraId="06C984BD" w14:textId="1A7EBCCC" w:rsidR="002F33C7" w:rsidRPr="001B0368" w:rsidRDefault="00F57D07" w:rsidP="00204989">
      <w:pPr>
        <w:pStyle w:val="FIGURE-title"/>
        <w:rPr>
          <w:noProof w:val="0"/>
        </w:rPr>
      </w:pPr>
      <w:bookmarkStart w:id="188" w:name="_Ref33079069"/>
      <w:bookmarkStart w:id="189" w:name="_Toc84953523"/>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4</w:t>
      </w:r>
      <w:r w:rsidRPr="001B0368">
        <w:rPr>
          <w:noProof w:val="0"/>
        </w:rPr>
        <w:fldChar w:fldCharType="end"/>
      </w:r>
      <w:bookmarkEnd w:id="188"/>
      <w:r w:rsidRPr="001B0368">
        <w:rPr>
          <w:noProof w:val="0"/>
        </w:rPr>
        <w:t xml:space="preserve"> – </w:t>
      </w:r>
      <w:r w:rsidR="002F33C7" w:rsidRPr="001B0368">
        <w:rPr>
          <w:noProof w:val="0"/>
        </w:rPr>
        <w:t xml:space="preserve">Example of a </w:t>
      </w:r>
      <w:proofErr w:type="spellStart"/>
      <w:r w:rsidR="002F33C7" w:rsidRPr="001B0368">
        <w:rPr>
          <w:noProof w:val="0"/>
        </w:rPr>
        <w:t>FiniteStateMachine</w:t>
      </w:r>
      <w:proofErr w:type="spellEnd"/>
      <w:r w:rsidR="002F33C7" w:rsidRPr="001B0368">
        <w:rPr>
          <w:noProof w:val="0"/>
        </w:rPr>
        <w:t xml:space="preserve"> type</w:t>
      </w:r>
      <w:bookmarkEnd w:id="189"/>
    </w:p>
    <w:p w14:paraId="7BF5EA19" w14:textId="5D2AA1EA" w:rsidR="002F33C7" w:rsidRPr="001B0368" w:rsidRDefault="002F33C7" w:rsidP="002F33C7">
      <w:pPr>
        <w:pStyle w:val="PARAGRAPH"/>
        <w:rPr>
          <w:noProof w:val="0"/>
        </w:rPr>
      </w:pPr>
      <w:r w:rsidRPr="001B0368">
        <w:rPr>
          <w:noProof w:val="0"/>
        </w:rPr>
        <w:t>An example instance of the type is shown in</w:t>
      </w:r>
      <w:r w:rsidR="00EA05EE" w:rsidRPr="001B0368">
        <w:rPr>
          <w:noProof w:val="0"/>
        </w:rPr>
        <w:t xml:space="preserve"> </w:t>
      </w:r>
      <w:r w:rsidR="00EA05EE" w:rsidRPr="001B0368">
        <w:rPr>
          <w:noProof w:val="0"/>
        </w:rPr>
        <w:fldChar w:fldCharType="begin"/>
      </w:r>
      <w:r w:rsidR="00EA05EE" w:rsidRPr="001B0368">
        <w:rPr>
          <w:noProof w:val="0"/>
        </w:rPr>
        <w:instrText xml:space="preserve"> REF _Ref33078004 \h </w:instrText>
      </w:r>
      <w:r w:rsidR="00EA05EE" w:rsidRPr="001B0368">
        <w:rPr>
          <w:noProof w:val="0"/>
        </w:rPr>
      </w:r>
      <w:r w:rsidR="00EA05EE" w:rsidRPr="001B0368">
        <w:rPr>
          <w:noProof w:val="0"/>
        </w:rPr>
        <w:fldChar w:fldCharType="separate"/>
      </w:r>
      <w:r w:rsidR="00C57605" w:rsidRPr="001B0368">
        <w:rPr>
          <w:noProof w:val="0"/>
        </w:rPr>
        <w:t xml:space="preserve">Figure </w:t>
      </w:r>
      <w:r w:rsidR="00C57605">
        <w:t>5</w:t>
      </w:r>
      <w:r w:rsidR="00EA05EE" w:rsidRPr="001B0368">
        <w:rPr>
          <w:noProof w:val="0"/>
        </w:rPr>
        <w:fldChar w:fldCharType="end"/>
      </w:r>
      <w:r w:rsidRPr="001B0368">
        <w:rPr>
          <w:noProof w:val="0"/>
        </w:rPr>
        <w:t xml:space="preserve">. In this example the </w:t>
      </w:r>
      <w:r w:rsidRPr="001B0368">
        <w:rPr>
          <w:i/>
          <w:noProof w:val="0"/>
        </w:rPr>
        <w:t>States</w:t>
      </w:r>
      <w:r w:rsidRPr="001B0368">
        <w:rPr>
          <w:noProof w:val="0"/>
        </w:rPr>
        <w:t xml:space="preserve"> {7,8,9} and the </w:t>
      </w:r>
      <w:r w:rsidRPr="001B0368">
        <w:rPr>
          <w:i/>
          <w:noProof w:val="0"/>
        </w:rPr>
        <w:t>Transitions</w:t>
      </w:r>
      <w:r w:rsidRPr="001B0368">
        <w:rPr>
          <w:noProof w:val="0"/>
        </w:rPr>
        <w:t xml:space="preserve"> {</w:t>
      </w:r>
      <w:proofErr w:type="gramStart"/>
      <w:r w:rsidRPr="001B0368">
        <w:rPr>
          <w:noProof w:val="0"/>
        </w:rPr>
        <w:t>G,H</w:t>
      </w:r>
      <w:proofErr w:type="gramEnd"/>
      <w:r w:rsidRPr="001B0368">
        <w:rPr>
          <w:noProof w:val="0"/>
        </w:rPr>
        <w:t>,I,J} are not available in this instance.</w:t>
      </w:r>
    </w:p>
    <w:p w14:paraId="2422C991" w14:textId="77777777" w:rsidR="002F33C7" w:rsidRPr="001B0368" w:rsidRDefault="002F33C7" w:rsidP="002F33C7">
      <w:pPr>
        <w:pStyle w:val="FIGURE0"/>
        <w:rPr>
          <w:noProof w:val="0"/>
        </w:rPr>
      </w:pPr>
      <w:r w:rsidRPr="001B0368">
        <w:rPr>
          <w:noProof w:val="0"/>
        </w:rPr>
        <w:object w:dxaOrig="11446" w:dyaOrig="6270" w14:anchorId="27DB00D7">
          <v:shape id="_x0000_i1028" type="#_x0000_t75" style="width:482.25pt;height:265.5pt" o:ole="">
            <v:imagedata r:id="rId41" o:title=""/>
          </v:shape>
          <o:OLEObject Type="Embed" ProgID="Visio.Drawing.15" ShapeID="_x0000_i1028" DrawAspect="Content" ObjectID="_1695566598" r:id="rId42"/>
        </w:object>
      </w:r>
    </w:p>
    <w:p w14:paraId="659B80F0" w14:textId="70163ECF" w:rsidR="002F33C7" w:rsidRPr="001B0368" w:rsidRDefault="00F57D07" w:rsidP="00204989">
      <w:pPr>
        <w:pStyle w:val="FIGURE-title"/>
        <w:rPr>
          <w:noProof w:val="0"/>
        </w:rPr>
      </w:pPr>
      <w:bookmarkStart w:id="190" w:name="_Ref33078004"/>
      <w:bookmarkStart w:id="191" w:name="_Toc84953524"/>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5</w:t>
      </w:r>
      <w:r w:rsidRPr="001B0368">
        <w:rPr>
          <w:noProof w:val="0"/>
        </w:rPr>
        <w:fldChar w:fldCharType="end"/>
      </w:r>
      <w:bookmarkEnd w:id="190"/>
      <w:r w:rsidRPr="001B0368">
        <w:rPr>
          <w:noProof w:val="0"/>
        </w:rPr>
        <w:t xml:space="preserve"> – </w:t>
      </w:r>
      <w:r w:rsidR="002F33C7" w:rsidRPr="001B0368">
        <w:rPr>
          <w:noProof w:val="0"/>
        </w:rPr>
        <w:t xml:space="preserve">Example of a </w:t>
      </w:r>
      <w:proofErr w:type="spellStart"/>
      <w:r w:rsidR="002F33C7" w:rsidRPr="001B0368">
        <w:rPr>
          <w:noProof w:val="0"/>
        </w:rPr>
        <w:t>FiniteStateMachine</w:t>
      </w:r>
      <w:proofErr w:type="spellEnd"/>
      <w:r w:rsidR="002F33C7" w:rsidRPr="001B0368">
        <w:rPr>
          <w:noProof w:val="0"/>
        </w:rPr>
        <w:t xml:space="preserve"> instance</w:t>
      </w:r>
      <w:bookmarkEnd w:id="191"/>
      <w:r w:rsidR="002F33C7" w:rsidRPr="001B0368">
        <w:rPr>
          <w:noProof w:val="0"/>
        </w:rPr>
        <w:t xml:space="preserve"> </w:t>
      </w:r>
    </w:p>
    <w:p w14:paraId="19AE590C" w14:textId="0ACA531A" w:rsidR="002F33C7" w:rsidRPr="001B0368" w:rsidRDefault="002F33C7" w:rsidP="002F33C7">
      <w:pPr>
        <w:pStyle w:val="Heading3"/>
        <w:rPr>
          <w:noProof w:val="0"/>
        </w:rPr>
      </w:pPr>
      <w:bookmarkStart w:id="192" w:name="_Ref33078936"/>
      <w:bookmarkStart w:id="193" w:name="_Toc84953492"/>
      <w:proofErr w:type="spellStart"/>
      <w:r w:rsidRPr="001B0368">
        <w:rPr>
          <w:noProof w:val="0"/>
        </w:rPr>
        <w:t>FiniteStateVariableType</w:t>
      </w:r>
      <w:bookmarkEnd w:id="192"/>
      <w:bookmarkEnd w:id="193"/>
      <w:proofErr w:type="spellEnd"/>
    </w:p>
    <w:p w14:paraId="509ADD60"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FiniteStateVariableType</w:t>
      </w:r>
      <w:proofErr w:type="spellEnd"/>
      <w:r w:rsidRPr="001B0368">
        <w:rPr>
          <w:noProof w:val="0"/>
        </w:rPr>
        <w:t xml:space="preserve"> is a subtype of </w:t>
      </w:r>
      <w:proofErr w:type="spellStart"/>
      <w:r w:rsidRPr="001B0368">
        <w:rPr>
          <w:i/>
          <w:noProof w:val="0"/>
        </w:rPr>
        <w:t>StateVariableType</w:t>
      </w:r>
      <w:proofErr w:type="spellEnd"/>
      <w:r w:rsidRPr="001B0368">
        <w:rPr>
          <w:noProof w:val="0"/>
        </w:rPr>
        <w:t xml:space="preserve"> and is used to store the current state of a </w:t>
      </w:r>
      <w:proofErr w:type="spellStart"/>
      <w:r w:rsidRPr="001B0368">
        <w:rPr>
          <w:noProof w:val="0"/>
        </w:rPr>
        <w:t>Finite</w:t>
      </w:r>
      <w:r w:rsidRPr="001B0368">
        <w:rPr>
          <w:i/>
          <w:noProof w:val="0"/>
        </w:rPr>
        <w:t>StateMachine</w:t>
      </w:r>
      <w:proofErr w:type="spellEnd"/>
      <w:r w:rsidRPr="001B0368">
        <w:rPr>
          <w:noProof w:val="0"/>
        </w:rPr>
        <w:t xml:space="preserve"> as a human readable name.</w:t>
      </w:r>
    </w:p>
    <w:p w14:paraId="602B98AB" w14:textId="73691811" w:rsidR="002F33C7" w:rsidRPr="001B0368" w:rsidRDefault="002F33C7" w:rsidP="002F33C7">
      <w:pPr>
        <w:pStyle w:val="PARAGRAPH"/>
        <w:rPr>
          <w:noProof w:val="0"/>
        </w:rPr>
      </w:pPr>
      <w:r w:rsidRPr="001B0368">
        <w:rPr>
          <w:noProof w:val="0"/>
        </w:rPr>
        <w:t xml:space="preserve">The </w:t>
      </w:r>
      <w:proofErr w:type="spellStart"/>
      <w:r w:rsidRPr="001B0368">
        <w:rPr>
          <w:i/>
          <w:noProof w:val="0"/>
        </w:rPr>
        <w:t>FiniteStateVariableType</w:t>
      </w:r>
      <w:proofErr w:type="spellEnd"/>
      <w:r w:rsidRPr="001B0368">
        <w:rPr>
          <w:noProof w:val="0"/>
        </w:rPr>
        <w:t xml:space="preserve"> is formally defined in</w:t>
      </w:r>
      <w:r w:rsidR="00CF725D" w:rsidRPr="001B0368">
        <w:rPr>
          <w:noProof w:val="0"/>
        </w:rPr>
        <w:t xml:space="preserve"> </w:t>
      </w:r>
      <w:r w:rsidR="005C56D9" w:rsidRPr="001B0368">
        <w:rPr>
          <w:noProof w:val="0"/>
        </w:rPr>
        <w:fldChar w:fldCharType="begin"/>
      </w:r>
      <w:r w:rsidR="005C56D9" w:rsidRPr="001B0368">
        <w:rPr>
          <w:noProof w:val="0"/>
        </w:rPr>
        <w:instrText xml:space="preserve"> REF _Ref33078097 \h </w:instrText>
      </w:r>
      <w:r w:rsidR="005C56D9" w:rsidRPr="001B0368">
        <w:rPr>
          <w:noProof w:val="0"/>
        </w:rPr>
      </w:r>
      <w:r w:rsidR="005C56D9" w:rsidRPr="001B0368">
        <w:rPr>
          <w:noProof w:val="0"/>
        </w:rPr>
        <w:fldChar w:fldCharType="separate"/>
      </w:r>
      <w:r w:rsidR="00C57605" w:rsidRPr="001B0368">
        <w:rPr>
          <w:noProof w:val="0"/>
        </w:rPr>
        <w:t xml:space="preserve">Table </w:t>
      </w:r>
      <w:r w:rsidR="00C57605">
        <w:t>5</w:t>
      </w:r>
      <w:r w:rsidR="005C56D9" w:rsidRPr="001B0368">
        <w:rPr>
          <w:noProof w:val="0"/>
        </w:rPr>
        <w:fldChar w:fldCharType="end"/>
      </w:r>
      <w:r w:rsidRPr="001B0368">
        <w:rPr>
          <w:noProof w:val="0"/>
        </w:rPr>
        <w:t>.</w:t>
      </w:r>
    </w:p>
    <w:p w14:paraId="038CCE70" w14:textId="492428D9" w:rsidR="002F33C7" w:rsidRPr="001B0368" w:rsidRDefault="00F52AFE" w:rsidP="002F33C7">
      <w:pPr>
        <w:pStyle w:val="TABLE-title"/>
        <w:rPr>
          <w:noProof w:val="0"/>
        </w:rPr>
      </w:pPr>
      <w:bookmarkStart w:id="194" w:name="_Ref33078097"/>
      <w:bookmarkStart w:id="195" w:name="_Toc84953541"/>
      <w:r w:rsidRPr="001B0368">
        <w:rPr>
          <w:noProof w:val="0"/>
        </w:rPr>
        <w:lastRenderedPageBreak/>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5</w:t>
      </w:r>
      <w:r w:rsidRPr="001B0368">
        <w:rPr>
          <w:noProof w:val="0"/>
        </w:rPr>
        <w:fldChar w:fldCharType="end"/>
      </w:r>
      <w:bookmarkEnd w:id="194"/>
      <w:r w:rsidRPr="001B0368">
        <w:rPr>
          <w:noProof w:val="0"/>
        </w:rPr>
        <w:t xml:space="preserve"> – </w:t>
      </w:r>
      <w:proofErr w:type="spellStart"/>
      <w:r w:rsidR="002F33C7" w:rsidRPr="001B0368">
        <w:rPr>
          <w:noProof w:val="0"/>
        </w:rPr>
        <w:t>FiniteStateVariableType</w:t>
      </w:r>
      <w:proofErr w:type="spellEnd"/>
      <w:r w:rsidR="002F33C7" w:rsidRPr="001B0368">
        <w:rPr>
          <w:noProof w:val="0"/>
        </w:rPr>
        <w:t xml:space="preserve"> definition</w:t>
      </w:r>
      <w:bookmarkEnd w:id="195"/>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4"/>
        <w:gridCol w:w="53"/>
        <w:gridCol w:w="939"/>
        <w:gridCol w:w="2835"/>
        <w:gridCol w:w="1276"/>
        <w:gridCol w:w="1650"/>
        <w:gridCol w:w="1128"/>
      </w:tblGrid>
      <w:tr w:rsidR="002F33C7" w:rsidRPr="001B0368" w14:paraId="6DFDF274" w14:textId="77777777" w:rsidTr="00713EB6">
        <w:trPr>
          <w:jc w:val="center"/>
        </w:trPr>
        <w:tc>
          <w:tcPr>
            <w:tcW w:w="1417" w:type="dxa"/>
            <w:gridSpan w:val="2"/>
            <w:tcBorders>
              <w:top w:val="single" w:sz="4" w:space="0" w:color="auto"/>
              <w:left w:val="single" w:sz="4" w:space="0" w:color="auto"/>
              <w:bottom w:val="double" w:sz="4" w:space="0" w:color="auto"/>
              <w:right w:val="single" w:sz="4" w:space="0" w:color="auto"/>
            </w:tcBorders>
          </w:tcPr>
          <w:p w14:paraId="4BD84AE5" w14:textId="77777777" w:rsidR="002F33C7" w:rsidRPr="001B0368" w:rsidRDefault="002F33C7" w:rsidP="00713EB6">
            <w:pPr>
              <w:pStyle w:val="TableText"/>
              <w:rPr>
                <w:b/>
                <w:noProof w:val="0"/>
                <w:lang w:val="en-GB"/>
              </w:rPr>
            </w:pPr>
            <w:r w:rsidRPr="001B0368">
              <w:rPr>
                <w:b/>
                <w:noProof w:val="0"/>
                <w:lang w:val="en-GB"/>
              </w:rPr>
              <w:t>Attribute</w:t>
            </w:r>
          </w:p>
        </w:tc>
        <w:tc>
          <w:tcPr>
            <w:tcW w:w="7828" w:type="dxa"/>
            <w:gridSpan w:val="5"/>
            <w:tcBorders>
              <w:top w:val="single" w:sz="4" w:space="0" w:color="auto"/>
              <w:left w:val="single" w:sz="4" w:space="0" w:color="auto"/>
              <w:bottom w:val="double" w:sz="4" w:space="0" w:color="auto"/>
              <w:right w:val="single" w:sz="4" w:space="0" w:color="auto"/>
            </w:tcBorders>
          </w:tcPr>
          <w:p w14:paraId="43BE1379"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04C663D6" w14:textId="77777777" w:rsidTr="00713EB6">
        <w:trPr>
          <w:jc w:val="center"/>
        </w:trPr>
        <w:tc>
          <w:tcPr>
            <w:tcW w:w="1417" w:type="dxa"/>
            <w:gridSpan w:val="2"/>
            <w:tcBorders>
              <w:top w:val="double" w:sz="4" w:space="0" w:color="auto"/>
              <w:left w:val="single" w:sz="4" w:space="0" w:color="auto"/>
              <w:bottom w:val="single" w:sz="4" w:space="0" w:color="auto"/>
              <w:right w:val="single" w:sz="4" w:space="0" w:color="auto"/>
            </w:tcBorders>
          </w:tcPr>
          <w:p w14:paraId="424B42C1"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828" w:type="dxa"/>
            <w:gridSpan w:val="5"/>
            <w:tcBorders>
              <w:top w:val="double" w:sz="4" w:space="0" w:color="auto"/>
              <w:left w:val="single" w:sz="4" w:space="0" w:color="auto"/>
              <w:bottom w:val="single" w:sz="4" w:space="0" w:color="auto"/>
              <w:right w:val="single" w:sz="4" w:space="0" w:color="auto"/>
            </w:tcBorders>
          </w:tcPr>
          <w:p w14:paraId="5C4CAE45" w14:textId="77777777" w:rsidR="002F33C7" w:rsidRPr="001B0368" w:rsidRDefault="002F33C7" w:rsidP="00713EB6">
            <w:pPr>
              <w:pStyle w:val="TableText"/>
              <w:rPr>
                <w:noProof w:val="0"/>
                <w:lang w:val="en-GB"/>
              </w:rPr>
            </w:pPr>
            <w:proofErr w:type="spellStart"/>
            <w:r w:rsidRPr="001B0368">
              <w:rPr>
                <w:noProof w:val="0"/>
                <w:lang w:val="en-GB"/>
              </w:rPr>
              <w:t>FiniteStateVariableType</w:t>
            </w:r>
            <w:proofErr w:type="spellEnd"/>
          </w:p>
        </w:tc>
      </w:tr>
      <w:tr w:rsidR="002F33C7" w:rsidRPr="001B0368" w14:paraId="1871A5D2" w14:textId="77777777" w:rsidTr="00713EB6">
        <w:trPr>
          <w:jc w:val="center"/>
        </w:trPr>
        <w:tc>
          <w:tcPr>
            <w:tcW w:w="1417" w:type="dxa"/>
            <w:gridSpan w:val="2"/>
            <w:tcBorders>
              <w:top w:val="single" w:sz="4" w:space="0" w:color="auto"/>
              <w:left w:val="single" w:sz="4" w:space="0" w:color="auto"/>
              <w:bottom w:val="single" w:sz="4" w:space="0" w:color="auto"/>
              <w:right w:val="single" w:sz="4" w:space="0" w:color="auto"/>
            </w:tcBorders>
          </w:tcPr>
          <w:p w14:paraId="49F0C941" w14:textId="77777777" w:rsidR="002F33C7" w:rsidRPr="001B0368" w:rsidRDefault="002F33C7" w:rsidP="00713EB6">
            <w:pPr>
              <w:pStyle w:val="TableText"/>
              <w:rPr>
                <w:noProof w:val="0"/>
                <w:lang w:val="en-GB"/>
              </w:rPr>
            </w:pPr>
            <w:proofErr w:type="spellStart"/>
            <w:r w:rsidRPr="001B0368">
              <w:rPr>
                <w:noProof w:val="0"/>
                <w:lang w:val="en-GB"/>
              </w:rPr>
              <w:t>DataType</w:t>
            </w:r>
            <w:proofErr w:type="spellEnd"/>
          </w:p>
        </w:tc>
        <w:tc>
          <w:tcPr>
            <w:tcW w:w="7828" w:type="dxa"/>
            <w:gridSpan w:val="5"/>
            <w:tcBorders>
              <w:top w:val="single" w:sz="4" w:space="0" w:color="auto"/>
              <w:left w:val="single" w:sz="4" w:space="0" w:color="auto"/>
              <w:bottom w:val="single" w:sz="4" w:space="0" w:color="auto"/>
              <w:right w:val="single" w:sz="4" w:space="0" w:color="auto"/>
            </w:tcBorders>
          </w:tcPr>
          <w:p w14:paraId="3565AB84"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r>
      <w:tr w:rsidR="002F33C7" w:rsidRPr="001B0368" w14:paraId="7704CE91" w14:textId="77777777" w:rsidTr="00713EB6">
        <w:trPr>
          <w:jc w:val="center"/>
        </w:trPr>
        <w:tc>
          <w:tcPr>
            <w:tcW w:w="1417" w:type="dxa"/>
            <w:gridSpan w:val="2"/>
            <w:tcBorders>
              <w:top w:val="single" w:sz="4" w:space="0" w:color="auto"/>
              <w:left w:val="single" w:sz="4" w:space="0" w:color="auto"/>
              <w:bottom w:val="single" w:sz="4" w:space="0" w:color="auto"/>
              <w:right w:val="single" w:sz="4" w:space="0" w:color="auto"/>
            </w:tcBorders>
          </w:tcPr>
          <w:p w14:paraId="5AF32BF9" w14:textId="77777777" w:rsidR="002F33C7" w:rsidRPr="001B0368" w:rsidRDefault="002F33C7" w:rsidP="00713EB6">
            <w:pPr>
              <w:pStyle w:val="TableText"/>
              <w:rPr>
                <w:noProof w:val="0"/>
                <w:lang w:val="en-GB"/>
              </w:rPr>
            </w:pPr>
            <w:proofErr w:type="spellStart"/>
            <w:r w:rsidRPr="001B0368">
              <w:rPr>
                <w:noProof w:val="0"/>
                <w:lang w:val="en-GB"/>
              </w:rPr>
              <w:t>ValueRank</w:t>
            </w:r>
            <w:proofErr w:type="spellEnd"/>
          </w:p>
        </w:tc>
        <w:tc>
          <w:tcPr>
            <w:tcW w:w="7828" w:type="dxa"/>
            <w:gridSpan w:val="5"/>
            <w:tcBorders>
              <w:top w:val="single" w:sz="4" w:space="0" w:color="auto"/>
              <w:left w:val="single" w:sz="4" w:space="0" w:color="auto"/>
              <w:bottom w:val="single" w:sz="4" w:space="0" w:color="auto"/>
              <w:right w:val="single" w:sz="4" w:space="0" w:color="auto"/>
            </w:tcBorders>
          </w:tcPr>
          <w:p w14:paraId="3DEAE29F" w14:textId="77777777" w:rsidR="002F33C7" w:rsidRPr="001B0368" w:rsidRDefault="002F33C7"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2F33C7" w:rsidRPr="001B0368" w14:paraId="53DF7456" w14:textId="77777777" w:rsidTr="00713EB6">
        <w:trPr>
          <w:jc w:val="center"/>
        </w:trPr>
        <w:tc>
          <w:tcPr>
            <w:tcW w:w="1417" w:type="dxa"/>
            <w:gridSpan w:val="2"/>
            <w:tcBorders>
              <w:top w:val="single" w:sz="4" w:space="0" w:color="auto"/>
              <w:left w:val="single" w:sz="4" w:space="0" w:color="auto"/>
              <w:bottom w:val="single" w:sz="4" w:space="0" w:color="auto"/>
              <w:right w:val="single" w:sz="4" w:space="0" w:color="auto"/>
            </w:tcBorders>
          </w:tcPr>
          <w:p w14:paraId="0E758498"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828" w:type="dxa"/>
            <w:gridSpan w:val="5"/>
            <w:tcBorders>
              <w:top w:val="single" w:sz="4" w:space="0" w:color="auto"/>
              <w:left w:val="single" w:sz="4" w:space="0" w:color="auto"/>
              <w:bottom w:val="single" w:sz="4" w:space="0" w:color="auto"/>
              <w:right w:val="single" w:sz="4" w:space="0" w:color="auto"/>
            </w:tcBorders>
          </w:tcPr>
          <w:p w14:paraId="4D6C6EB2"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2684925F" w14:textId="77777777" w:rsidTr="00713EB6">
        <w:trPr>
          <w:jc w:val="center"/>
        </w:trPr>
        <w:tc>
          <w:tcPr>
            <w:tcW w:w="1364" w:type="dxa"/>
            <w:tcBorders>
              <w:top w:val="single" w:sz="4" w:space="0" w:color="auto"/>
              <w:left w:val="single" w:sz="4" w:space="0" w:color="auto"/>
              <w:bottom w:val="double" w:sz="4" w:space="0" w:color="auto"/>
              <w:right w:val="single" w:sz="4" w:space="0" w:color="auto"/>
            </w:tcBorders>
          </w:tcPr>
          <w:p w14:paraId="3E7EE0A2" w14:textId="77777777" w:rsidR="002F33C7" w:rsidRPr="001B0368" w:rsidRDefault="002F33C7" w:rsidP="00713EB6">
            <w:pPr>
              <w:pStyle w:val="TableText"/>
              <w:rPr>
                <w:b/>
                <w:noProof w:val="0"/>
                <w:lang w:val="en-GB"/>
              </w:rPr>
            </w:pPr>
            <w:r w:rsidRPr="001B0368">
              <w:rPr>
                <w:b/>
                <w:noProof w:val="0"/>
                <w:lang w:val="en-GB"/>
              </w:rPr>
              <w:t>References</w:t>
            </w:r>
          </w:p>
        </w:tc>
        <w:tc>
          <w:tcPr>
            <w:tcW w:w="992" w:type="dxa"/>
            <w:gridSpan w:val="2"/>
            <w:tcBorders>
              <w:top w:val="single" w:sz="4" w:space="0" w:color="auto"/>
              <w:left w:val="single" w:sz="4" w:space="0" w:color="auto"/>
              <w:bottom w:val="double" w:sz="4" w:space="0" w:color="auto"/>
              <w:right w:val="single" w:sz="4" w:space="0" w:color="auto"/>
            </w:tcBorders>
          </w:tcPr>
          <w:p w14:paraId="247C7514" w14:textId="77777777" w:rsidR="002F33C7" w:rsidRPr="001B0368" w:rsidRDefault="002F33C7" w:rsidP="00713EB6">
            <w:pPr>
              <w:pStyle w:val="TableText"/>
              <w:rPr>
                <w:b/>
                <w:noProof w:val="0"/>
                <w:lang w:val="en-GB"/>
              </w:rPr>
            </w:pPr>
            <w:r w:rsidRPr="001B0368">
              <w:rPr>
                <w:b/>
                <w:noProof w:val="0"/>
                <w:lang w:val="en-GB"/>
              </w:rPr>
              <w:t>Node</w:t>
            </w:r>
            <w:r w:rsidRPr="001B0368">
              <w:rPr>
                <w:b/>
                <w:noProof w:val="0"/>
                <w:lang w:val="en-GB"/>
              </w:rPr>
              <w:br/>
              <w:t>Class</w:t>
            </w:r>
          </w:p>
        </w:tc>
        <w:tc>
          <w:tcPr>
            <w:tcW w:w="2835" w:type="dxa"/>
            <w:tcBorders>
              <w:top w:val="single" w:sz="4" w:space="0" w:color="auto"/>
              <w:left w:val="single" w:sz="4" w:space="0" w:color="auto"/>
              <w:bottom w:val="double" w:sz="4" w:space="0" w:color="auto"/>
              <w:right w:val="single" w:sz="4" w:space="0" w:color="auto"/>
            </w:tcBorders>
          </w:tcPr>
          <w:p w14:paraId="55A44C04"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r w:rsidRPr="001B0368">
              <w:rPr>
                <w:b/>
                <w:noProof w:val="0"/>
                <w:lang w:val="en-GB"/>
              </w:rPr>
              <w:t xml:space="preserve"> </w:t>
            </w:r>
          </w:p>
        </w:tc>
        <w:tc>
          <w:tcPr>
            <w:tcW w:w="1276" w:type="dxa"/>
            <w:tcBorders>
              <w:top w:val="single" w:sz="4" w:space="0" w:color="auto"/>
              <w:left w:val="single" w:sz="4" w:space="0" w:color="auto"/>
              <w:bottom w:val="double" w:sz="4" w:space="0" w:color="auto"/>
              <w:right w:val="single" w:sz="4" w:space="0" w:color="auto"/>
            </w:tcBorders>
          </w:tcPr>
          <w:p w14:paraId="1B0527CC"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650" w:type="dxa"/>
            <w:tcBorders>
              <w:top w:val="single" w:sz="4" w:space="0" w:color="auto"/>
              <w:left w:val="single" w:sz="4" w:space="0" w:color="auto"/>
              <w:bottom w:val="double" w:sz="4" w:space="0" w:color="auto"/>
              <w:right w:val="single" w:sz="4" w:space="0" w:color="auto"/>
            </w:tcBorders>
          </w:tcPr>
          <w:p w14:paraId="2FD477A1"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128" w:type="dxa"/>
            <w:tcBorders>
              <w:top w:val="single" w:sz="4" w:space="0" w:color="auto"/>
              <w:left w:val="single" w:sz="4" w:space="0" w:color="auto"/>
              <w:bottom w:val="double" w:sz="4" w:space="0" w:color="auto"/>
              <w:right w:val="single" w:sz="4" w:space="0" w:color="auto"/>
            </w:tcBorders>
          </w:tcPr>
          <w:p w14:paraId="04FE3003" w14:textId="77777777" w:rsidR="002F33C7" w:rsidRPr="001B0368" w:rsidRDefault="002F33C7" w:rsidP="00713EB6">
            <w:pPr>
              <w:pStyle w:val="TableText"/>
              <w:rPr>
                <w:b/>
                <w:noProof w:val="0"/>
                <w:lang w:val="en-GB"/>
              </w:rPr>
            </w:pPr>
            <w:r w:rsidRPr="001B0368">
              <w:rPr>
                <w:b/>
                <w:noProof w:val="0"/>
                <w:lang w:val="en-GB"/>
              </w:rPr>
              <w:t>Modelling</w:t>
            </w:r>
            <w:r w:rsidRPr="001B0368">
              <w:rPr>
                <w:b/>
                <w:noProof w:val="0"/>
                <w:lang w:val="en-GB"/>
              </w:rPr>
              <w:br/>
              <w:t>Rule</w:t>
            </w:r>
          </w:p>
        </w:tc>
      </w:tr>
      <w:tr w:rsidR="002F33C7" w:rsidRPr="001B0368" w14:paraId="02DFA7D9" w14:textId="77777777" w:rsidTr="00713EB6">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46F01197" w14:textId="581EAD81"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i/>
                <w:noProof w:val="0"/>
                <w:lang w:val="en-GB"/>
              </w:rPr>
              <w:t>StateVariableType</w:t>
            </w:r>
            <w:proofErr w:type="spellEnd"/>
            <w:r w:rsidRPr="001B0368">
              <w:rPr>
                <w:noProof w:val="0"/>
                <w:lang w:val="en-GB"/>
              </w:rPr>
              <w:t xml:space="preserve"> defined </w:t>
            </w:r>
            <w:r w:rsidR="002B014B" w:rsidRPr="001B0368">
              <w:rPr>
                <w:noProof w:val="0"/>
                <w:lang w:val="en-GB"/>
              </w:rPr>
              <w:fldChar w:fldCharType="begin"/>
            </w:r>
            <w:r w:rsidR="002B014B" w:rsidRPr="001B0368">
              <w:rPr>
                <w:noProof w:val="0"/>
                <w:lang w:val="en-GB"/>
              </w:rPr>
              <w:instrText xml:space="preserve"> REF _Ref33079118 \r \h </w:instrText>
            </w:r>
            <w:r w:rsidR="002B014B" w:rsidRPr="001B0368">
              <w:rPr>
                <w:noProof w:val="0"/>
                <w:lang w:val="en-GB"/>
              </w:rPr>
            </w:r>
            <w:r w:rsidR="002B014B" w:rsidRPr="001B0368">
              <w:rPr>
                <w:noProof w:val="0"/>
                <w:lang w:val="en-GB"/>
              </w:rPr>
              <w:fldChar w:fldCharType="separate"/>
            </w:r>
            <w:r w:rsidR="00C57605">
              <w:rPr>
                <w:noProof w:val="0"/>
                <w:lang w:val="en-GB"/>
              </w:rPr>
              <w:t>4.4.3</w:t>
            </w:r>
            <w:r w:rsidR="002B014B" w:rsidRPr="001B0368">
              <w:rPr>
                <w:noProof w:val="0"/>
                <w:lang w:val="en-GB"/>
              </w:rPr>
              <w:fldChar w:fldCharType="end"/>
            </w:r>
          </w:p>
        </w:tc>
      </w:tr>
      <w:tr w:rsidR="002F33C7" w:rsidRPr="001B0368" w14:paraId="7F0A7D22" w14:textId="77777777" w:rsidTr="00713EB6">
        <w:trPr>
          <w:jc w:val="center"/>
        </w:trPr>
        <w:tc>
          <w:tcPr>
            <w:tcW w:w="1364" w:type="dxa"/>
            <w:tcBorders>
              <w:top w:val="single" w:sz="4" w:space="0" w:color="auto"/>
              <w:left w:val="single" w:sz="4" w:space="0" w:color="auto"/>
              <w:bottom w:val="single" w:sz="4" w:space="0" w:color="auto"/>
              <w:right w:val="single" w:sz="4" w:space="0" w:color="auto"/>
            </w:tcBorders>
          </w:tcPr>
          <w:p w14:paraId="5936E913"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992" w:type="dxa"/>
            <w:gridSpan w:val="2"/>
            <w:tcBorders>
              <w:top w:val="single" w:sz="4" w:space="0" w:color="auto"/>
              <w:left w:val="single" w:sz="4" w:space="0" w:color="auto"/>
              <w:bottom w:val="single" w:sz="4" w:space="0" w:color="auto"/>
              <w:right w:val="single" w:sz="4" w:space="0" w:color="auto"/>
            </w:tcBorders>
          </w:tcPr>
          <w:p w14:paraId="2A98756B" w14:textId="77777777" w:rsidR="002F33C7" w:rsidRPr="001B0368" w:rsidRDefault="002F33C7" w:rsidP="00713EB6">
            <w:pPr>
              <w:pStyle w:val="TableText"/>
              <w:rPr>
                <w:noProof w:val="0"/>
                <w:lang w:val="en-GB"/>
              </w:rPr>
            </w:pPr>
            <w:r w:rsidRPr="001B0368">
              <w:rPr>
                <w:noProof w:val="0"/>
                <w:lang w:val="en-GB"/>
              </w:rPr>
              <w:t>Variable</w:t>
            </w:r>
          </w:p>
        </w:tc>
        <w:tc>
          <w:tcPr>
            <w:tcW w:w="2835" w:type="dxa"/>
            <w:tcBorders>
              <w:top w:val="single" w:sz="4" w:space="0" w:color="auto"/>
              <w:left w:val="single" w:sz="4" w:space="0" w:color="auto"/>
              <w:bottom w:val="single" w:sz="4" w:space="0" w:color="auto"/>
              <w:right w:val="single" w:sz="4" w:space="0" w:color="auto"/>
            </w:tcBorders>
          </w:tcPr>
          <w:p w14:paraId="35DD497C" w14:textId="77777777" w:rsidR="002F33C7" w:rsidRPr="001B0368" w:rsidRDefault="002F33C7" w:rsidP="00713EB6">
            <w:pPr>
              <w:pStyle w:val="TableTextWithTabs"/>
              <w:rPr>
                <w:noProof w:val="0"/>
                <w:lang w:val="en-GB"/>
              </w:rPr>
            </w:pPr>
            <w:r w:rsidRPr="001B0368">
              <w:rPr>
                <w:noProof w:val="0"/>
                <w:lang w:val="en-GB"/>
              </w:rPr>
              <w:t>Id</w:t>
            </w:r>
          </w:p>
        </w:tc>
        <w:tc>
          <w:tcPr>
            <w:tcW w:w="1276" w:type="dxa"/>
            <w:tcBorders>
              <w:top w:val="single" w:sz="4" w:space="0" w:color="auto"/>
              <w:left w:val="single" w:sz="4" w:space="0" w:color="auto"/>
              <w:bottom w:val="single" w:sz="4" w:space="0" w:color="auto"/>
              <w:right w:val="single" w:sz="4" w:space="0" w:color="auto"/>
            </w:tcBorders>
          </w:tcPr>
          <w:p w14:paraId="0558FC0F" w14:textId="77777777" w:rsidR="002F33C7" w:rsidRPr="001B0368" w:rsidRDefault="002F33C7" w:rsidP="00713EB6">
            <w:pPr>
              <w:pStyle w:val="TableText"/>
              <w:rPr>
                <w:noProof w:val="0"/>
                <w:lang w:val="en-GB"/>
              </w:rPr>
            </w:pPr>
            <w:proofErr w:type="spellStart"/>
            <w:r w:rsidRPr="001B0368">
              <w:rPr>
                <w:noProof w:val="0"/>
                <w:lang w:val="en-GB"/>
              </w:rPr>
              <w:t>NodeId</w:t>
            </w:r>
            <w:proofErr w:type="spellEnd"/>
          </w:p>
        </w:tc>
        <w:tc>
          <w:tcPr>
            <w:tcW w:w="1650" w:type="dxa"/>
            <w:tcBorders>
              <w:top w:val="single" w:sz="4" w:space="0" w:color="auto"/>
              <w:left w:val="single" w:sz="4" w:space="0" w:color="auto"/>
              <w:bottom w:val="single" w:sz="4" w:space="0" w:color="auto"/>
              <w:right w:val="single" w:sz="4" w:space="0" w:color="auto"/>
            </w:tcBorders>
          </w:tcPr>
          <w:p w14:paraId="41CA6F0A"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28" w:type="dxa"/>
            <w:tcBorders>
              <w:top w:val="single" w:sz="4" w:space="0" w:color="auto"/>
              <w:left w:val="single" w:sz="4" w:space="0" w:color="auto"/>
              <w:bottom w:val="single" w:sz="4" w:space="0" w:color="auto"/>
              <w:right w:val="single" w:sz="4" w:space="0" w:color="auto"/>
            </w:tcBorders>
          </w:tcPr>
          <w:p w14:paraId="0E12B731" w14:textId="77777777" w:rsidR="002F33C7" w:rsidRPr="001B0368" w:rsidRDefault="002F33C7" w:rsidP="00713EB6">
            <w:pPr>
              <w:pStyle w:val="TableText"/>
              <w:rPr>
                <w:noProof w:val="0"/>
                <w:lang w:val="en-GB"/>
              </w:rPr>
            </w:pPr>
            <w:r w:rsidRPr="001B0368">
              <w:rPr>
                <w:noProof w:val="0"/>
                <w:lang w:val="en-GB"/>
              </w:rPr>
              <w:t>Mandatory</w:t>
            </w:r>
          </w:p>
        </w:tc>
      </w:tr>
      <w:tr w:rsidR="007D58DF" w:rsidRPr="001B0368" w14:paraId="68A4EEAC" w14:textId="77777777" w:rsidTr="00AC165E">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2805268E" w14:textId="28264422"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123DB332" w14:textId="77777777" w:rsidTr="00AC165E">
        <w:trPr>
          <w:jc w:val="center"/>
        </w:trPr>
        <w:tc>
          <w:tcPr>
            <w:tcW w:w="9245" w:type="dxa"/>
            <w:gridSpan w:val="7"/>
            <w:tcBorders>
              <w:top w:val="single" w:sz="4" w:space="0" w:color="auto"/>
              <w:left w:val="single" w:sz="4" w:space="0" w:color="auto"/>
              <w:bottom w:val="single" w:sz="4" w:space="0" w:color="auto"/>
              <w:right w:val="single" w:sz="4" w:space="0" w:color="auto"/>
            </w:tcBorders>
          </w:tcPr>
          <w:p w14:paraId="57487858" w14:textId="641035DE" w:rsidR="007D58DF" w:rsidRPr="001B0368" w:rsidRDefault="007D58DF" w:rsidP="00713EB6">
            <w:pPr>
              <w:pStyle w:val="TableText"/>
              <w:rPr>
                <w:noProof w:val="0"/>
                <w:lang w:val="en-GB"/>
              </w:rPr>
            </w:pPr>
            <w:r w:rsidRPr="001B0368">
              <w:rPr>
                <w:noProof w:val="0"/>
                <w:lang w:val="en-GB"/>
              </w:rPr>
              <w:t>Base Info Finite State Machine Instance</w:t>
            </w:r>
          </w:p>
        </w:tc>
      </w:tr>
    </w:tbl>
    <w:p w14:paraId="506F733E" w14:textId="77777777" w:rsidR="002F33C7" w:rsidRPr="001B0368" w:rsidRDefault="002F33C7" w:rsidP="002F33C7">
      <w:pPr>
        <w:pStyle w:val="spacer"/>
        <w:rPr>
          <w:noProof w:val="0"/>
        </w:rPr>
      </w:pPr>
    </w:p>
    <w:p w14:paraId="5EA4EEF5" w14:textId="2DCB08CA" w:rsidR="002F33C7" w:rsidRPr="001B0368" w:rsidRDefault="002F33C7" w:rsidP="002F33C7">
      <w:pPr>
        <w:pStyle w:val="PARAGRAPH"/>
        <w:rPr>
          <w:iCs/>
          <w:noProof w:val="0"/>
        </w:rPr>
      </w:pPr>
      <w:proofErr w:type="spellStart"/>
      <w:r w:rsidRPr="001B0368">
        <w:rPr>
          <w:i/>
          <w:noProof w:val="0"/>
        </w:rPr>
        <w:t>Id</w:t>
      </w:r>
      <w:proofErr w:type="spellEnd"/>
      <w:r w:rsidRPr="001B0368">
        <w:rPr>
          <w:i/>
          <w:noProof w:val="0"/>
        </w:rPr>
        <w:t xml:space="preserve"> </w:t>
      </w:r>
      <w:r w:rsidRPr="001B0368">
        <w:rPr>
          <w:noProof w:val="0"/>
        </w:rPr>
        <w:t xml:space="preserve">is inherited from the </w:t>
      </w:r>
      <w:proofErr w:type="spellStart"/>
      <w:r w:rsidRPr="001B0368">
        <w:rPr>
          <w:i/>
          <w:noProof w:val="0"/>
        </w:rPr>
        <w:t>StateVariableType</w:t>
      </w:r>
      <w:proofErr w:type="spellEnd"/>
      <w:r w:rsidRPr="001B0368">
        <w:rPr>
          <w:noProof w:val="0"/>
        </w:rPr>
        <w:t xml:space="preserve"> and overridden to reflect the required </w:t>
      </w:r>
      <w:proofErr w:type="spellStart"/>
      <w:r w:rsidRPr="001B0368">
        <w:rPr>
          <w:i/>
          <w:noProof w:val="0"/>
        </w:rPr>
        <w:t>DataType</w:t>
      </w:r>
      <w:proofErr w:type="spellEnd"/>
      <w:r w:rsidRPr="001B0368">
        <w:rPr>
          <w:noProof w:val="0"/>
        </w:rPr>
        <w:t xml:space="preserve">. This value shall be the </w:t>
      </w:r>
      <w:proofErr w:type="spellStart"/>
      <w:r w:rsidRPr="001B0368">
        <w:rPr>
          <w:i/>
          <w:noProof w:val="0"/>
        </w:rPr>
        <w:t>NodeId</w:t>
      </w:r>
      <w:proofErr w:type="spellEnd"/>
      <w:r w:rsidRPr="001B0368">
        <w:rPr>
          <w:noProof w:val="0"/>
        </w:rPr>
        <w:t xml:space="preserve"> of one of the </w:t>
      </w:r>
      <w:r w:rsidRPr="001B0368">
        <w:rPr>
          <w:i/>
          <w:noProof w:val="0"/>
        </w:rPr>
        <w:t xml:space="preserve">State Objects </w:t>
      </w:r>
      <w:r w:rsidRPr="001B0368">
        <w:rPr>
          <w:noProof w:val="0"/>
        </w:rPr>
        <w:t xml:space="preserve">of the </w:t>
      </w:r>
      <w:proofErr w:type="spellStart"/>
      <w:r w:rsidRPr="001B0368">
        <w:rPr>
          <w:i/>
          <w:noProof w:val="0"/>
        </w:rPr>
        <w:t>FiniteStateMachineType</w:t>
      </w:r>
      <w:proofErr w:type="spellEnd"/>
      <w:r w:rsidRPr="001B0368">
        <w:rPr>
          <w:i/>
          <w:noProof w:val="0"/>
        </w:rPr>
        <w:t>.</w:t>
      </w:r>
      <w:r w:rsidR="00A47EC2" w:rsidRPr="001B0368">
        <w:rPr>
          <w:i/>
          <w:noProof w:val="0"/>
        </w:rPr>
        <w:t xml:space="preserve"> </w:t>
      </w:r>
      <w:r w:rsidR="00A47EC2" w:rsidRPr="001B0368">
        <w:rPr>
          <w:iCs/>
          <w:noProof w:val="0"/>
        </w:rPr>
        <w:t xml:space="preserve">If the </w:t>
      </w:r>
      <w:proofErr w:type="spellStart"/>
      <w:r w:rsidR="00A47EC2" w:rsidRPr="001B0368">
        <w:rPr>
          <w:i/>
          <w:noProof w:val="0"/>
        </w:rPr>
        <w:t>FiniteStateMachine</w:t>
      </w:r>
      <w:proofErr w:type="spellEnd"/>
      <w:r w:rsidR="00A47EC2" w:rsidRPr="001B0368">
        <w:rPr>
          <w:iCs/>
          <w:noProof w:val="0"/>
        </w:rPr>
        <w:t xml:space="preserve"> is subtyped, it shall be the </w:t>
      </w:r>
      <w:proofErr w:type="spellStart"/>
      <w:r w:rsidR="00A47EC2" w:rsidRPr="001B0368">
        <w:rPr>
          <w:i/>
          <w:noProof w:val="0"/>
        </w:rPr>
        <w:t>NodeId</w:t>
      </w:r>
      <w:proofErr w:type="spellEnd"/>
      <w:r w:rsidR="00A47EC2" w:rsidRPr="001B0368">
        <w:rPr>
          <w:iCs/>
          <w:noProof w:val="0"/>
        </w:rPr>
        <w:t xml:space="preserve"> of the </w:t>
      </w:r>
      <w:r w:rsidR="00A47EC2" w:rsidRPr="001B0368">
        <w:rPr>
          <w:i/>
          <w:noProof w:val="0"/>
        </w:rPr>
        <w:t>State</w:t>
      </w:r>
      <w:r w:rsidR="00A47EC2" w:rsidRPr="001B0368">
        <w:rPr>
          <w:iCs/>
          <w:noProof w:val="0"/>
        </w:rPr>
        <w:t xml:space="preserve"> defined on the supertype, i.e., where the </w:t>
      </w:r>
      <w:r w:rsidR="00A47EC2" w:rsidRPr="001B0368">
        <w:rPr>
          <w:i/>
          <w:noProof w:val="0"/>
        </w:rPr>
        <w:t>State</w:t>
      </w:r>
      <w:r w:rsidR="00A47EC2" w:rsidRPr="001B0368">
        <w:rPr>
          <w:iCs/>
          <w:noProof w:val="0"/>
        </w:rPr>
        <w:t xml:space="preserve"> is defined the first time in the type hierarchy.</w:t>
      </w:r>
    </w:p>
    <w:p w14:paraId="78701A3F" w14:textId="77777777" w:rsidR="002F33C7" w:rsidRPr="001B0368" w:rsidRDefault="002F33C7" w:rsidP="002F33C7">
      <w:pPr>
        <w:pStyle w:val="PARAGRAPH"/>
        <w:rPr>
          <w:noProof w:val="0"/>
        </w:rPr>
      </w:pPr>
      <w:r w:rsidRPr="001B0368">
        <w:rPr>
          <w:noProof w:val="0"/>
        </w:rPr>
        <w:t xml:space="preserve">The </w:t>
      </w:r>
      <w:r w:rsidRPr="001B0368">
        <w:rPr>
          <w:i/>
          <w:noProof w:val="0"/>
        </w:rPr>
        <w:t xml:space="preserve">Name Property </w:t>
      </w:r>
      <w:r w:rsidRPr="001B0368">
        <w:rPr>
          <w:noProof w:val="0"/>
        </w:rPr>
        <w:t xml:space="preserve">is inherited from </w:t>
      </w:r>
      <w:proofErr w:type="spellStart"/>
      <w:r w:rsidRPr="001B0368">
        <w:rPr>
          <w:i/>
          <w:noProof w:val="0"/>
        </w:rPr>
        <w:t>StateVariableType</w:t>
      </w:r>
      <w:proofErr w:type="spellEnd"/>
      <w:r w:rsidRPr="001B0368">
        <w:rPr>
          <w:i/>
          <w:noProof w:val="0"/>
        </w:rPr>
        <w:t>.</w:t>
      </w:r>
      <w:r w:rsidRPr="001B0368">
        <w:rPr>
          <w:noProof w:val="0"/>
        </w:rPr>
        <w:t xml:space="preserve"> Its </w:t>
      </w:r>
      <w:r w:rsidRPr="001B0368">
        <w:rPr>
          <w:i/>
          <w:noProof w:val="0"/>
        </w:rPr>
        <w:t>Value</w:t>
      </w:r>
      <w:r w:rsidRPr="001B0368">
        <w:rPr>
          <w:noProof w:val="0"/>
        </w:rPr>
        <w:t xml:space="preserve"> shall be the </w:t>
      </w:r>
      <w:proofErr w:type="spellStart"/>
      <w:r w:rsidRPr="001B0368">
        <w:rPr>
          <w:i/>
          <w:noProof w:val="0"/>
        </w:rPr>
        <w:t>BrowseName</w:t>
      </w:r>
      <w:proofErr w:type="spellEnd"/>
      <w:r w:rsidRPr="001B0368">
        <w:rPr>
          <w:noProof w:val="0"/>
        </w:rPr>
        <w:t xml:space="preserve"> of one of the </w:t>
      </w:r>
      <w:r w:rsidRPr="001B0368">
        <w:rPr>
          <w:i/>
          <w:noProof w:val="0"/>
        </w:rPr>
        <w:t>State Objects</w:t>
      </w:r>
      <w:r w:rsidRPr="001B0368">
        <w:rPr>
          <w:noProof w:val="0"/>
        </w:rPr>
        <w:t xml:space="preserve"> of the </w:t>
      </w:r>
      <w:proofErr w:type="spellStart"/>
      <w:r w:rsidRPr="001B0368">
        <w:rPr>
          <w:i/>
          <w:noProof w:val="0"/>
        </w:rPr>
        <w:t>FiniteStateMachineType</w:t>
      </w:r>
      <w:proofErr w:type="spellEnd"/>
      <w:r w:rsidRPr="001B0368">
        <w:rPr>
          <w:noProof w:val="0"/>
        </w:rPr>
        <w:t>.</w:t>
      </w:r>
    </w:p>
    <w:p w14:paraId="7FABDCA4" w14:textId="456D74F0" w:rsidR="002F33C7" w:rsidRPr="001B0368" w:rsidRDefault="002F33C7" w:rsidP="002F33C7">
      <w:pPr>
        <w:pStyle w:val="PARAGRAPH"/>
        <w:rPr>
          <w:noProof w:val="0"/>
        </w:rPr>
      </w:pPr>
      <w:r w:rsidRPr="001B0368">
        <w:rPr>
          <w:noProof w:val="0"/>
        </w:rPr>
        <w:t xml:space="preserve">The </w:t>
      </w:r>
      <w:r w:rsidRPr="001B0368">
        <w:rPr>
          <w:i/>
          <w:noProof w:val="0"/>
        </w:rPr>
        <w:t xml:space="preserve">Number Property </w:t>
      </w:r>
      <w:r w:rsidRPr="001B0368">
        <w:rPr>
          <w:noProof w:val="0"/>
        </w:rPr>
        <w:t>is</w:t>
      </w:r>
      <w:r w:rsidRPr="001B0368">
        <w:rPr>
          <w:i/>
          <w:noProof w:val="0"/>
        </w:rPr>
        <w:t xml:space="preserve"> </w:t>
      </w:r>
      <w:r w:rsidRPr="001B0368">
        <w:rPr>
          <w:noProof w:val="0"/>
        </w:rPr>
        <w:t xml:space="preserve">inherited from </w:t>
      </w:r>
      <w:proofErr w:type="spellStart"/>
      <w:r w:rsidRPr="001B0368">
        <w:rPr>
          <w:i/>
          <w:noProof w:val="0"/>
        </w:rPr>
        <w:t>StateVariableType</w:t>
      </w:r>
      <w:proofErr w:type="spellEnd"/>
      <w:r w:rsidRPr="001B0368">
        <w:rPr>
          <w:i/>
          <w:noProof w:val="0"/>
        </w:rPr>
        <w:t>.</w:t>
      </w:r>
      <w:r w:rsidRPr="001B0368">
        <w:rPr>
          <w:noProof w:val="0"/>
        </w:rPr>
        <w:t xml:space="preserve"> Its </w:t>
      </w:r>
      <w:r w:rsidRPr="001B0368">
        <w:rPr>
          <w:i/>
          <w:noProof w:val="0"/>
        </w:rPr>
        <w:t>Value</w:t>
      </w:r>
      <w:r w:rsidRPr="001B0368">
        <w:rPr>
          <w:noProof w:val="0"/>
        </w:rPr>
        <w:t xml:space="preserve"> shall be the </w:t>
      </w:r>
      <w:proofErr w:type="spellStart"/>
      <w:r w:rsidRPr="001B0368">
        <w:rPr>
          <w:i/>
          <w:noProof w:val="0"/>
        </w:rPr>
        <w:t>StateNumber</w:t>
      </w:r>
      <w:proofErr w:type="spellEnd"/>
      <w:r w:rsidRPr="001B0368">
        <w:rPr>
          <w:noProof w:val="0"/>
        </w:rPr>
        <w:t xml:space="preserve"> for one of the </w:t>
      </w:r>
      <w:r w:rsidRPr="001B0368">
        <w:rPr>
          <w:i/>
          <w:noProof w:val="0"/>
        </w:rPr>
        <w:t>State Objects</w:t>
      </w:r>
      <w:r w:rsidRPr="001B0368">
        <w:rPr>
          <w:noProof w:val="0"/>
        </w:rPr>
        <w:t xml:space="preserve"> of the </w:t>
      </w:r>
      <w:proofErr w:type="spellStart"/>
      <w:r w:rsidRPr="001B0368">
        <w:rPr>
          <w:i/>
          <w:noProof w:val="0"/>
        </w:rPr>
        <w:t>FiniteStateMachineType</w:t>
      </w:r>
      <w:proofErr w:type="spellEnd"/>
      <w:r w:rsidRPr="001B0368">
        <w:rPr>
          <w:noProof w:val="0"/>
        </w:rPr>
        <w:t>.</w:t>
      </w:r>
    </w:p>
    <w:p w14:paraId="7F3C8639" w14:textId="77777777" w:rsidR="002F33C7" w:rsidRPr="001B0368" w:rsidRDefault="002F33C7" w:rsidP="002F33C7">
      <w:pPr>
        <w:pStyle w:val="Heading3"/>
        <w:rPr>
          <w:noProof w:val="0"/>
        </w:rPr>
      </w:pPr>
      <w:bookmarkStart w:id="196" w:name="_Ref33078981"/>
      <w:bookmarkStart w:id="197" w:name="_Toc84953493"/>
      <w:proofErr w:type="spellStart"/>
      <w:r w:rsidRPr="001B0368">
        <w:rPr>
          <w:noProof w:val="0"/>
        </w:rPr>
        <w:t>FiniteTransitionVariableType</w:t>
      </w:r>
      <w:bookmarkEnd w:id="196"/>
      <w:bookmarkEnd w:id="197"/>
      <w:proofErr w:type="spellEnd"/>
    </w:p>
    <w:p w14:paraId="4FF62248"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FiniteTransitionVariableType</w:t>
      </w:r>
      <w:proofErr w:type="spellEnd"/>
      <w:r w:rsidRPr="001B0368">
        <w:rPr>
          <w:noProof w:val="0"/>
        </w:rPr>
        <w:t xml:space="preserve"> is a subtype of </w:t>
      </w:r>
      <w:proofErr w:type="spellStart"/>
      <w:r w:rsidRPr="001B0368">
        <w:rPr>
          <w:i/>
          <w:noProof w:val="0"/>
        </w:rPr>
        <w:t>TransitionVariableType</w:t>
      </w:r>
      <w:proofErr w:type="spellEnd"/>
      <w:r w:rsidRPr="001B0368">
        <w:rPr>
          <w:noProof w:val="0"/>
        </w:rPr>
        <w:t xml:space="preserve"> and is used to store a </w:t>
      </w:r>
      <w:r w:rsidRPr="001B0368">
        <w:rPr>
          <w:i/>
          <w:noProof w:val="0"/>
        </w:rPr>
        <w:t>Transition</w:t>
      </w:r>
      <w:r w:rsidRPr="001B0368">
        <w:rPr>
          <w:noProof w:val="0"/>
        </w:rPr>
        <w:t xml:space="preserve"> that occurred within a </w:t>
      </w:r>
      <w:proofErr w:type="spellStart"/>
      <w:r w:rsidRPr="001B0368">
        <w:rPr>
          <w:i/>
          <w:noProof w:val="0"/>
        </w:rPr>
        <w:t>FiniteStateMachine</w:t>
      </w:r>
      <w:proofErr w:type="spellEnd"/>
      <w:r w:rsidRPr="001B0368">
        <w:rPr>
          <w:noProof w:val="0"/>
        </w:rPr>
        <w:t xml:space="preserve"> as a human readable name.</w:t>
      </w:r>
    </w:p>
    <w:p w14:paraId="308DFB73" w14:textId="06563AA8" w:rsidR="002F33C7" w:rsidRPr="001B0368" w:rsidRDefault="002F33C7" w:rsidP="002F33C7">
      <w:pPr>
        <w:pStyle w:val="PARAGRAPH"/>
        <w:rPr>
          <w:noProof w:val="0"/>
        </w:rPr>
      </w:pPr>
      <w:r w:rsidRPr="001B0368">
        <w:rPr>
          <w:noProof w:val="0"/>
        </w:rPr>
        <w:t xml:space="preserve">The </w:t>
      </w:r>
      <w:proofErr w:type="spellStart"/>
      <w:r w:rsidRPr="001B0368">
        <w:rPr>
          <w:i/>
          <w:noProof w:val="0"/>
        </w:rPr>
        <w:t>FiniteTransitionVariableType</w:t>
      </w:r>
      <w:proofErr w:type="spellEnd"/>
      <w:r w:rsidRPr="001B0368">
        <w:rPr>
          <w:noProof w:val="0"/>
        </w:rPr>
        <w:t xml:space="preserve"> is formally defined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_Ref33078134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6</w:t>
      </w:r>
      <w:r w:rsidR="00914796" w:rsidRPr="001B0368">
        <w:rPr>
          <w:noProof w:val="0"/>
        </w:rPr>
        <w:fldChar w:fldCharType="end"/>
      </w:r>
      <w:r w:rsidRPr="001B0368">
        <w:rPr>
          <w:noProof w:val="0"/>
        </w:rPr>
        <w:t>.</w:t>
      </w:r>
    </w:p>
    <w:p w14:paraId="51F435B4" w14:textId="49E4A841" w:rsidR="002F33C7" w:rsidRPr="001B0368" w:rsidRDefault="00F52AFE" w:rsidP="002F33C7">
      <w:pPr>
        <w:pStyle w:val="TABLE-title"/>
        <w:rPr>
          <w:noProof w:val="0"/>
        </w:rPr>
      </w:pPr>
      <w:bookmarkStart w:id="198" w:name="_Ref33078134"/>
      <w:bookmarkStart w:id="199" w:name="_Toc84953542"/>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6</w:t>
      </w:r>
      <w:r w:rsidRPr="001B0368">
        <w:rPr>
          <w:noProof w:val="0"/>
        </w:rPr>
        <w:fldChar w:fldCharType="end"/>
      </w:r>
      <w:bookmarkEnd w:id="198"/>
      <w:r w:rsidRPr="001B0368">
        <w:rPr>
          <w:noProof w:val="0"/>
        </w:rPr>
        <w:t xml:space="preserve"> – </w:t>
      </w:r>
      <w:proofErr w:type="spellStart"/>
      <w:r w:rsidR="002F33C7" w:rsidRPr="001B0368">
        <w:rPr>
          <w:noProof w:val="0"/>
        </w:rPr>
        <w:t>FiniteTransitionVariableType</w:t>
      </w:r>
      <w:proofErr w:type="spellEnd"/>
      <w:r w:rsidR="002F33C7" w:rsidRPr="001B0368">
        <w:rPr>
          <w:noProof w:val="0"/>
        </w:rPr>
        <w:t xml:space="preserve"> definition</w:t>
      </w:r>
      <w:bookmarkEnd w:id="199"/>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63"/>
        <w:gridCol w:w="992"/>
        <w:gridCol w:w="2834"/>
        <w:gridCol w:w="1276"/>
        <w:gridCol w:w="1650"/>
        <w:gridCol w:w="1130"/>
      </w:tblGrid>
      <w:tr w:rsidR="002F33C7" w:rsidRPr="001B0368" w14:paraId="2B75AA56" w14:textId="77777777" w:rsidTr="007D58DF">
        <w:trPr>
          <w:jc w:val="center"/>
        </w:trPr>
        <w:tc>
          <w:tcPr>
            <w:tcW w:w="1363" w:type="dxa"/>
            <w:tcBorders>
              <w:top w:val="single" w:sz="4" w:space="0" w:color="auto"/>
              <w:left w:val="single" w:sz="4" w:space="0" w:color="auto"/>
              <w:bottom w:val="double" w:sz="4" w:space="0" w:color="auto"/>
              <w:right w:val="single" w:sz="4" w:space="0" w:color="auto"/>
            </w:tcBorders>
          </w:tcPr>
          <w:p w14:paraId="20BD2CCF" w14:textId="77777777" w:rsidR="002F33C7" w:rsidRPr="001B0368" w:rsidRDefault="002F33C7" w:rsidP="00713EB6">
            <w:pPr>
              <w:pStyle w:val="TableText"/>
              <w:rPr>
                <w:b/>
                <w:noProof w:val="0"/>
                <w:lang w:val="en-GB"/>
              </w:rPr>
            </w:pPr>
            <w:r w:rsidRPr="001B0368">
              <w:rPr>
                <w:b/>
                <w:noProof w:val="0"/>
                <w:lang w:val="en-GB"/>
              </w:rPr>
              <w:t>Attribute</w:t>
            </w:r>
          </w:p>
        </w:tc>
        <w:tc>
          <w:tcPr>
            <w:tcW w:w="7882" w:type="dxa"/>
            <w:gridSpan w:val="5"/>
            <w:tcBorders>
              <w:top w:val="single" w:sz="4" w:space="0" w:color="auto"/>
              <w:left w:val="single" w:sz="4" w:space="0" w:color="auto"/>
              <w:bottom w:val="double" w:sz="4" w:space="0" w:color="auto"/>
              <w:right w:val="single" w:sz="4" w:space="0" w:color="auto"/>
            </w:tcBorders>
          </w:tcPr>
          <w:p w14:paraId="146CC2B1"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0562BCF1" w14:textId="77777777" w:rsidTr="007D58DF">
        <w:trPr>
          <w:jc w:val="center"/>
        </w:trPr>
        <w:tc>
          <w:tcPr>
            <w:tcW w:w="1363" w:type="dxa"/>
            <w:tcBorders>
              <w:top w:val="double" w:sz="4" w:space="0" w:color="auto"/>
              <w:left w:val="single" w:sz="4" w:space="0" w:color="auto"/>
              <w:bottom w:val="single" w:sz="4" w:space="0" w:color="auto"/>
              <w:right w:val="single" w:sz="4" w:space="0" w:color="auto"/>
            </w:tcBorders>
          </w:tcPr>
          <w:p w14:paraId="5C147B42"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882" w:type="dxa"/>
            <w:gridSpan w:val="5"/>
            <w:tcBorders>
              <w:top w:val="double" w:sz="4" w:space="0" w:color="auto"/>
              <w:left w:val="single" w:sz="4" w:space="0" w:color="auto"/>
              <w:bottom w:val="single" w:sz="4" w:space="0" w:color="auto"/>
              <w:right w:val="single" w:sz="4" w:space="0" w:color="auto"/>
            </w:tcBorders>
          </w:tcPr>
          <w:p w14:paraId="18C980E6" w14:textId="77777777" w:rsidR="002F33C7" w:rsidRPr="001B0368" w:rsidRDefault="002F33C7" w:rsidP="00713EB6">
            <w:pPr>
              <w:pStyle w:val="TableText"/>
              <w:rPr>
                <w:noProof w:val="0"/>
                <w:lang w:val="en-GB"/>
              </w:rPr>
            </w:pPr>
            <w:proofErr w:type="spellStart"/>
            <w:r w:rsidRPr="001B0368">
              <w:rPr>
                <w:noProof w:val="0"/>
                <w:lang w:val="en-GB"/>
              </w:rPr>
              <w:t>FiniteTransitionVariableType</w:t>
            </w:r>
            <w:proofErr w:type="spellEnd"/>
          </w:p>
        </w:tc>
      </w:tr>
      <w:tr w:rsidR="002F33C7" w:rsidRPr="001B0368" w14:paraId="728FB337" w14:textId="77777777" w:rsidTr="007D58DF">
        <w:trPr>
          <w:jc w:val="center"/>
        </w:trPr>
        <w:tc>
          <w:tcPr>
            <w:tcW w:w="1363" w:type="dxa"/>
            <w:tcBorders>
              <w:top w:val="single" w:sz="4" w:space="0" w:color="auto"/>
              <w:left w:val="single" w:sz="4" w:space="0" w:color="auto"/>
              <w:bottom w:val="single" w:sz="4" w:space="0" w:color="auto"/>
              <w:right w:val="single" w:sz="4" w:space="0" w:color="auto"/>
            </w:tcBorders>
          </w:tcPr>
          <w:p w14:paraId="37F724AC" w14:textId="77777777" w:rsidR="002F33C7" w:rsidRPr="001B0368" w:rsidRDefault="002F33C7" w:rsidP="00713EB6">
            <w:pPr>
              <w:pStyle w:val="TableText"/>
              <w:rPr>
                <w:noProof w:val="0"/>
                <w:lang w:val="en-GB"/>
              </w:rPr>
            </w:pPr>
            <w:proofErr w:type="spellStart"/>
            <w:r w:rsidRPr="001B0368">
              <w:rPr>
                <w:noProof w:val="0"/>
                <w:lang w:val="en-GB"/>
              </w:rPr>
              <w:t>DataType</w:t>
            </w:r>
            <w:proofErr w:type="spellEnd"/>
          </w:p>
        </w:tc>
        <w:tc>
          <w:tcPr>
            <w:tcW w:w="7882" w:type="dxa"/>
            <w:gridSpan w:val="5"/>
            <w:tcBorders>
              <w:top w:val="single" w:sz="4" w:space="0" w:color="auto"/>
              <w:left w:val="single" w:sz="4" w:space="0" w:color="auto"/>
              <w:bottom w:val="single" w:sz="4" w:space="0" w:color="auto"/>
              <w:right w:val="single" w:sz="4" w:space="0" w:color="auto"/>
            </w:tcBorders>
          </w:tcPr>
          <w:p w14:paraId="1F469A07"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r>
      <w:tr w:rsidR="002F33C7" w:rsidRPr="001B0368" w14:paraId="00F960B0" w14:textId="77777777" w:rsidTr="007D58DF">
        <w:trPr>
          <w:jc w:val="center"/>
        </w:trPr>
        <w:tc>
          <w:tcPr>
            <w:tcW w:w="1363" w:type="dxa"/>
            <w:tcBorders>
              <w:top w:val="single" w:sz="4" w:space="0" w:color="auto"/>
              <w:left w:val="single" w:sz="4" w:space="0" w:color="auto"/>
              <w:bottom w:val="single" w:sz="4" w:space="0" w:color="auto"/>
              <w:right w:val="single" w:sz="4" w:space="0" w:color="auto"/>
            </w:tcBorders>
          </w:tcPr>
          <w:p w14:paraId="0DDB396C" w14:textId="77777777" w:rsidR="002F33C7" w:rsidRPr="001B0368" w:rsidRDefault="002F33C7" w:rsidP="00713EB6">
            <w:pPr>
              <w:pStyle w:val="TableText"/>
              <w:rPr>
                <w:noProof w:val="0"/>
                <w:lang w:val="en-GB"/>
              </w:rPr>
            </w:pPr>
            <w:proofErr w:type="spellStart"/>
            <w:r w:rsidRPr="001B0368">
              <w:rPr>
                <w:noProof w:val="0"/>
                <w:lang w:val="en-GB"/>
              </w:rPr>
              <w:t>ValueRank</w:t>
            </w:r>
            <w:proofErr w:type="spellEnd"/>
          </w:p>
        </w:tc>
        <w:tc>
          <w:tcPr>
            <w:tcW w:w="7882" w:type="dxa"/>
            <w:gridSpan w:val="5"/>
            <w:tcBorders>
              <w:top w:val="single" w:sz="4" w:space="0" w:color="auto"/>
              <w:left w:val="single" w:sz="4" w:space="0" w:color="auto"/>
              <w:bottom w:val="single" w:sz="4" w:space="0" w:color="auto"/>
              <w:right w:val="single" w:sz="4" w:space="0" w:color="auto"/>
            </w:tcBorders>
          </w:tcPr>
          <w:p w14:paraId="2E36A234" w14:textId="77777777" w:rsidR="002F33C7" w:rsidRPr="001B0368" w:rsidRDefault="002F33C7"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2F33C7" w:rsidRPr="001B0368" w14:paraId="53A6377B" w14:textId="77777777" w:rsidTr="007D58DF">
        <w:trPr>
          <w:jc w:val="center"/>
        </w:trPr>
        <w:tc>
          <w:tcPr>
            <w:tcW w:w="1363" w:type="dxa"/>
            <w:tcBorders>
              <w:top w:val="single" w:sz="4" w:space="0" w:color="auto"/>
              <w:left w:val="single" w:sz="4" w:space="0" w:color="auto"/>
              <w:bottom w:val="single" w:sz="4" w:space="0" w:color="auto"/>
              <w:right w:val="single" w:sz="4" w:space="0" w:color="auto"/>
            </w:tcBorders>
          </w:tcPr>
          <w:p w14:paraId="79FEF176"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882" w:type="dxa"/>
            <w:gridSpan w:val="5"/>
            <w:tcBorders>
              <w:top w:val="single" w:sz="4" w:space="0" w:color="auto"/>
              <w:left w:val="single" w:sz="4" w:space="0" w:color="auto"/>
              <w:bottom w:val="single" w:sz="4" w:space="0" w:color="auto"/>
              <w:right w:val="single" w:sz="4" w:space="0" w:color="auto"/>
            </w:tcBorders>
          </w:tcPr>
          <w:p w14:paraId="44823E8B"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424B613B" w14:textId="77777777" w:rsidTr="007D58DF">
        <w:trPr>
          <w:jc w:val="center"/>
        </w:trPr>
        <w:tc>
          <w:tcPr>
            <w:tcW w:w="1363" w:type="dxa"/>
            <w:tcBorders>
              <w:top w:val="single" w:sz="4" w:space="0" w:color="auto"/>
              <w:left w:val="single" w:sz="4" w:space="0" w:color="auto"/>
              <w:bottom w:val="double" w:sz="4" w:space="0" w:color="auto"/>
              <w:right w:val="single" w:sz="4" w:space="0" w:color="auto"/>
            </w:tcBorders>
          </w:tcPr>
          <w:p w14:paraId="2AAB537C" w14:textId="77777777" w:rsidR="002F33C7" w:rsidRPr="001B0368" w:rsidRDefault="002F33C7" w:rsidP="00713EB6">
            <w:pPr>
              <w:pStyle w:val="TableText"/>
              <w:rPr>
                <w:b/>
                <w:noProof w:val="0"/>
                <w:lang w:val="en-GB"/>
              </w:rPr>
            </w:pPr>
            <w:r w:rsidRPr="001B0368">
              <w:rPr>
                <w:b/>
                <w:noProof w:val="0"/>
                <w:lang w:val="en-GB"/>
              </w:rPr>
              <w:t>References</w:t>
            </w:r>
          </w:p>
        </w:tc>
        <w:tc>
          <w:tcPr>
            <w:tcW w:w="992" w:type="dxa"/>
            <w:tcBorders>
              <w:top w:val="single" w:sz="4" w:space="0" w:color="auto"/>
              <w:left w:val="single" w:sz="4" w:space="0" w:color="auto"/>
              <w:bottom w:val="double" w:sz="4" w:space="0" w:color="auto"/>
              <w:right w:val="single" w:sz="4" w:space="0" w:color="auto"/>
            </w:tcBorders>
          </w:tcPr>
          <w:p w14:paraId="09AE81CF" w14:textId="77777777" w:rsidR="002F33C7" w:rsidRPr="001B0368" w:rsidRDefault="002F33C7" w:rsidP="00713EB6">
            <w:pPr>
              <w:pStyle w:val="TableText"/>
              <w:rPr>
                <w:b/>
                <w:noProof w:val="0"/>
                <w:lang w:val="en-GB"/>
              </w:rPr>
            </w:pPr>
            <w:r w:rsidRPr="001B0368">
              <w:rPr>
                <w:b/>
                <w:noProof w:val="0"/>
                <w:lang w:val="en-GB"/>
              </w:rPr>
              <w:t>Node</w:t>
            </w:r>
            <w:r w:rsidRPr="001B0368">
              <w:rPr>
                <w:b/>
                <w:noProof w:val="0"/>
                <w:lang w:val="en-GB"/>
              </w:rPr>
              <w:br/>
              <w:t>Class</w:t>
            </w:r>
          </w:p>
        </w:tc>
        <w:tc>
          <w:tcPr>
            <w:tcW w:w="2834" w:type="dxa"/>
            <w:tcBorders>
              <w:top w:val="single" w:sz="4" w:space="0" w:color="auto"/>
              <w:left w:val="single" w:sz="4" w:space="0" w:color="auto"/>
              <w:bottom w:val="double" w:sz="4" w:space="0" w:color="auto"/>
              <w:right w:val="single" w:sz="4" w:space="0" w:color="auto"/>
            </w:tcBorders>
          </w:tcPr>
          <w:p w14:paraId="06B699CD"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r w:rsidRPr="001B0368">
              <w:rPr>
                <w:b/>
                <w:noProof w:val="0"/>
                <w:lang w:val="en-GB"/>
              </w:rPr>
              <w:t xml:space="preserve"> </w:t>
            </w:r>
          </w:p>
        </w:tc>
        <w:tc>
          <w:tcPr>
            <w:tcW w:w="1276" w:type="dxa"/>
            <w:tcBorders>
              <w:top w:val="single" w:sz="4" w:space="0" w:color="auto"/>
              <w:left w:val="single" w:sz="4" w:space="0" w:color="auto"/>
              <w:bottom w:val="double" w:sz="4" w:space="0" w:color="auto"/>
              <w:right w:val="single" w:sz="4" w:space="0" w:color="auto"/>
            </w:tcBorders>
          </w:tcPr>
          <w:p w14:paraId="2636F869"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650" w:type="dxa"/>
            <w:tcBorders>
              <w:top w:val="single" w:sz="4" w:space="0" w:color="auto"/>
              <w:left w:val="single" w:sz="4" w:space="0" w:color="auto"/>
              <w:bottom w:val="double" w:sz="4" w:space="0" w:color="auto"/>
              <w:right w:val="single" w:sz="4" w:space="0" w:color="auto"/>
            </w:tcBorders>
          </w:tcPr>
          <w:p w14:paraId="25E48AB2"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130" w:type="dxa"/>
            <w:tcBorders>
              <w:top w:val="single" w:sz="4" w:space="0" w:color="auto"/>
              <w:left w:val="single" w:sz="4" w:space="0" w:color="auto"/>
              <w:bottom w:val="double" w:sz="4" w:space="0" w:color="auto"/>
              <w:right w:val="single" w:sz="4" w:space="0" w:color="auto"/>
            </w:tcBorders>
          </w:tcPr>
          <w:p w14:paraId="4BA98B21" w14:textId="77777777" w:rsidR="002F33C7" w:rsidRPr="001B0368" w:rsidRDefault="002F33C7" w:rsidP="00713EB6">
            <w:pPr>
              <w:pStyle w:val="TableText"/>
              <w:rPr>
                <w:b/>
                <w:noProof w:val="0"/>
                <w:lang w:val="en-GB"/>
              </w:rPr>
            </w:pPr>
            <w:r w:rsidRPr="001B0368">
              <w:rPr>
                <w:b/>
                <w:noProof w:val="0"/>
                <w:lang w:val="en-GB"/>
              </w:rPr>
              <w:t>Modelling</w:t>
            </w:r>
            <w:r w:rsidRPr="001B0368">
              <w:rPr>
                <w:b/>
                <w:noProof w:val="0"/>
                <w:lang w:val="en-GB"/>
              </w:rPr>
              <w:br/>
              <w:t>Rule</w:t>
            </w:r>
          </w:p>
        </w:tc>
      </w:tr>
      <w:tr w:rsidR="002F33C7" w:rsidRPr="001B0368" w14:paraId="6AF8FE5E" w14:textId="77777777" w:rsidTr="00713EB6">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60DDF204" w14:textId="7D7D86D9"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noProof w:val="0"/>
                <w:lang w:val="en-GB"/>
              </w:rPr>
              <w:t>TransitionVariableType</w:t>
            </w:r>
            <w:proofErr w:type="spellEnd"/>
            <w:r w:rsidRPr="001B0368" w:rsidDel="004009FB">
              <w:rPr>
                <w:i/>
                <w:noProof w:val="0"/>
                <w:lang w:val="en-GB"/>
              </w:rPr>
              <w:t xml:space="preserve"> </w:t>
            </w:r>
            <w:r w:rsidRPr="001B0368">
              <w:rPr>
                <w:noProof w:val="0"/>
                <w:lang w:val="en-GB"/>
              </w:rPr>
              <w:t>defined in</w:t>
            </w:r>
            <w:r w:rsidR="002B014B" w:rsidRPr="001B0368">
              <w:rPr>
                <w:noProof w:val="0"/>
                <w:lang w:val="en-GB"/>
              </w:rPr>
              <w:t xml:space="preserve"> </w:t>
            </w:r>
            <w:r w:rsidR="002B014B" w:rsidRPr="001B0368">
              <w:rPr>
                <w:noProof w:val="0"/>
                <w:lang w:val="en-GB"/>
              </w:rPr>
              <w:fldChar w:fldCharType="begin"/>
            </w:r>
            <w:r w:rsidR="002B014B" w:rsidRPr="001B0368">
              <w:rPr>
                <w:noProof w:val="0"/>
                <w:lang w:val="en-GB"/>
              </w:rPr>
              <w:instrText xml:space="preserve"> REF _Ref33079141 \r \h </w:instrText>
            </w:r>
            <w:r w:rsidR="002B014B" w:rsidRPr="001B0368">
              <w:rPr>
                <w:noProof w:val="0"/>
                <w:lang w:val="en-GB"/>
              </w:rPr>
            </w:r>
            <w:r w:rsidR="002B014B" w:rsidRPr="001B0368">
              <w:rPr>
                <w:noProof w:val="0"/>
                <w:lang w:val="en-GB"/>
              </w:rPr>
              <w:fldChar w:fldCharType="separate"/>
            </w:r>
            <w:r w:rsidR="00C57605">
              <w:rPr>
                <w:noProof w:val="0"/>
                <w:lang w:val="en-GB"/>
              </w:rPr>
              <w:t>4.4.4</w:t>
            </w:r>
            <w:r w:rsidR="002B014B" w:rsidRPr="001B0368">
              <w:rPr>
                <w:noProof w:val="0"/>
                <w:lang w:val="en-GB"/>
              </w:rPr>
              <w:fldChar w:fldCharType="end"/>
            </w:r>
          </w:p>
          <w:p w14:paraId="3D9A7EA3" w14:textId="77777777" w:rsidR="002F33C7" w:rsidRPr="001B0368" w:rsidRDefault="002F33C7"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i/>
                <w:noProof w:val="0"/>
                <w:lang w:val="en-GB"/>
              </w:rPr>
              <w:t>BaseDataVariableType</w:t>
            </w:r>
            <w:proofErr w:type="spellEnd"/>
            <w:r w:rsidRPr="001B0368">
              <w:rPr>
                <w:noProof w:val="0"/>
                <w:lang w:val="en-GB"/>
              </w:rPr>
              <w:t>.</w:t>
            </w:r>
          </w:p>
        </w:tc>
      </w:tr>
      <w:tr w:rsidR="002F33C7" w:rsidRPr="001B0368" w14:paraId="5FD569AD" w14:textId="77777777" w:rsidTr="007D58DF">
        <w:trPr>
          <w:jc w:val="center"/>
        </w:trPr>
        <w:tc>
          <w:tcPr>
            <w:tcW w:w="1363" w:type="dxa"/>
            <w:tcBorders>
              <w:top w:val="single" w:sz="4" w:space="0" w:color="auto"/>
              <w:left w:val="single" w:sz="4" w:space="0" w:color="auto"/>
              <w:bottom w:val="single" w:sz="4" w:space="0" w:color="auto"/>
              <w:right w:val="single" w:sz="4" w:space="0" w:color="auto"/>
            </w:tcBorders>
          </w:tcPr>
          <w:p w14:paraId="6D433D1A"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992" w:type="dxa"/>
            <w:tcBorders>
              <w:top w:val="single" w:sz="4" w:space="0" w:color="auto"/>
              <w:left w:val="single" w:sz="4" w:space="0" w:color="auto"/>
              <w:bottom w:val="single" w:sz="4" w:space="0" w:color="auto"/>
              <w:right w:val="single" w:sz="4" w:space="0" w:color="auto"/>
            </w:tcBorders>
          </w:tcPr>
          <w:p w14:paraId="478C1072" w14:textId="77777777" w:rsidR="002F33C7" w:rsidRPr="001B0368" w:rsidRDefault="002F33C7" w:rsidP="00713EB6">
            <w:pPr>
              <w:pStyle w:val="TableText"/>
              <w:rPr>
                <w:noProof w:val="0"/>
                <w:lang w:val="en-GB"/>
              </w:rPr>
            </w:pPr>
            <w:r w:rsidRPr="001B0368">
              <w:rPr>
                <w:noProof w:val="0"/>
                <w:lang w:val="en-GB"/>
              </w:rPr>
              <w:t>Variable</w:t>
            </w:r>
          </w:p>
        </w:tc>
        <w:tc>
          <w:tcPr>
            <w:tcW w:w="2834" w:type="dxa"/>
            <w:tcBorders>
              <w:top w:val="single" w:sz="4" w:space="0" w:color="auto"/>
              <w:left w:val="single" w:sz="4" w:space="0" w:color="auto"/>
              <w:bottom w:val="single" w:sz="4" w:space="0" w:color="auto"/>
              <w:right w:val="single" w:sz="4" w:space="0" w:color="auto"/>
            </w:tcBorders>
          </w:tcPr>
          <w:p w14:paraId="635FC4F2" w14:textId="77777777" w:rsidR="002F33C7" w:rsidRPr="001B0368" w:rsidRDefault="002F33C7" w:rsidP="00713EB6">
            <w:pPr>
              <w:pStyle w:val="TableTextWithTabs"/>
              <w:rPr>
                <w:noProof w:val="0"/>
                <w:lang w:val="en-GB"/>
              </w:rPr>
            </w:pPr>
            <w:r w:rsidRPr="001B0368">
              <w:rPr>
                <w:noProof w:val="0"/>
                <w:lang w:val="en-GB"/>
              </w:rPr>
              <w:t>Id</w:t>
            </w:r>
          </w:p>
        </w:tc>
        <w:tc>
          <w:tcPr>
            <w:tcW w:w="1276" w:type="dxa"/>
            <w:tcBorders>
              <w:top w:val="single" w:sz="4" w:space="0" w:color="auto"/>
              <w:left w:val="single" w:sz="4" w:space="0" w:color="auto"/>
              <w:bottom w:val="single" w:sz="4" w:space="0" w:color="auto"/>
              <w:right w:val="single" w:sz="4" w:space="0" w:color="auto"/>
            </w:tcBorders>
          </w:tcPr>
          <w:p w14:paraId="6C136874" w14:textId="77777777" w:rsidR="002F33C7" w:rsidRPr="001B0368" w:rsidRDefault="002F33C7" w:rsidP="00713EB6">
            <w:pPr>
              <w:pStyle w:val="TableText"/>
              <w:rPr>
                <w:noProof w:val="0"/>
                <w:lang w:val="en-GB"/>
              </w:rPr>
            </w:pPr>
            <w:proofErr w:type="spellStart"/>
            <w:r w:rsidRPr="001B0368">
              <w:rPr>
                <w:noProof w:val="0"/>
                <w:lang w:val="en-GB"/>
              </w:rPr>
              <w:t>NodeId</w:t>
            </w:r>
            <w:proofErr w:type="spellEnd"/>
          </w:p>
        </w:tc>
        <w:tc>
          <w:tcPr>
            <w:tcW w:w="1650" w:type="dxa"/>
            <w:tcBorders>
              <w:top w:val="single" w:sz="4" w:space="0" w:color="auto"/>
              <w:left w:val="single" w:sz="4" w:space="0" w:color="auto"/>
              <w:bottom w:val="single" w:sz="4" w:space="0" w:color="auto"/>
              <w:right w:val="single" w:sz="4" w:space="0" w:color="auto"/>
            </w:tcBorders>
          </w:tcPr>
          <w:p w14:paraId="3F9B239A"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130" w:type="dxa"/>
            <w:tcBorders>
              <w:top w:val="single" w:sz="4" w:space="0" w:color="auto"/>
              <w:left w:val="single" w:sz="4" w:space="0" w:color="auto"/>
              <w:bottom w:val="single" w:sz="4" w:space="0" w:color="auto"/>
              <w:right w:val="single" w:sz="4" w:space="0" w:color="auto"/>
            </w:tcBorders>
          </w:tcPr>
          <w:p w14:paraId="3DB18F5B" w14:textId="77777777" w:rsidR="002F33C7" w:rsidRPr="001B0368" w:rsidRDefault="002F33C7" w:rsidP="00713EB6">
            <w:pPr>
              <w:pStyle w:val="TableText"/>
              <w:rPr>
                <w:noProof w:val="0"/>
                <w:lang w:val="en-GB"/>
              </w:rPr>
            </w:pPr>
            <w:r w:rsidRPr="001B0368">
              <w:rPr>
                <w:noProof w:val="0"/>
                <w:lang w:val="en-GB"/>
              </w:rPr>
              <w:t>Mandatory</w:t>
            </w:r>
          </w:p>
        </w:tc>
      </w:tr>
      <w:tr w:rsidR="007D58DF" w:rsidRPr="001B0368" w14:paraId="1C85901D" w14:textId="77777777" w:rsidTr="00AC165E">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4B2D1B85" w14:textId="5F108B4A"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59955B42" w14:textId="77777777" w:rsidTr="00AC165E">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11D954C2" w14:textId="63BDD2A2" w:rsidR="007D58DF" w:rsidRPr="001B0368" w:rsidRDefault="007D58DF" w:rsidP="00713EB6">
            <w:pPr>
              <w:pStyle w:val="TableText"/>
              <w:rPr>
                <w:noProof w:val="0"/>
                <w:lang w:val="en-GB"/>
              </w:rPr>
            </w:pPr>
            <w:r w:rsidRPr="001B0368">
              <w:rPr>
                <w:noProof w:val="0"/>
                <w:lang w:val="en-GB"/>
              </w:rPr>
              <w:t>Base Info Finite State Machine Instance</w:t>
            </w:r>
          </w:p>
        </w:tc>
      </w:tr>
    </w:tbl>
    <w:p w14:paraId="194406F7" w14:textId="77777777" w:rsidR="002F33C7" w:rsidRPr="001B0368" w:rsidRDefault="002F33C7" w:rsidP="002F33C7">
      <w:pPr>
        <w:pStyle w:val="spacer"/>
        <w:rPr>
          <w:noProof w:val="0"/>
        </w:rPr>
      </w:pPr>
    </w:p>
    <w:p w14:paraId="61CBE188" w14:textId="76C04E02" w:rsidR="002F33C7" w:rsidRPr="001B0368" w:rsidRDefault="002F33C7" w:rsidP="002F33C7">
      <w:pPr>
        <w:pStyle w:val="PARAGRAPH"/>
        <w:rPr>
          <w:noProof w:val="0"/>
        </w:rPr>
      </w:pPr>
      <w:proofErr w:type="spellStart"/>
      <w:r w:rsidRPr="001B0368">
        <w:rPr>
          <w:i/>
          <w:noProof w:val="0"/>
        </w:rPr>
        <w:t>Id</w:t>
      </w:r>
      <w:proofErr w:type="spellEnd"/>
      <w:r w:rsidRPr="001B0368">
        <w:rPr>
          <w:i/>
          <w:noProof w:val="0"/>
        </w:rPr>
        <w:t xml:space="preserve"> </w:t>
      </w:r>
      <w:r w:rsidRPr="001B0368">
        <w:rPr>
          <w:noProof w:val="0"/>
        </w:rPr>
        <w:t xml:space="preserve">is inherited from the </w:t>
      </w:r>
      <w:proofErr w:type="spellStart"/>
      <w:r w:rsidRPr="001B0368">
        <w:rPr>
          <w:i/>
          <w:noProof w:val="0"/>
        </w:rPr>
        <w:t>TransitionVariableType</w:t>
      </w:r>
      <w:proofErr w:type="spellEnd"/>
      <w:r w:rsidRPr="001B0368">
        <w:rPr>
          <w:noProof w:val="0"/>
        </w:rPr>
        <w:t xml:space="preserve"> and overridden to reflect the required </w:t>
      </w:r>
      <w:proofErr w:type="spellStart"/>
      <w:r w:rsidRPr="001B0368">
        <w:rPr>
          <w:i/>
          <w:noProof w:val="0"/>
        </w:rPr>
        <w:t>DataType</w:t>
      </w:r>
      <w:proofErr w:type="spellEnd"/>
      <w:r w:rsidRPr="001B0368">
        <w:rPr>
          <w:noProof w:val="0"/>
        </w:rPr>
        <w:t xml:space="preserve">. This value shall be the </w:t>
      </w:r>
      <w:proofErr w:type="spellStart"/>
      <w:r w:rsidRPr="001B0368">
        <w:rPr>
          <w:i/>
          <w:noProof w:val="0"/>
        </w:rPr>
        <w:t>NodeId</w:t>
      </w:r>
      <w:proofErr w:type="spellEnd"/>
      <w:r w:rsidRPr="001B0368">
        <w:rPr>
          <w:noProof w:val="0"/>
        </w:rPr>
        <w:t xml:space="preserve"> of one of the </w:t>
      </w:r>
      <w:r w:rsidRPr="001B0368">
        <w:rPr>
          <w:i/>
          <w:noProof w:val="0"/>
        </w:rPr>
        <w:t>Transition Objects</w:t>
      </w:r>
      <w:r w:rsidRPr="001B0368">
        <w:rPr>
          <w:noProof w:val="0"/>
        </w:rPr>
        <w:t xml:space="preserve"> of the </w:t>
      </w:r>
      <w:proofErr w:type="spellStart"/>
      <w:r w:rsidRPr="001B0368">
        <w:rPr>
          <w:i/>
          <w:noProof w:val="0"/>
        </w:rPr>
        <w:t>FiniteStateMachineType</w:t>
      </w:r>
      <w:proofErr w:type="spellEnd"/>
      <w:r w:rsidRPr="001B0368">
        <w:rPr>
          <w:noProof w:val="0"/>
        </w:rPr>
        <w:t>.</w:t>
      </w:r>
      <w:r w:rsidR="006778EC" w:rsidRPr="001B0368">
        <w:rPr>
          <w:i/>
          <w:noProof w:val="0"/>
        </w:rPr>
        <w:t xml:space="preserve"> </w:t>
      </w:r>
      <w:r w:rsidR="006778EC" w:rsidRPr="001B0368">
        <w:rPr>
          <w:iCs/>
          <w:noProof w:val="0"/>
        </w:rPr>
        <w:t xml:space="preserve">If the </w:t>
      </w:r>
      <w:proofErr w:type="spellStart"/>
      <w:r w:rsidR="006778EC" w:rsidRPr="001B0368">
        <w:rPr>
          <w:i/>
          <w:noProof w:val="0"/>
        </w:rPr>
        <w:t>FiniteStateMachine</w:t>
      </w:r>
      <w:proofErr w:type="spellEnd"/>
      <w:r w:rsidR="006778EC" w:rsidRPr="001B0368">
        <w:rPr>
          <w:iCs/>
          <w:noProof w:val="0"/>
        </w:rPr>
        <w:t xml:space="preserve"> is subtyped, it shall be the </w:t>
      </w:r>
      <w:proofErr w:type="spellStart"/>
      <w:r w:rsidR="006778EC" w:rsidRPr="001B0368">
        <w:rPr>
          <w:i/>
          <w:noProof w:val="0"/>
        </w:rPr>
        <w:t>NodeId</w:t>
      </w:r>
      <w:proofErr w:type="spellEnd"/>
      <w:r w:rsidR="006778EC" w:rsidRPr="001B0368">
        <w:rPr>
          <w:iCs/>
          <w:noProof w:val="0"/>
        </w:rPr>
        <w:t xml:space="preserve"> of the </w:t>
      </w:r>
      <w:r w:rsidR="006778EC">
        <w:rPr>
          <w:i/>
          <w:noProof w:val="0"/>
        </w:rPr>
        <w:t>Transition</w:t>
      </w:r>
      <w:r w:rsidR="006778EC" w:rsidRPr="001B0368">
        <w:rPr>
          <w:iCs/>
          <w:noProof w:val="0"/>
        </w:rPr>
        <w:t xml:space="preserve"> defined on the supertype, i.e., where the </w:t>
      </w:r>
      <w:r w:rsidR="006778EC">
        <w:rPr>
          <w:i/>
          <w:noProof w:val="0"/>
        </w:rPr>
        <w:t>Transition</w:t>
      </w:r>
      <w:r w:rsidR="006778EC" w:rsidRPr="001B0368">
        <w:rPr>
          <w:iCs/>
          <w:noProof w:val="0"/>
        </w:rPr>
        <w:t xml:space="preserve"> is defined the first time in the type hierarchy.</w:t>
      </w:r>
    </w:p>
    <w:p w14:paraId="65981A43" w14:textId="77777777" w:rsidR="002F33C7" w:rsidRPr="001B0368" w:rsidRDefault="002F33C7" w:rsidP="002F33C7">
      <w:pPr>
        <w:pStyle w:val="PARAGRAPH"/>
        <w:rPr>
          <w:noProof w:val="0"/>
        </w:rPr>
      </w:pPr>
      <w:r w:rsidRPr="001B0368">
        <w:rPr>
          <w:noProof w:val="0"/>
        </w:rPr>
        <w:t xml:space="preserve">The </w:t>
      </w:r>
      <w:r w:rsidRPr="001B0368">
        <w:rPr>
          <w:i/>
          <w:noProof w:val="0"/>
        </w:rPr>
        <w:t>Name</w:t>
      </w:r>
      <w:r w:rsidRPr="001B0368">
        <w:rPr>
          <w:noProof w:val="0"/>
        </w:rPr>
        <w:t xml:space="preserve"> </w:t>
      </w:r>
      <w:r w:rsidRPr="001B0368">
        <w:rPr>
          <w:i/>
          <w:noProof w:val="0"/>
        </w:rPr>
        <w:t>Property</w:t>
      </w:r>
      <w:r w:rsidRPr="001B0368">
        <w:rPr>
          <w:noProof w:val="0"/>
        </w:rPr>
        <w:t xml:space="preserve"> is inherited from the </w:t>
      </w:r>
      <w:proofErr w:type="spellStart"/>
      <w:r w:rsidRPr="001B0368">
        <w:rPr>
          <w:i/>
          <w:noProof w:val="0"/>
        </w:rPr>
        <w:t>TransitionVariableType</w:t>
      </w:r>
      <w:proofErr w:type="spellEnd"/>
      <w:r w:rsidRPr="001B0368">
        <w:rPr>
          <w:i/>
          <w:noProof w:val="0"/>
        </w:rPr>
        <w:t xml:space="preserve">. </w:t>
      </w:r>
      <w:r w:rsidRPr="001B0368">
        <w:rPr>
          <w:noProof w:val="0"/>
        </w:rPr>
        <w:t>Its</w:t>
      </w:r>
      <w:r w:rsidRPr="001B0368">
        <w:rPr>
          <w:i/>
          <w:noProof w:val="0"/>
        </w:rPr>
        <w:t xml:space="preserve"> Value</w:t>
      </w:r>
      <w:r w:rsidRPr="001B0368">
        <w:rPr>
          <w:noProof w:val="0"/>
        </w:rPr>
        <w:t xml:space="preserve"> shall be the </w:t>
      </w:r>
      <w:proofErr w:type="spellStart"/>
      <w:r w:rsidRPr="001B0368">
        <w:rPr>
          <w:i/>
          <w:noProof w:val="0"/>
        </w:rPr>
        <w:t>BrowseName</w:t>
      </w:r>
      <w:proofErr w:type="spellEnd"/>
      <w:r w:rsidRPr="001B0368">
        <w:rPr>
          <w:noProof w:val="0"/>
        </w:rPr>
        <w:t xml:space="preserve"> of one of the </w:t>
      </w:r>
      <w:r w:rsidRPr="001B0368">
        <w:rPr>
          <w:i/>
          <w:noProof w:val="0"/>
        </w:rPr>
        <w:t>Transition Objects</w:t>
      </w:r>
      <w:r w:rsidRPr="001B0368">
        <w:rPr>
          <w:noProof w:val="0"/>
        </w:rPr>
        <w:t xml:space="preserve"> of the </w:t>
      </w:r>
      <w:proofErr w:type="spellStart"/>
      <w:r w:rsidRPr="001B0368">
        <w:rPr>
          <w:i/>
          <w:noProof w:val="0"/>
        </w:rPr>
        <w:t>FiniteStateMachineType</w:t>
      </w:r>
      <w:proofErr w:type="spellEnd"/>
      <w:r w:rsidRPr="001B0368">
        <w:rPr>
          <w:noProof w:val="0"/>
        </w:rPr>
        <w:t>.</w:t>
      </w:r>
    </w:p>
    <w:p w14:paraId="17345FD9" w14:textId="77777777" w:rsidR="002F33C7" w:rsidRPr="001B0368" w:rsidRDefault="002F33C7" w:rsidP="002F33C7">
      <w:pPr>
        <w:pStyle w:val="PARAGRAPH"/>
        <w:rPr>
          <w:noProof w:val="0"/>
        </w:rPr>
      </w:pPr>
      <w:r w:rsidRPr="001B0368">
        <w:rPr>
          <w:noProof w:val="0"/>
        </w:rPr>
        <w:t xml:space="preserve">The </w:t>
      </w:r>
      <w:r w:rsidRPr="001B0368">
        <w:rPr>
          <w:i/>
          <w:noProof w:val="0"/>
        </w:rPr>
        <w:t xml:space="preserve">Number Property </w:t>
      </w:r>
      <w:r w:rsidRPr="001B0368">
        <w:rPr>
          <w:noProof w:val="0"/>
        </w:rPr>
        <w:t>is</w:t>
      </w:r>
      <w:r w:rsidRPr="001B0368">
        <w:rPr>
          <w:i/>
          <w:noProof w:val="0"/>
        </w:rPr>
        <w:t xml:space="preserve"> </w:t>
      </w:r>
      <w:r w:rsidRPr="001B0368">
        <w:rPr>
          <w:noProof w:val="0"/>
        </w:rPr>
        <w:t xml:space="preserve">inherited from the </w:t>
      </w:r>
      <w:proofErr w:type="spellStart"/>
      <w:r w:rsidRPr="001B0368">
        <w:rPr>
          <w:i/>
          <w:noProof w:val="0"/>
        </w:rPr>
        <w:t>TransitionVariableType</w:t>
      </w:r>
      <w:proofErr w:type="spellEnd"/>
      <w:r w:rsidRPr="001B0368">
        <w:rPr>
          <w:i/>
          <w:noProof w:val="0"/>
        </w:rPr>
        <w:t xml:space="preserve">. </w:t>
      </w:r>
      <w:r w:rsidRPr="001B0368">
        <w:rPr>
          <w:noProof w:val="0"/>
        </w:rPr>
        <w:t xml:space="preserve">Its </w:t>
      </w:r>
      <w:r w:rsidRPr="001B0368">
        <w:rPr>
          <w:i/>
          <w:noProof w:val="0"/>
        </w:rPr>
        <w:t>Value</w:t>
      </w:r>
      <w:r w:rsidRPr="001B0368">
        <w:rPr>
          <w:noProof w:val="0"/>
        </w:rPr>
        <w:t xml:space="preserve"> shall be the </w:t>
      </w:r>
      <w:proofErr w:type="spellStart"/>
      <w:r w:rsidRPr="001B0368">
        <w:rPr>
          <w:i/>
          <w:noProof w:val="0"/>
        </w:rPr>
        <w:t>TransitionNumber</w:t>
      </w:r>
      <w:proofErr w:type="spellEnd"/>
      <w:r w:rsidRPr="001B0368">
        <w:rPr>
          <w:noProof w:val="0"/>
        </w:rPr>
        <w:t xml:space="preserve"> for one of the </w:t>
      </w:r>
      <w:r w:rsidRPr="001B0368">
        <w:rPr>
          <w:i/>
          <w:noProof w:val="0"/>
        </w:rPr>
        <w:t>Transition Objects</w:t>
      </w:r>
      <w:r w:rsidRPr="001B0368">
        <w:rPr>
          <w:noProof w:val="0"/>
        </w:rPr>
        <w:t xml:space="preserve"> of the </w:t>
      </w:r>
      <w:proofErr w:type="spellStart"/>
      <w:r w:rsidRPr="001B0368">
        <w:rPr>
          <w:i/>
          <w:noProof w:val="0"/>
        </w:rPr>
        <w:t>FiniteStateMachineType</w:t>
      </w:r>
      <w:proofErr w:type="spellEnd"/>
      <w:r w:rsidRPr="001B0368">
        <w:rPr>
          <w:noProof w:val="0"/>
        </w:rPr>
        <w:t>.</w:t>
      </w:r>
    </w:p>
    <w:p w14:paraId="4F4DC3B3" w14:textId="77777777" w:rsidR="002F33C7" w:rsidRPr="001B0368" w:rsidRDefault="002F33C7" w:rsidP="002F33C7">
      <w:pPr>
        <w:pStyle w:val="Heading3"/>
        <w:rPr>
          <w:noProof w:val="0"/>
        </w:rPr>
      </w:pPr>
      <w:bookmarkStart w:id="200" w:name="_Ref33076422"/>
      <w:bookmarkStart w:id="201" w:name="_Toc84953494"/>
      <w:proofErr w:type="spellStart"/>
      <w:r w:rsidRPr="001B0368">
        <w:rPr>
          <w:noProof w:val="0"/>
        </w:rPr>
        <w:t>StateType</w:t>
      </w:r>
      <w:bookmarkEnd w:id="200"/>
      <w:bookmarkEnd w:id="201"/>
      <w:proofErr w:type="spellEnd"/>
    </w:p>
    <w:p w14:paraId="755988E2" w14:textId="57BDE38E" w:rsidR="002F33C7" w:rsidRPr="001B0368" w:rsidRDefault="002F33C7" w:rsidP="002F33C7">
      <w:pPr>
        <w:pStyle w:val="PARAGRAPH"/>
        <w:rPr>
          <w:iCs/>
          <w:noProof w:val="0"/>
        </w:rPr>
      </w:pPr>
      <w:r w:rsidRPr="001B0368">
        <w:rPr>
          <w:i/>
          <w:noProof w:val="0"/>
        </w:rPr>
        <w:t>States</w:t>
      </w:r>
      <w:r w:rsidRPr="001B0368">
        <w:rPr>
          <w:noProof w:val="0"/>
        </w:rPr>
        <w:t xml:space="preserve"> of a </w:t>
      </w:r>
      <w:proofErr w:type="spellStart"/>
      <w:r w:rsidRPr="001B0368">
        <w:rPr>
          <w:i/>
          <w:noProof w:val="0"/>
        </w:rPr>
        <w:t>FiniteStateMachine</w:t>
      </w:r>
      <w:proofErr w:type="spellEnd"/>
      <w:r w:rsidRPr="001B0368">
        <w:rPr>
          <w:noProof w:val="0"/>
        </w:rPr>
        <w:t xml:space="preserve"> are represented as </w:t>
      </w:r>
      <w:r w:rsidRPr="001B0368">
        <w:rPr>
          <w:i/>
          <w:noProof w:val="0"/>
        </w:rPr>
        <w:t>Objects</w:t>
      </w:r>
      <w:r w:rsidRPr="001B0368">
        <w:rPr>
          <w:noProof w:val="0"/>
        </w:rPr>
        <w:t xml:space="preserve"> of the </w:t>
      </w:r>
      <w:proofErr w:type="spellStart"/>
      <w:r w:rsidRPr="001B0368">
        <w:rPr>
          <w:i/>
          <w:noProof w:val="0"/>
        </w:rPr>
        <w:t>StateType</w:t>
      </w:r>
      <w:proofErr w:type="spellEnd"/>
      <w:r w:rsidRPr="001B0368">
        <w:rPr>
          <w:i/>
          <w:noProof w:val="0"/>
        </w:rPr>
        <w:t>.</w:t>
      </w:r>
      <w:r w:rsidR="00734B17" w:rsidRPr="001B0368">
        <w:rPr>
          <w:iCs/>
          <w:noProof w:val="0"/>
        </w:rPr>
        <w:t xml:space="preserve"> Each </w:t>
      </w:r>
      <w:r w:rsidR="00734B17" w:rsidRPr="001B0368">
        <w:rPr>
          <w:i/>
          <w:noProof w:val="0"/>
        </w:rPr>
        <w:t>Object</w:t>
      </w:r>
      <w:r w:rsidR="00734B17" w:rsidRPr="001B0368">
        <w:rPr>
          <w:iCs/>
          <w:noProof w:val="0"/>
        </w:rPr>
        <w:t xml:space="preserve"> of the </w:t>
      </w:r>
      <w:proofErr w:type="spellStart"/>
      <w:r w:rsidR="00734B17" w:rsidRPr="001B0368">
        <w:rPr>
          <w:i/>
          <w:noProof w:val="0"/>
        </w:rPr>
        <w:t>StateType</w:t>
      </w:r>
      <w:proofErr w:type="spellEnd"/>
      <w:r w:rsidR="00734B17" w:rsidRPr="001B0368">
        <w:rPr>
          <w:iCs/>
          <w:noProof w:val="0"/>
        </w:rPr>
        <w:t xml:space="preserve"> or one of its subtypes shall be referenced </w:t>
      </w:r>
      <w:r w:rsidR="00734B17" w:rsidRPr="001B0368">
        <w:rPr>
          <w:noProof w:val="0"/>
        </w:rPr>
        <w:t xml:space="preserve">from the </w:t>
      </w:r>
      <w:proofErr w:type="spellStart"/>
      <w:r w:rsidR="00734B17" w:rsidRPr="001B0368">
        <w:rPr>
          <w:i/>
          <w:iCs/>
          <w:noProof w:val="0"/>
        </w:rPr>
        <w:t>ObjectType</w:t>
      </w:r>
      <w:proofErr w:type="spellEnd"/>
      <w:r w:rsidR="00734B17" w:rsidRPr="001B0368">
        <w:rPr>
          <w:noProof w:val="0"/>
        </w:rPr>
        <w:t xml:space="preserve"> </w:t>
      </w:r>
      <w:proofErr w:type="spellStart"/>
      <w:r w:rsidR="00734B17" w:rsidRPr="001B0368">
        <w:rPr>
          <w:i/>
          <w:iCs/>
          <w:noProof w:val="0"/>
        </w:rPr>
        <w:t>FiniteStateMachineType</w:t>
      </w:r>
      <w:proofErr w:type="spellEnd"/>
      <w:r w:rsidR="00734B17" w:rsidRPr="001B0368">
        <w:rPr>
          <w:noProof w:val="0"/>
        </w:rPr>
        <w:t xml:space="preserve"> or one of its subtypes using a </w:t>
      </w:r>
      <w:proofErr w:type="spellStart"/>
      <w:r w:rsidR="00734B17" w:rsidRPr="001B0368">
        <w:rPr>
          <w:i/>
          <w:noProof w:val="0"/>
        </w:rPr>
        <w:t>HasComponent</w:t>
      </w:r>
      <w:proofErr w:type="spellEnd"/>
      <w:r w:rsidR="00734B17" w:rsidRPr="001B0368">
        <w:rPr>
          <w:noProof w:val="0"/>
        </w:rPr>
        <w:t xml:space="preserve"> </w:t>
      </w:r>
      <w:r w:rsidR="00734B17" w:rsidRPr="001B0368">
        <w:rPr>
          <w:i/>
          <w:noProof w:val="0"/>
        </w:rPr>
        <w:t>Reference</w:t>
      </w:r>
      <w:r w:rsidR="00734B17" w:rsidRPr="001B0368">
        <w:rPr>
          <w:noProof w:val="0"/>
        </w:rPr>
        <w:t xml:space="preserve"> or a subtype of </w:t>
      </w:r>
      <w:proofErr w:type="spellStart"/>
      <w:r w:rsidR="00734B17" w:rsidRPr="001B0368">
        <w:rPr>
          <w:i/>
          <w:noProof w:val="0"/>
        </w:rPr>
        <w:t>HasComponent</w:t>
      </w:r>
      <w:proofErr w:type="spellEnd"/>
      <w:r w:rsidR="00734B17" w:rsidRPr="001B0368">
        <w:rPr>
          <w:noProof w:val="0"/>
        </w:rPr>
        <w:t xml:space="preserve"> and shall not have a </w:t>
      </w:r>
      <w:proofErr w:type="spellStart"/>
      <w:r w:rsidR="00734B17" w:rsidRPr="001B0368">
        <w:rPr>
          <w:i/>
          <w:iCs/>
          <w:noProof w:val="0"/>
        </w:rPr>
        <w:t>ModellingRule</w:t>
      </w:r>
      <w:proofErr w:type="spellEnd"/>
      <w:r w:rsidR="00734B17" w:rsidRPr="001B0368">
        <w:rPr>
          <w:noProof w:val="0"/>
        </w:rPr>
        <w:t xml:space="preserve"> as they are not applied on the instances.</w:t>
      </w:r>
    </w:p>
    <w:p w14:paraId="06E544A9" w14:textId="33566654" w:rsidR="002F33C7" w:rsidRPr="001B0368" w:rsidRDefault="002F33C7" w:rsidP="002F33C7">
      <w:pPr>
        <w:pStyle w:val="PARAGRAPH"/>
        <w:rPr>
          <w:noProof w:val="0"/>
        </w:rPr>
      </w:pPr>
      <w:r w:rsidRPr="001B0368">
        <w:rPr>
          <w:noProof w:val="0"/>
        </w:rPr>
        <w:lastRenderedPageBreak/>
        <w:t xml:space="preserve">The </w:t>
      </w:r>
      <w:proofErr w:type="spellStart"/>
      <w:r w:rsidRPr="001B0368">
        <w:rPr>
          <w:i/>
          <w:noProof w:val="0"/>
        </w:rPr>
        <w:t>StateType</w:t>
      </w:r>
      <w:proofErr w:type="spellEnd"/>
      <w:r w:rsidRPr="001B0368">
        <w:rPr>
          <w:noProof w:val="0"/>
        </w:rPr>
        <w:t xml:space="preserve"> is formally defined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_Ref33078163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7</w:t>
      </w:r>
      <w:r w:rsidR="00914796" w:rsidRPr="001B0368">
        <w:rPr>
          <w:noProof w:val="0"/>
        </w:rPr>
        <w:fldChar w:fldCharType="end"/>
      </w:r>
      <w:r w:rsidRPr="001B0368">
        <w:rPr>
          <w:noProof w:val="0"/>
        </w:rPr>
        <w:t>.</w:t>
      </w:r>
    </w:p>
    <w:p w14:paraId="2487B2EE" w14:textId="3EB668BF" w:rsidR="002F33C7" w:rsidRPr="001B0368" w:rsidRDefault="00F52AFE" w:rsidP="002F33C7">
      <w:pPr>
        <w:pStyle w:val="TABLE-title"/>
        <w:rPr>
          <w:noProof w:val="0"/>
        </w:rPr>
      </w:pPr>
      <w:bookmarkStart w:id="202" w:name="_Ref33078163"/>
      <w:bookmarkStart w:id="203" w:name="_Toc84953543"/>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7</w:t>
      </w:r>
      <w:r w:rsidRPr="001B0368">
        <w:rPr>
          <w:noProof w:val="0"/>
        </w:rPr>
        <w:fldChar w:fldCharType="end"/>
      </w:r>
      <w:bookmarkEnd w:id="202"/>
      <w:r w:rsidRPr="001B0368">
        <w:rPr>
          <w:noProof w:val="0"/>
        </w:rPr>
        <w:t xml:space="preserve"> – </w:t>
      </w:r>
      <w:proofErr w:type="spellStart"/>
      <w:r w:rsidR="002F33C7" w:rsidRPr="001B0368">
        <w:rPr>
          <w:noProof w:val="0"/>
        </w:rPr>
        <w:t>StateType</w:t>
      </w:r>
      <w:proofErr w:type="spellEnd"/>
      <w:r w:rsidR="002F33C7" w:rsidRPr="001B0368">
        <w:rPr>
          <w:noProof w:val="0"/>
        </w:rPr>
        <w:t xml:space="preserve"> definition</w:t>
      </w:r>
      <w:bookmarkEnd w:id="203"/>
    </w:p>
    <w:tbl>
      <w:tblPr>
        <w:tblW w:w="8899"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73"/>
        <w:gridCol w:w="1103"/>
        <w:gridCol w:w="2126"/>
        <w:gridCol w:w="1136"/>
        <w:gridCol w:w="1502"/>
        <w:gridCol w:w="1559"/>
      </w:tblGrid>
      <w:tr w:rsidR="002F33C7" w:rsidRPr="001B0368" w14:paraId="3305E477" w14:textId="77777777" w:rsidTr="00713EB6">
        <w:trPr>
          <w:jc w:val="center"/>
        </w:trPr>
        <w:tc>
          <w:tcPr>
            <w:tcW w:w="1473" w:type="dxa"/>
            <w:tcBorders>
              <w:top w:val="single" w:sz="4" w:space="0" w:color="auto"/>
              <w:left w:val="single" w:sz="4" w:space="0" w:color="auto"/>
              <w:bottom w:val="double" w:sz="4" w:space="0" w:color="auto"/>
              <w:right w:val="single" w:sz="4" w:space="0" w:color="auto"/>
            </w:tcBorders>
          </w:tcPr>
          <w:p w14:paraId="04E81C65" w14:textId="77777777" w:rsidR="002F33C7" w:rsidRPr="001B0368" w:rsidRDefault="002F33C7" w:rsidP="00713EB6">
            <w:pPr>
              <w:pStyle w:val="TableText"/>
              <w:rPr>
                <w:b/>
                <w:noProof w:val="0"/>
                <w:lang w:val="en-GB"/>
              </w:rPr>
            </w:pPr>
            <w:r w:rsidRPr="001B0368">
              <w:rPr>
                <w:b/>
                <w:noProof w:val="0"/>
                <w:lang w:val="en-GB"/>
              </w:rPr>
              <w:t>Attribute</w:t>
            </w:r>
          </w:p>
        </w:tc>
        <w:tc>
          <w:tcPr>
            <w:tcW w:w="7426" w:type="dxa"/>
            <w:gridSpan w:val="5"/>
            <w:tcBorders>
              <w:top w:val="single" w:sz="4" w:space="0" w:color="auto"/>
              <w:left w:val="single" w:sz="4" w:space="0" w:color="auto"/>
              <w:bottom w:val="double" w:sz="4" w:space="0" w:color="auto"/>
              <w:right w:val="single" w:sz="4" w:space="0" w:color="auto"/>
            </w:tcBorders>
          </w:tcPr>
          <w:p w14:paraId="5796108D"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582CE7A6" w14:textId="77777777" w:rsidTr="00713EB6">
        <w:trPr>
          <w:jc w:val="center"/>
        </w:trPr>
        <w:tc>
          <w:tcPr>
            <w:tcW w:w="1473" w:type="dxa"/>
            <w:tcBorders>
              <w:top w:val="double" w:sz="4" w:space="0" w:color="auto"/>
              <w:left w:val="single" w:sz="4" w:space="0" w:color="auto"/>
              <w:bottom w:val="single" w:sz="4" w:space="0" w:color="auto"/>
              <w:right w:val="single" w:sz="4" w:space="0" w:color="auto"/>
            </w:tcBorders>
          </w:tcPr>
          <w:p w14:paraId="041A6AA6"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426" w:type="dxa"/>
            <w:gridSpan w:val="5"/>
            <w:tcBorders>
              <w:top w:val="double" w:sz="4" w:space="0" w:color="auto"/>
              <w:left w:val="single" w:sz="4" w:space="0" w:color="auto"/>
              <w:bottom w:val="single" w:sz="4" w:space="0" w:color="auto"/>
              <w:right w:val="single" w:sz="4" w:space="0" w:color="auto"/>
            </w:tcBorders>
          </w:tcPr>
          <w:p w14:paraId="047A0560" w14:textId="77777777" w:rsidR="002F33C7" w:rsidRPr="001B0368" w:rsidRDefault="002F33C7" w:rsidP="00713EB6">
            <w:pPr>
              <w:pStyle w:val="TableText"/>
              <w:rPr>
                <w:noProof w:val="0"/>
                <w:lang w:val="en-GB"/>
              </w:rPr>
            </w:pPr>
            <w:proofErr w:type="spellStart"/>
            <w:r w:rsidRPr="001B0368">
              <w:rPr>
                <w:noProof w:val="0"/>
                <w:lang w:val="en-GB"/>
              </w:rPr>
              <w:t>StateType</w:t>
            </w:r>
            <w:proofErr w:type="spellEnd"/>
          </w:p>
        </w:tc>
      </w:tr>
      <w:tr w:rsidR="002F33C7" w:rsidRPr="001B0368" w14:paraId="182B512C" w14:textId="77777777" w:rsidTr="00713EB6">
        <w:trPr>
          <w:jc w:val="center"/>
        </w:trPr>
        <w:tc>
          <w:tcPr>
            <w:tcW w:w="1473" w:type="dxa"/>
            <w:tcBorders>
              <w:top w:val="single" w:sz="4" w:space="0" w:color="auto"/>
              <w:left w:val="single" w:sz="4" w:space="0" w:color="auto"/>
              <w:bottom w:val="single" w:sz="4" w:space="0" w:color="auto"/>
              <w:right w:val="single" w:sz="4" w:space="0" w:color="auto"/>
            </w:tcBorders>
          </w:tcPr>
          <w:p w14:paraId="4DBFB8D9"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426" w:type="dxa"/>
            <w:gridSpan w:val="5"/>
            <w:tcBorders>
              <w:top w:val="single" w:sz="4" w:space="0" w:color="auto"/>
              <w:left w:val="single" w:sz="4" w:space="0" w:color="auto"/>
              <w:bottom w:val="single" w:sz="4" w:space="0" w:color="auto"/>
              <w:right w:val="single" w:sz="4" w:space="0" w:color="auto"/>
            </w:tcBorders>
          </w:tcPr>
          <w:p w14:paraId="4F234C1A"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76E600EC" w14:textId="77777777" w:rsidTr="00713EB6">
        <w:trPr>
          <w:jc w:val="center"/>
        </w:trPr>
        <w:tc>
          <w:tcPr>
            <w:tcW w:w="1473" w:type="dxa"/>
            <w:tcBorders>
              <w:top w:val="single" w:sz="4" w:space="0" w:color="auto"/>
              <w:left w:val="single" w:sz="4" w:space="0" w:color="auto"/>
              <w:bottom w:val="double" w:sz="4" w:space="0" w:color="auto"/>
              <w:right w:val="single" w:sz="4" w:space="0" w:color="auto"/>
            </w:tcBorders>
          </w:tcPr>
          <w:p w14:paraId="50D5C2A6" w14:textId="77777777" w:rsidR="002F33C7" w:rsidRPr="001B0368" w:rsidRDefault="002F33C7" w:rsidP="00713EB6">
            <w:pPr>
              <w:pStyle w:val="TableText"/>
              <w:rPr>
                <w:b/>
                <w:noProof w:val="0"/>
                <w:lang w:val="en-GB"/>
              </w:rPr>
            </w:pPr>
            <w:r w:rsidRPr="001B0368">
              <w:rPr>
                <w:b/>
                <w:noProof w:val="0"/>
                <w:lang w:val="en-GB"/>
              </w:rPr>
              <w:t>References</w:t>
            </w:r>
          </w:p>
        </w:tc>
        <w:tc>
          <w:tcPr>
            <w:tcW w:w="1103" w:type="dxa"/>
            <w:tcBorders>
              <w:top w:val="single" w:sz="4" w:space="0" w:color="auto"/>
              <w:left w:val="single" w:sz="4" w:space="0" w:color="auto"/>
              <w:bottom w:val="double" w:sz="4" w:space="0" w:color="auto"/>
              <w:right w:val="single" w:sz="4" w:space="0" w:color="auto"/>
            </w:tcBorders>
          </w:tcPr>
          <w:p w14:paraId="339946F4"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126" w:type="dxa"/>
            <w:tcBorders>
              <w:top w:val="single" w:sz="4" w:space="0" w:color="auto"/>
              <w:left w:val="single" w:sz="4" w:space="0" w:color="auto"/>
              <w:bottom w:val="double" w:sz="4" w:space="0" w:color="auto"/>
              <w:right w:val="single" w:sz="4" w:space="0" w:color="auto"/>
            </w:tcBorders>
          </w:tcPr>
          <w:p w14:paraId="1A43C0A8"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136" w:type="dxa"/>
            <w:tcBorders>
              <w:top w:val="single" w:sz="4" w:space="0" w:color="auto"/>
              <w:left w:val="single" w:sz="4" w:space="0" w:color="auto"/>
              <w:bottom w:val="double" w:sz="4" w:space="0" w:color="auto"/>
              <w:right w:val="single" w:sz="4" w:space="0" w:color="auto"/>
            </w:tcBorders>
          </w:tcPr>
          <w:p w14:paraId="3442A17B"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502" w:type="dxa"/>
            <w:tcBorders>
              <w:top w:val="single" w:sz="4" w:space="0" w:color="auto"/>
              <w:left w:val="single" w:sz="4" w:space="0" w:color="auto"/>
              <w:bottom w:val="double" w:sz="4" w:space="0" w:color="auto"/>
              <w:right w:val="single" w:sz="4" w:space="0" w:color="auto"/>
            </w:tcBorders>
          </w:tcPr>
          <w:p w14:paraId="7B39CB37"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559" w:type="dxa"/>
            <w:tcBorders>
              <w:top w:val="single" w:sz="4" w:space="0" w:color="auto"/>
              <w:left w:val="single" w:sz="4" w:space="0" w:color="auto"/>
              <w:bottom w:val="double" w:sz="4" w:space="0" w:color="auto"/>
              <w:right w:val="single" w:sz="4" w:space="0" w:color="auto"/>
            </w:tcBorders>
          </w:tcPr>
          <w:p w14:paraId="7335ED85" w14:textId="77777777" w:rsidR="002F33C7" w:rsidRPr="001B0368" w:rsidRDefault="002F33C7" w:rsidP="00713EB6">
            <w:pPr>
              <w:pStyle w:val="TableText"/>
              <w:rPr>
                <w:b/>
                <w:noProof w:val="0"/>
                <w:lang w:val="en-GB"/>
              </w:rPr>
            </w:pPr>
            <w:proofErr w:type="spellStart"/>
            <w:r w:rsidRPr="001B0368">
              <w:rPr>
                <w:b/>
                <w:noProof w:val="0"/>
                <w:lang w:val="en-GB"/>
              </w:rPr>
              <w:t>ModellingRule</w:t>
            </w:r>
            <w:proofErr w:type="spellEnd"/>
          </w:p>
        </w:tc>
      </w:tr>
      <w:tr w:rsidR="002F33C7" w:rsidRPr="001B0368" w14:paraId="51071EDE" w14:textId="77777777" w:rsidTr="00713EB6">
        <w:trPr>
          <w:jc w:val="center"/>
        </w:trPr>
        <w:tc>
          <w:tcPr>
            <w:tcW w:w="8899" w:type="dxa"/>
            <w:gridSpan w:val="6"/>
            <w:tcBorders>
              <w:top w:val="single" w:sz="4" w:space="0" w:color="auto"/>
              <w:left w:val="single" w:sz="4" w:space="0" w:color="auto"/>
              <w:bottom w:val="single" w:sz="4" w:space="0" w:color="auto"/>
              <w:right w:val="single" w:sz="4" w:space="0" w:color="auto"/>
            </w:tcBorders>
          </w:tcPr>
          <w:p w14:paraId="566DE9D5" w14:textId="7151621F" w:rsidR="00221B2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noProof w:val="0"/>
                <w:lang w:val="en-GB"/>
              </w:rPr>
              <w:t>BaseObjectType</w:t>
            </w:r>
            <w:proofErr w:type="spellEnd"/>
            <w:r w:rsidRPr="001B0368">
              <w:rPr>
                <w:noProof w:val="0"/>
                <w:lang w:val="en-GB"/>
              </w:rPr>
              <w:t xml:space="preserve"> defined in</w:t>
            </w:r>
            <w:r w:rsidR="00221B27" w:rsidRPr="001B0368">
              <w:rPr>
                <w:noProof w:val="0"/>
                <w:lang w:val="en-GB"/>
              </w:rPr>
              <w:t xml:space="preserve"> </w:t>
            </w:r>
            <w:r w:rsidR="00221B27" w:rsidRPr="001B0368">
              <w:rPr>
                <w:noProof w:val="0"/>
                <w:lang w:val="en-GB"/>
              </w:rPr>
              <w:fldChar w:fldCharType="begin"/>
            </w:r>
            <w:r w:rsidR="00221B27" w:rsidRPr="001B0368">
              <w:rPr>
                <w:noProof w:val="0"/>
                <w:lang w:val="en-GB"/>
              </w:rPr>
              <w:instrText xml:space="preserve"> REF UAPart5 \h </w:instrText>
            </w:r>
            <w:r w:rsidR="00221B27" w:rsidRPr="001B0368">
              <w:rPr>
                <w:noProof w:val="0"/>
                <w:lang w:val="en-GB"/>
              </w:rPr>
            </w:r>
            <w:r w:rsidR="00221B27" w:rsidRPr="001B0368">
              <w:rPr>
                <w:noProof w:val="0"/>
                <w:lang w:val="en-GB"/>
              </w:rPr>
              <w:fldChar w:fldCharType="separate"/>
            </w:r>
            <w:r w:rsidR="00C57605" w:rsidRPr="001B0368">
              <w:rPr>
                <w:noProof w:val="0"/>
              </w:rPr>
              <w:t>OPC 10000-5</w:t>
            </w:r>
            <w:r w:rsidR="00221B27" w:rsidRPr="001B0368">
              <w:rPr>
                <w:noProof w:val="0"/>
                <w:lang w:val="en-GB"/>
              </w:rPr>
              <w:fldChar w:fldCharType="end"/>
            </w:r>
            <w:r w:rsidRPr="001B0368">
              <w:rPr>
                <w:noProof w:val="0"/>
                <w:lang w:val="en-GB"/>
              </w:rPr>
              <w:t xml:space="preserve"> </w:t>
            </w:r>
          </w:p>
          <w:p w14:paraId="70BE5671" w14:textId="2F57CD5B" w:rsidR="002F33C7" w:rsidRPr="001B0368" w:rsidRDefault="002F33C7"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noProof w:val="0"/>
                <w:lang w:val="en-GB"/>
              </w:rPr>
              <w:t>BaseObjectType</w:t>
            </w:r>
            <w:proofErr w:type="spellEnd"/>
            <w:r w:rsidRPr="001B0368">
              <w:rPr>
                <w:noProof w:val="0"/>
                <w:lang w:val="en-GB"/>
              </w:rPr>
              <w:t>.</w:t>
            </w:r>
          </w:p>
        </w:tc>
      </w:tr>
      <w:tr w:rsidR="002F33C7" w:rsidRPr="001B0368" w14:paraId="6F5101A7" w14:textId="77777777" w:rsidTr="00713EB6">
        <w:trPr>
          <w:jc w:val="center"/>
        </w:trPr>
        <w:tc>
          <w:tcPr>
            <w:tcW w:w="1473" w:type="dxa"/>
            <w:tcBorders>
              <w:top w:val="single" w:sz="4" w:space="0" w:color="auto"/>
              <w:left w:val="single" w:sz="4" w:space="0" w:color="auto"/>
              <w:bottom w:val="single" w:sz="4" w:space="0" w:color="auto"/>
              <w:right w:val="single" w:sz="4" w:space="0" w:color="auto"/>
            </w:tcBorders>
          </w:tcPr>
          <w:p w14:paraId="19380131"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03" w:type="dxa"/>
            <w:tcBorders>
              <w:top w:val="single" w:sz="4" w:space="0" w:color="auto"/>
              <w:left w:val="single" w:sz="4" w:space="0" w:color="auto"/>
              <w:bottom w:val="single" w:sz="4" w:space="0" w:color="auto"/>
              <w:right w:val="single" w:sz="4" w:space="0" w:color="auto"/>
            </w:tcBorders>
          </w:tcPr>
          <w:p w14:paraId="149286C6" w14:textId="77777777" w:rsidR="002F33C7" w:rsidRPr="001B0368" w:rsidRDefault="002F33C7" w:rsidP="00713EB6">
            <w:pPr>
              <w:pStyle w:val="TableText"/>
              <w:rPr>
                <w:noProof w:val="0"/>
                <w:lang w:val="en-GB"/>
              </w:rPr>
            </w:pPr>
            <w:r w:rsidRPr="001B0368">
              <w:rPr>
                <w:noProof w:val="0"/>
                <w:lang w:val="en-GB"/>
              </w:rPr>
              <w:t>Variable</w:t>
            </w:r>
          </w:p>
        </w:tc>
        <w:tc>
          <w:tcPr>
            <w:tcW w:w="2126" w:type="dxa"/>
            <w:tcBorders>
              <w:top w:val="single" w:sz="4" w:space="0" w:color="auto"/>
              <w:left w:val="single" w:sz="4" w:space="0" w:color="auto"/>
              <w:bottom w:val="single" w:sz="4" w:space="0" w:color="auto"/>
              <w:right w:val="single" w:sz="4" w:space="0" w:color="auto"/>
            </w:tcBorders>
          </w:tcPr>
          <w:p w14:paraId="544928D4" w14:textId="77777777" w:rsidR="002F33C7" w:rsidRPr="001B0368" w:rsidRDefault="002F33C7" w:rsidP="00713EB6">
            <w:pPr>
              <w:pStyle w:val="TableText"/>
              <w:rPr>
                <w:noProof w:val="0"/>
                <w:lang w:val="en-GB"/>
              </w:rPr>
            </w:pPr>
            <w:proofErr w:type="spellStart"/>
            <w:r w:rsidRPr="001B0368">
              <w:rPr>
                <w:noProof w:val="0"/>
                <w:lang w:val="en-GB"/>
              </w:rPr>
              <w:t>StateNumber</w:t>
            </w:r>
            <w:proofErr w:type="spellEnd"/>
          </w:p>
        </w:tc>
        <w:tc>
          <w:tcPr>
            <w:tcW w:w="1136" w:type="dxa"/>
            <w:tcBorders>
              <w:top w:val="single" w:sz="4" w:space="0" w:color="auto"/>
              <w:left w:val="single" w:sz="4" w:space="0" w:color="auto"/>
              <w:bottom w:val="single" w:sz="4" w:space="0" w:color="auto"/>
              <w:right w:val="single" w:sz="4" w:space="0" w:color="auto"/>
            </w:tcBorders>
          </w:tcPr>
          <w:p w14:paraId="15B0311F" w14:textId="77777777" w:rsidR="002F33C7" w:rsidRPr="001B0368" w:rsidRDefault="002F33C7" w:rsidP="00713EB6">
            <w:pPr>
              <w:pStyle w:val="TableText"/>
              <w:rPr>
                <w:noProof w:val="0"/>
                <w:lang w:val="en-GB"/>
              </w:rPr>
            </w:pPr>
            <w:r w:rsidRPr="001B0368">
              <w:rPr>
                <w:noProof w:val="0"/>
                <w:lang w:val="en-GB"/>
              </w:rPr>
              <w:t>UInt32</w:t>
            </w:r>
          </w:p>
        </w:tc>
        <w:tc>
          <w:tcPr>
            <w:tcW w:w="1502" w:type="dxa"/>
            <w:tcBorders>
              <w:top w:val="single" w:sz="4" w:space="0" w:color="auto"/>
              <w:left w:val="single" w:sz="4" w:space="0" w:color="auto"/>
              <w:bottom w:val="single" w:sz="4" w:space="0" w:color="auto"/>
              <w:right w:val="single" w:sz="4" w:space="0" w:color="auto"/>
            </w:tcBorders>
          </w:tcPr>
          <w:p w14:paraId="23593F84"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559" w:type="dxa"/>
            <w:tcBorders>
              <w:top w:val="single" w:sz="4" w:space="0" w:color="auto"/>
              <w:left w:val="single" w:sz="4" w:space="0" w:color="auto"/>
              <w:bottom w:val="single" w:sz="4" w:space="0" w:color="auto"/>
              <w:right w:val="single" w:sz="4" w:space="0" w:color="auto"/>
            </w:tcBorders>
          </w:tcPr>
          <w:p w14:paraId="31E668D8" w14:textId="132BF062" w:rsidR="002F33C7" w:rsidRPr="001B0368" w:rsidRDefault="002F33C7" w:rsidP="00713EB6">
            <w:pPr>
              <w:pStyle w:val="TableText"/>
              <w:rPr>
                <w:noProof w:val="0"/>
                <w:lang w:val="en-GB"/>
              </w:rPr>
            </w:pPr>
            <w:r w:rsidRPr="001B0368">
              <w:rPr>
                <w:noProof w:val="0"/>
                <w:lang w:val="en-GB"/>
              </w:rPr>
              <w:t>Mandatory</w:t>
            </w:r>
          </w:p>
        </w:tc>
      </w:tr>
      <w:tr w:rsidR="002F33C7" w:rsidRPr="001B0368" w14:paraId="4375F688" w14:textId="77777777" w:rsidTr="00713EB6">
        <w:trPr>
          <w:jc w:val="center"/>
        </w:trPr>
        <w:tc>
          <w:tcPr>
            <w:tcW w:w="1473" w:type="dxa"/>
            <w:tcBorders>
              <w:top w:val="single" w:sz="4" w:space="0" w:color="auto"/>
              <w:left w:val="single" w:sz="4" w:space="0" w:color="auto"/>
              <w:bottom w:val="single" w:sz="4" w:space="0" w:color="auto"/>
              <w:right w:val="single" w:sz="4" w:space="0" w:color="auto"/>
            </w:tcBorders>
          </w:tcPr>
          <w:p w14:paraId="11B9660C" w14:textId="77777777" w:rsidR="002F33C7" w:rsidRPr="001B0368" w:rsidRDefault="002F33C7" w:rsidP="00713EB6">
            <w:pPr>
              <w:pStyle w:val="TableText"/>
              <w:rPr>
                <w:noProof w:val="0"/>
                <w:lang w:val="en-GB"/>
              </w:rPr>
            </w:pPr>
            <w:proofErr w:type="spellStart"/>
            <w:r w:rsidRPr="001B0368">
              <w:rPr>
                <w:noProof w:val="0"/>
                <w:lang w:val="en-GB"/>
              </w:rPr>
              <w:t>HasSubtype</w:t>
            </w:r>
            <w:proofErr w:type="spellEnd"/>
          </w:p>
        </w:tc>
        <w:tc>
          <w:tcPr>
            <w:tcW w:w="1103" w:type="dxa"/>
            <w:tcBorders>
              <w:top w:val="single" w:sz="4" w:space="0" w:color="auto"/>
              <w:left w:val="single" w:sz="4" w:space="0" w:color="auto"/>
              <w:bottom w:val="single" w:sz="4" w:space="0" w:color="auto"/>
              <w:right w:val="single" w:sz="4" w:space="0" w:color="auto"/>
            </w:tcBorders>
          </w:tcPr>
          <w:p w14:paraId="108C8FF0" w14:textId="77777777" w:rsidR="002F33C7" w:rsidRPr="001B0368" w:rsidRDefault="002F33C7" w:rsidP="00713EB6">
            <w:pPr>
              <w:pStyle w:val="TableText"/>
              <w:rPr>
                <w:noProof w:val="0"/>
                <w:lang w:val="en-GB"/>
              </w:rPr>
            </w:pPr>
            <w:proofErr w:type="spellStart"/>
            <w:r w:rsidRPr="001B0368">
              <w:rPr>
                <w:noProof w:val="0"/>
                <w:lang w:val="en-GB"/>
              </w:rPr>
              <w:t>ObjectType</w:t>
            </w:r>
            <w:proofErr w:type="spellEnd"/>
          </w:p>
        </w:tc>
        <w:tc>
          <w:tcPr>
            <w:tcW w:w="2126" w:type="dxa"/>
            <w:tcBorders>
              <w:top w:val="single" w:sz="4" w:space="0" w:color="auto"/>
              <w:left w:val="single" w:sz="4" w:space="0" w:color="auto"/>
              <w:bottom w:val="single" w:sz="4" w:space="0" w:color="auto"/>
              <w:right w:val="single" w:sz="4" w:space="0" w:color="auto"/>
            </w:tcBorders>
          </w:tcPr>
          <w:p w14:paraId="7B7A98CA" w14:textId="77777777" w:rsidR="002F33C7" w:rsidRPr="001B0368" w:rsidRDefault="002F33C7" w:rsidP="00713EB6">
            <w:pPr>
              <w:pStyle w:val="TableText"/>
              <w:rPr>
                <w:noProof w:val="0"/>
                <w:lang w:val="en-GB"/>
              </w:rPr>
            </w:pPr>
            <w:proofErr w:type="spellStart"/>
            <w:r w:rsidRPr="001B0368">
              <w:rPr>
                <w:noProof w:val="0"/>
                <w:lang w:val="en-GB"/>
              </w:rPr>
              <w:t>InitialStateType</w:t>
            </w:r>
            <w:proofErr w:type="spellEnd"/>
          </w:p>
        </w:tc>
        <w:tc>
          <w:tcPr>
            <w:tcW w:w="4197" w:type="dxa"/>
            <w:gridSpan w:val="3"/>
            <w:tcBorders>
              <w:top w:val="single" w:sz="4" w:space="0" w:color="auto"/>
              <w:left w:val="single" w:sz="4" w:space="0" w:color="auto"/>
              <w:bottom w:val="single" w:sz="4" w:space="0" w:color="auto"/>
              <w:right w:val="single" w:sz="4" w:space="0" w:color="auto"/>
            </w:tcBorders>
          </w:tcPr>
          <w:p w14:paraId="29447CD6" w14:textId="3B7C2798" w:rsidR="002F33C7" w:rsidRPr="001B0368" w:rsidRDefault="002F33C7" w:rsidP="00713EB6">
            <w:pPr>
              <w:pStyle w:val="TableText"/>
              <w:rPr>
                <w:noProof w:val="0"/>
                <w:lang w:val="en-GB"/>
              </w:rPr>
            </w:pPr>
            <w:r w:rsidRPr="001B0368">
              <w:rPr>
                <w:noProof w:val="0"/>
                <w:lang w:val="en-GB"/>
              </w:rPr>
              <w:t xml:space="preserve">Defined in </w:t>
            </w:r>
            <w:r w:rsidR="002B014B" w:rsidRPr="001B0368">
              <w:rPr>
                <w:noProof w:val="0"/>
                <w:lang w:val="en-GB"/>
              </w:rPr>
              <w:fldChar w:fldCharType="begin"/>
            </w:r>
            <w:r w:rsidR="002B014B" w:rsidRPr="001B0368">
              <w:rPr>
                <w:noProof w:val="0"/>
                <w:lang w:val="en-GB"/>
              </w:rPr>
              <w:instrText xml:space="preserve"> REF _Ref33079186 \r \h </w:instrText>
            </w:r>
            <w:r w:rsidR="002B014B" w:rsidRPr="001B0368">
              <w:rPr>
                <w:noProof w:val="0"/>
                <w:lang w:val="en-GB"/>
              </w:rPr>
            </w:r>
            <w:r w:rsidR="002B014B" w:rsidRPr="001B0368">
              <w:rPr>
                <w:noProof w:val="0"/>
                <w:lang w:val="en-GB"/>
              </w:rPr>
              <w:fldChar w:fldCharType="separate"/>
            </w:r>
            <w:r w:rsidR="00C57605">
              <w:rPr>
                <w:noProof w:val="0"/>
                <w:lang w:val="en-GB"/>
              </w:rPr>
              <w:t>4.4.9</w:t>
            </w:r>
            <w:r w:rsidR="002B014B" w:rsidRPr="001B0368">
              <w:rPr>
                <w:noProof w:val="0"/>
                <w:lang w:val="en-GB"/>
              </w:rPr>
              <w:fldChar w:fldCharType="end"/>
            </w:r>
          </w:p>
        </w:tc>
      </w:tr>
      <w:tr w:rsidR="002F33C7" w:rsidRPr="001B0368" w14:paraId="1A17AD00" w14:textId="77777777" w:rsidTr="00713EB6">
        <w:trPr>
          <w:jc w:val="center"/>
        </w:trPr>
        <w:tc>
          <w:tcPr>
            <w:tcW w:w="1473" w:type="dxa"/>
            <w:tcBorders>
              <w:top w:val="single" w:sz="4" w:space="0" w:color="auto"/>
              <w:left w:val="single" w:sz="4" w:space="0" w:color="auto"/>
              <w:bottom w:val="single" w:sz="4" w:space="0" w:color="auto"/>
              <w:right w:val="single" w:sz="4" w:space="0" w:color="auto"/>
            </w:tcBorders>
          </w:tcPr>
          <w:p w14:paraId="1F7FA29D" w14:textId="77777777" w:rsidR="002F33C7" w:rsidRPr="001B0368" w:rsidRDefault="002F33C7" w:rsidP="00713EB6">
            <w:pPr>
              <w:pStyle w:val="TableText"/>
              <w:rPr>
                <w:noProof w:val="0"/>
                <w:lang w:val="en-GB"/>
              </w:rPr>
            </w:pPr>
            <w:proofErr w:type="spellStart"/>
            <w:r w:rsidRPr="001B0368">
              <w:rPr>
                <w:noProof w:val="0"/>
                <w:lang w:val="en-GB"/>
              </w:rPr>
              <w:t>HasSubtype</w:t>
            </w:r>
            <w:proofErr w:type="spellEnd"/>
          </w:p>
        </w:tc>
        <w:tc>
          <w:tcPr>
            <w:tcW w:w="1103" w:type="dxa"/>
            <w:tcBorders>
              <w:top w:val="single" w:sz="4" w:space="0" w:color="auto"/>
              <w:left w:val="single" w:sz="4" w:space="0" w:color="auto"/>
              <w:bottom w:val="single" w:sz="4" w:space="0" w:color="auto"/>
              <w:right w:val="single" w:sz="4" w:space="0" w:color="auto"/>
            </w:tcBorders>
          </w:tcPr>
          <w:p w14:paraId="7E8E2764" w14:textId="77777777" w:rsidR="002F33C7" w:rsidRPr="001B0368" w:rsidRDefault="002F33C7" w:rsidP="00713EB6">
            <w:pPr>
              <w:pStyle w:val="TableText"/>
              <w:rPr>
                <w:noProof w:val="0"/>
                <w:lang w:val="en-GB"/>
              </w:rPr>
            </w:pPr>
            <w:proofErr w:type="spellStart"/>
            <w:r w:rsidRPr="001B0368">
              <w:rPr>
                <w:noProof w:val="0"/>
                <w:lang w:val="en-GB"/>
              </w:rPr>
              <w:t>ObjectType</w:t>
            </w:r>
            <w:proofErr w:type="spellEnd"/>
          </w:p>
        </w:tc>
        <w:tc>
          <w:tcPr>
            <w:tcW w:w="2126" w:type="dxa"/>
            <w:tcBorders>
              <w:top w:val="single" w:sz="4" w:space="0" w:color="auto"/>
              <w:left w:val="single" w:sz="4" w:space="0" w:color="auto"/>
              <w:bottom w:val="single" w:sz="4" w:space="0" w:color="auto"/>
              <w:right w:val="single" w:sz="4" w:space="0" w:color="auto"/>
            </w:tcBorders>
          </w:tcPr>
          <w:p w14:paraId="2E8A16AC" w14:textId="77777777" w:rsidR="002F33C7" w:rsidRPr="001B0368" w:rsidRDefault="002F33C7" w:rsidP="00713EB6">
            <w:pPr>
              <w:pStyle w:val="TableText"/>
              <w:rPr>
                <w:noProof w:val="0"/>
                <w:lang w:val="en-GB"/>
              </w:rPr>
            </w:pPr>
            <w:proofErr w:type="spellStart"/>
            <w:r w:rsidRPr="001B0368">
              <w:rPr>
                <w:noProof w:val="0"/>
                <w:lang w:val="en-GB"/>
              </w:rPr>
              <w:t>ChoiceStateType</w:t>
            </w:r>
            <w:proofErr w:type="spellEnd"/>
          </w:p>
        </w:tc>
        <w:tc>
          <w:tcPr>
            <w:tcW w:w="4197" w:type="dxa"/>
            <w:gridSpan w:val="3"/>
            <w:tcBorders>
              <w:top w:val="single" w:sz="4" w:space="0" w:color="auto"/>
              <w:left w:val="single" w:sz="4" w:space="0" w:color="auto"/>
              <w:bottom w:val="single" w:sz="4" w:space="0" w:color="auto"/>
              <w:right w:val="single" w:sz="4" w:space="0" w:color="auto"/>
            </w:tcBorders>
          </w:tcPr>
          <w:p w14:paraId="02949B55" w14:textId="38F5388F" w:rsidR="002F33C7" w:rsidRPr="001B0368" w:rsidRDefault="002F33C7" w:rsidP="00713EB6">
            <w:pPr>
              <w:pStyle w:val="TableText"/>
              <w:rPr>
                <w:noProof w:val="0"/>
                <w:lang w:val="en-GB"/>
              </w:rPr>
            </w:pPr>
            <w:r w:rsidRPr="001B0368">
              <w:rPr>
                <w:noProof w:val="0"/>
                <w:lang w:val="en-GB"/>
              </w:rPr>
              <w:t>Defined in</w:t>
            </w:r>
            <w:r w:rsidR="002B014B" w:rsidRPr="001B0368">
              <w:rPr>
                <w:noProof w:val="0"/>
                <w:lang w:val="en-GB"/>
              </w:rPr>
              <w:t xml:space="preserve"> </w:t>
            </w:r>
            <w:r w:rsidR="002B014B" w:rsidRPr="001B0368">
              <w:rPr>
                <w:noProof w:val="0"/>
                <w:lang w:val="en-GB"/>
              </w:rPr>
              <w:fldChar w:fldCharType="begin"/>
            </w:r>
            <w:r w:rsidR="002B014B" w:rsidRPr="001B0368">
              <w:rPr>
                <w:noProof w:val="0"/>
                <w:lang w:val="en-GB"/>
              </w:rPr>
              <w:instrText xml:space="preserve"> REF _Ref33079242 \r \h </w:instrText>
            </w:r>
            <w:r w:rsidR="002B014B" w:rsidRPr="001B0368">
              <w:rPr>
                <w:noProof w:val="0"/>
                <w:lang w:val="en-GB"/>
              </w:rPr>
            </w:r>
            <w:r w:rsidR="002B014B" w:rsidRPr="001B0368">
              <w:rPr>
                <w:noProof w:val="0"/>
                <w:lang w:val="en-GB"/>
              </w:rPr>
              <w:fldChar w:fldCharType="separate"/>
            </w:r>
            <w:r w:rsidR="00C57605">
              <w:rPr>
                <w:noProof w:val="0"/>
                <w:lang w:val="en-GB"/>
              </w:rPr>
              <w:t>4.6.2</w:t>
            </w:r>
            <w:r w:rsidR="002B014B" w:rsidRPr="001B0368">
              <w:rPr>
                <w:noProof w:val="0"/>
                <w:lang w:val="en-GB"/>
              </w:rPr>
              <w:fldChar w:fldCharType="end"/>
            </w:r>
          </w:p>
        </w:tc>
      </w:tr>
      <w:tr w:rsidR="007D58DF" w:rsidRPr="001B0368" w14:paraId="657A76F7" w14:textId="77777777" w:rsidTr="00AC165E">
        <w:trPr>
          <w:jc w:val="center"/>
        </w:trPr>
        <w:tc>
          <w:tcPr>
            <w:tcW w:w="8899" w:type="dxa"/>
            <w:gridSpan w:val="6"/>
            <w:tcBorders>
              <w:top w:val="single" w:sz="4" w:space="0" w:color="auto"/>
              <w:left w:val="single" w:sz="4" w:space="0" w:color="auto"/>
              <w:bottom w:val="single" w:sz="4" w:space="0" w:color="auto"/>
              <w:right w:val="single" w:sz="4" w:space="0" w:color="auto"/>
            </w:tcBorders>
          </w:tcPr>
          <w:p w14:paraId="7FF7EE35" w14:textId="18BC85E7"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123E1866" w14:textId="77777777" w:rsidTr="00AC165E">
        <w:trPr>
          <w:jc w:val="center"/>
        </w:trPr>
        <w:tc>
          <w:tcPr>
            <w:tcW w:w="8899" w:type="dxa"/>
            <w:gridSpan w:val="6"/>
            <w:tcBorders>
              <w:top w:val="single" w:sz="4" w:space="0" w:color="auto"/>
              <w:left w:val="single" w:sz="4" w:space="0" w:color="auto"/>
              <w:bottom w:val="single" w:sz="4" w:space="0" w:color="auto"/>
              <w:right w:val="single" w:sz="4" w:space="0" w:color="auto"/>
            </w:tcBorders>
          </w:tcPr>
          <w:p w14:paraId="1B331876" w14:textId="733AB700" w:rsidR="007D58DF" w:rsidRPr="001B0368" w:rsidRDefault="007D58DF" w:rsidP="00713EB6">
            <w:pPr>
              <w:pStyle w:val="TableText"/>
              <w:rPr>
                <w:noProof w:val="0"/>
                <w:lang w:val="en-GB"/>
              </w:rPr>
            </w:pPr>
            <w:r w:rsidRPr="001B0368">
              <w:rPr>
                <w:noProof w:val="0"/>
                <w:lang w:val="en-GB"/>
              </w:rPr>
              <w:t>Base Info Finite State Machine Instance</w:t>
            </w:r>
          </w:p>
        </w:tc>
      </w:tr>
    </w:tbl>
    <w:p w14:paraId="1954976C" w14:textId="77777777" w:rsidR="002F33C7" w:rsidRPr="001B0368" w:rsidRDefault="002F33C7" w:rsidP="002F33C7">
      <w:pPr>
        <w:pStyle w:val="spacer"/>
        <w:rPr>
          <w:rFonts w:eastAsia="平成明朝"/>
          <w:noProof w:val="0"/>
          <w:lang w:eastAsia="fr-FR"/>
        </w:rPr>
      </w:pPr>
    </w:p>
    <w:p w14:paraId="5D41BA1D" w14:textId="77777777" w:rsidR="002F33C7" w:rsidRPr="001B0368" w:rsidRDefault="002F33C7" w:rsidP="002F33C7">
      <w:pPr>
        <w:pStyle w:val="Heading3"/>
        <w:rPr>
          <w:noProof w:val="0"/>
        </w:rPr>
      </w:pPr>
      <w:bookmarkStart w:id="204" w:name="_Ref33079186"/>
      <w:bookmarkStart w:id="205" w:name="_Toc84953495"/>
      <w:proofErr w:type="spellStart"/>
      <w:r w:rsidRPr="001B0368">
        <w:rPr>
          <w:noProof w:val="0"/>
        </w:rPr>
        <w:t>InitialStateType</w:t>
      </w:r>
      <w:bookmarkEnd w:id="204"/>
      <w:bookmarkEnd w:id="205"/>
      <w:proofErr w:type="spellEnd"/>
    </w:p>
    <w:p w14:paraId="3D8DC6FF" w14:textId="7B0ABFF6" w:rsidR="002F33C7" w:rsidRPr="001B0368" w:rsidRDefault="002F33C7" w:rsidP="002F33C7">
      <w:pPr>
        <w:pStyle w:val="PARAGRAPH"/>
        <w:rPr>
          <w:noProof w:val="0"/>
        </w:rPr>
      </w:pPr>
      <w:r w:rsidRPr="001B0368">
        <w:rPr>
          <w:noProof w:val="0"/>
        </w:rPr>
        <w:t xml:space="preserve">The </w:t>
      </w:r>
      <w:proofErr w:type="spellStart"/>
      <w:r w:rsidRPr="001B0368">
        <w:rPr>
          <w:i/>
          <w:noProof w:val="0"/>
        </w:rPr>
        <w:t>InitialStateType</w:t>
      </w:r>
      <w:proofErr w:type="spellEnd"/>
      <w:r w:rsidRPr="001B0368">
        <w:rPr>
          <w:noProof w:val="0"/>
        </w:rPr>
        <w:t xml:space="preserve"> is a subtype of the </w:t>
      </w:r>
      <w:proofErr w:type="spellStart"/>
      <w:r w:rsidRPr="001B0368">
        <w:rPr>
          <w:i/>
          <w:noProof w:val="0"/>
        </w:rPr>
        <w:t>StateType</w:t>
      </w:r>
      <w:proofErr w:type="spellEnd"/>
      <w:r w:rsidRPr="001B0368">
        <w:rPr>
          <w:noProof w:val="0"/>
        </w:rPr>
        <w:t xml:space="preserve"> and is formally defined in</w:t>
      </w:r>
      <w:r w:rsidR="002B014B" w:rsidRPr="001B0368">
        <w:rPr>
          <w:noProof w:val="0"/>
        </w:rPr>
        <w:t xml:space="preserve"> </w:t>
      </w:r>
      <w:r w:rsidR="002B014B" w:rsidRPr="001B0368">
        <w:rPr>
          <w:noProof w:val="0"/>
        </w:rPr>
        <w:fldChar w:fldCharType="begin"/>
      </w:r>
      <w:r w:rsidR="002B014B" w:rsidRPr="001B0368">
        <w:rPr>
          <w:noProof w:val="0"/>
        </w:rPr>
        <w:instrText xml:space="preserve"> REF _Ref33079318 \h </w:instrText>
      </w:r>
      <w:r w:rsidR="002B014B" w:rsidRPr="001B0368">
        <w:rPr>
          <w:noProof w:val="0"/>
        </w:rPr>
      </w:r>
      <w:r w:rsidR="002B014B" w:rsidRPr="001B0368">
        <w:rPr>
          <w:noProof w:val="0"/>
        </w:rPr>
        <w:fldChar w:fldCharType="separate"/>
      </w:r>
      <w:r w:rsidR="00C57605" w:rsidRPr="001B0368">
        <w:rPr>
          <w:noProof w:val="0"/>
        </w:rPr>
        <w:t xml:space="preserve">Table </w:t>
      </w:r>
      <w:r w:rsidR="00C57605">
        <w:t>8</w:t>
      </w:r>
      <w:r w:rsidR="002B014B" w:rsidRPr="001B0368">
        <w:rPr>
          <w:noProof w:val="0"/>
        </w:rPr>
        <w:fldChar w:fldCharType="end"/>
      </w:r>
      <w:r w:rsidRPr="001B0368">
        <w:rPr>
          <w:noProof w:val="0"/>
        </w:rPr>
        <w:t xml:space="preserve">. An </w:t>
      </w:r>
      <w:r w:rsidRPr="001B0368">
        <w:rPr>
          <w:i/>
          <w:noProof w:val="0"/>
        </w:rPr>
        <w:t>Object</w:t>
      </w:r>
      <w:r w:rsidRPr="001B0368">
        <w:rPr>
          <w:noProof w:val="0"/>
        </w:rPr>
        <w:t xml:space="preserve"> of the </w:t>
      </w:r>
      <w:proofErr w:type="spellStart"/>
      <w:r w:rsidRPr="001B0368">
        <w:rPr>
          <w:i/>
          <w:noProof w:val="0"/>
        </w:rPr>
        <w:t>InitialStateType</w:t>
      </w:r>
      <w:proofErr w:type="spellEnd"/>
      <w:r w:rsidRPr="001B0368">
        <w:rPr>
          <w:noProof w:val="0"/>
        </w:rPr>
        <w:t xml:space="preserve"> represents the </w:t>
      </w:r>
      <w:r w:rsidRPr="001B0368">
        <w:rPr>
          <w:i/>
          <w:noProof w:val="0"/>
        </w:rPr>
        <w:t>State</w:t>
      </w:r>
      <w:r w:rsidRPr="001B0368">
        <w:rPr>
          <w:noProof w:val="0"/>
        </w:rPr>
        <w:t xml:space="preserve"> that a </w:t>
      </w:r>
      <w:proofErr w:type="spellStart"/>
      <w:r w:rsidRPr="001B0368">
        <w:rPr>
          <w:i/>
          <w:noProof w:val="0"/>
        </w:rPr>
        <w:t>FiniteStateMachine</w:t>
      </w:r>
      <w:proofErr w:type="spellEnd"/>
      <w:r w:rsidRPr="001B0368">
        <w:rPr>
          <w:noProof w:val="0"/>
        </w:rPr>
        <w:t xml:space="preserve"> enters when it is activated. Each </w:t>
      </w:r>
      <w:proofErr w:type="spellStart"/>
      <w:r w:rsidRPr="001B0368">
        <w:rPr>
          <w:i/>
          <w:noProof w:val="0"/>
        </w:rPr>
        <w:t>FiniteStateMachine</w:t>
      </w:r>
      <w:proofErr w:type="spellEnd"/>
      <w:r w:rsidRPr="001B0368">
        <w:rPr>
          <w:noProof w:val="0"/>
        </w:rPr>
        <w:t xml:space="preserve"> can have at most one </w:t>
      </w:r>
      <w:r w:rsidRPr="001B0368">
        <w:rPr>
          <w:i/>
          <w:noProof w:val="0"/>
        </w:rPr>
        <w:t>State</w:t>
      </w:r>
      <w:r w:rsidRPr="001B0368">
        <w:rPr>
          <w:noProof w:val="0"/>
        </w:rPr>
        <w:t xml:space="preserve"> of type </w:t>
      </w:r>
      <w:proofErr w:type="spellStart"/>
      <w:r w:rsidRPr="001B0368">
        <w:rPr>
          <w:i/>
          <w:noProof w:val="0"/>
        </w:rPr>
        <w:t>InitialStateType</w:t>
      </w:r>
      <w:proofErr w:type="spellEnd"/>
      <w:r w:rsidRPr="001B0368">
        <w:rPr>
          <w:noProof w:val="0"/>
        </w:rPr>
        <w:t xml:space="preserve">, but a </w:t>
      </w:r>
      <w:proofErr w:type="spellStart"/>
      <w:r w:rsidRPr="001B0368">
        <w:rPr>
          <w:i/>
          <w:noProof w:val="0"/>
        </w:rPr>
        <w:t>FiniteStateMachine</w:t>
      </w:r>
      <w:proofErr w:type="spellEnd"/>
      <w:r w:rsidRPr="001B0368">
        <w:rPr>
          <w:noProof w:val="0"/>
        </w:rPr>
        <w:t xml:space="preserve"> does not have to have a </w:t>
      </w:r>
      <w:r w:rsidRPr="001B0368">
        <w:rPr>
          <w:i/>
          <w:noProof w:val="0"/>
        </w:rPr>
        <w:t>State</w:t>
      </w:r>
      <w:r w:rsidRPr="001B0368">
        <w:rPr>
          <w:noProof w:val="0"/>
        </w:rPr>
        <w:t xml:space="preserve"> of this type.</w:t>
      </w:r>
    </w:p>
    <w:p w14:paraId="03180406" w14:textId="58730B45" w:rsidR="002F33C7" w:rsidRPr="001B0368" w:rsidRDefault="002F33C7" w:rsidP="002F33C7">
      <w:pPr>
        <w:pStyle w:val="PARAGRAPH"/>
        <w:rPr>
          <w:noProof w:val="0"/>
        </w:rPr>
      </w:pPr>
      <w:r w:rsidRPr="001B0368">
        <w:rPr>
          <w:noProof w:val="0"/>
        </w:rPr>
        <w:t xml:space="preserve">A </w:t>
      </w:r>
      <w:proofErr w:type="spellStart"/>
      <w:r w:rsidRPr="001B0368">
        <w:rPr>
          <w:i/>
          <w:noProof w:val="0"/>
        </w:rPr>
        <w:t>SubStateMachine</w:t>
      </w:r>
      <w:proofErr w:type="spellEnd"/>
      <w:r w:rsidRPr="001B0368">
        <w:rPr>
          <w:noProof w:val="0"/>
        </w:rPr>
        <w:t xml:space="preserve"> goes into its initial state whenever the parent state is entered. However, a state machine may define a transition that goes directly to a state of the </w:t>
      </w:r>
      <w:proofErr w:type="spellStart"/>
      <w:r w:rsidRPr="001B0368">
        <w:rPr>
          <w:i/>
          <w:noProof w:val="0"/>
        </w:rPr>
        <w:t>SubStateMachine</w:t>
      </w:r>
      <w:proofErr w:type="spellEnd"/>
      <w:r w:rsidRPr="001B0368">
        <w:rPr>
          <w:noProof w:val="0"/>
        </w:rPr>
        <w:t xml:space="preserve">. In this case the </w:t>
      </w:r>
      <w:proofErr w:type="spellStart"/>
      <w:r w:rsidRPr="001B0368">
        <w:rPr>
          <w:i/>
          <w:noProof w:val="0"/>
        </w:rPr>
        <w:t>SubStateMachine</w:t>
      </w:r>
      <w:proofErr w:type="spellEnd"/>
      <w:r w:rsidRPr="001B0368">
        <w:rPr>
          <w:noProof w:val="0"/>
        </w:rPr>
        <w:t xml:space="preserve"> goes into that </w:t>
      </w:r>
      <w:r w:rsidRPr="001B0368">
        <w:rPr>
          <w:i/>
          <w:noProof w:val="0"/>
        </w:rPr>
        <w:t>State</w:t>
      </w:r>
      <w:r w:rsidRPr="001B0368">
        <w:rPr>
          <w:noProof w:val="0"/>
        </w:rPr>
        <w:t xml:space="preserve"> instead of the initial </w:t>
      </w:r>
      <w:r w:rsidRPr="001B0368">
        <w:rPr>
          <w:i/>
          <w:noProof w:val="0"/>
        </w:rPr>
        <w:t>State</w:t>
      </w:r>
      <w:r w:rsidRPr="001B0368">
        <w:rPr>
          <w:noProof w:val="0"/>
        </w:rPr>
        <w:t>. The two scenarios are illustrated in</w:t>
      </w:r>
      <w:r w:rsidR="002B014B" w:rsidRPr="001B0368">
        <w:rPr>
          <w:noProof w:val="0"/>
        </w:rPr>
        <w:t xml:space="preserve"> </w:t>
      </w:r>
      <w:r w:rsidR="002B014B" w:rsidRPr="001B0368">
        <w:rPr>
          <w:noProof w:val="0"/>
        </w:rPr>
        <w:fldChar w:fldCharType="begin"/>
      </w:r>
      <w:r w:rsidR="002B014B" w:rsidRPr="001B0368">
        <w:rPr>
          <w:noProof w:val="0"/>
        </w:rPr>
        <w:instrText xml:space="preserve"> REF _Ref33079550 \h </w:instrText>
      </w:r>
      <w:r w:rsidR="002B014B" w:rsidRPr="001B0368">
        <w:rPr>
          <w:noProof w:val="0"/>
        </w:rPr>
      </w:r>
      <w:r w:rsidR="002B014B" w:rsidRPr="001B0368">
        <w:rPr>
          <w:noProof w:val="0"/>
        </w:rPr>
        <w:fldChar w:fldCharType="separate"/>
      </w:r>
      <w:r w:rsidR="00C57605" w:rsidRPr="001B0368">
        <w:rPr>
          <w:noProof w:val="0"/>
        </w:rPr>
        <w:t xml:space="preserve">Figure </w:t>
      </w:r>
      <w:r w:rsidR="00C57605">
        <w:t>6</w:t>
      </w:r>
      <w:r w:rsidR="002B014B" w:rsidRPr="001B0368">
        <w:rPr>
          <w:noProof w:val="0"/>
        </w:rPr>
        <w:fldChar w:fldCharType="end"/>
      </w:r>
      <w:r w:rsidRPr="001B0368">
        <w:rPr>
          <w:noProof w:val="0"/>
        </w:rPr>
        <w:t xml:space="preserve">. The transition from State5 to State6 causes the </w:t>
      </w:r>
      <w:proofErr w:type="spellStart"/>
      <w:r w:rsidRPr="001B0368">
        <w:rPr>
          <w:i/>
          <w:noProof w:val="0"/>
        </w:rPr>
        <w:t>SubStateMachine</w:t>
      </w:r>
      <w:proofErr w:type="spellEnd"/>
      <w:r w:rsidRPr="001B0368">
        <w:rPr>
          <w:noProof w:val="0"/>
        </w:rPr>
        <w:t xml:space="preserve"> to go into the initial </w:t>
      </w:r>
      <w:r w:rsidRPr="001B0368">
        <w:rPr>
          <w:i/>
          <w:noProof w:val="0"/>
        </w:rPr>
        <w:t>State</w:t>
      </w:r>
      <w:r w:rsidRPr="001B0368">
        <w:rPr>
          <w:noProof w:val="0"/>
        </w:rPr>
        <w:t xml:space="preserve"> (State7), however, the transition from State4 to State8 causes the parent machine to go to State6 and the </w:t>
      </w:r>
      <w:proofErr w:type="spellStart"/>
      <w:r w:rsidRPr="001B0368">
        <w:rPr>
          <w:i/>
          <w:noProof w:val="0"/>
        </w:rPr>
        <w:t>SubStateMachine</w:t>
      </w:r>
      <w:proofErr w:type="spellEnd"/>
      <w:r w:rsidRPr="001B0368">
        <w:rPr>
          <w:noProof w:val="0"/>
        </w:rPr>
        <w:t xml:space="preserve"> will go to State8.</w:t>
      </w:r>
    </w:p>
    <w:p w14:paraId="4B5F166C" w14:textId="77777777" w:rsidR="002F33C7" w:rsidRPr="001B0368" w:rsidRDefault="002F33C7" w:rsidP="002F33C7">
      <w:pPr>
        <w:pStyle w:val="Figure"/>
        <w:rPr>
          <w:noProof w:val="0"/>
          <w:lang w:val="en-GB"/>
        </w:rPr>
      </w:pPr>
      <w:r w:rsidRPr="001B0368">
        <w:rPr>
          <w:lang w:val="en-GB" w:eastAsia="en-US"/>
        </w:rPr>
        <w:drawing>
          <wp:inline distT="0" distB="0" distL="0" distR="0" wp14:anchorId="2579F034" wp14:editId="5200D33B">
            <wp:extent cx="4102100" cy="377190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2100" cy="3771900"/>
                    </a:xfrm>
                    <a:prstGeom prst="rect">
                      <a:avLst/>
                    </a:prstGeom>
                    <a:noFill/>
                    <a:ln w="6350" cmpd="sng">
                      <a:solidFill>
                        <a:srgbClr val="000000"/>
                      </a:solidFill>
                      <a:miter lim="800000"/>
                      <a:headEnd/>
                      <a:tailEnd/>
                    </a:ln>
                    <a:effectLst/>
                  </pic:spPr>
                </pic:pic>
              </a:graphicData>
            </a:graphic>
          </wp:inline>
        </w:drawing>
      </w:r>
    </w:p>
    <w:p w14:paraId="19EC0894" w14:textId="6A30C464" w:rsidR="002F33C7" w:rsidRPr="001B0368" w:rsidRDefault="00F57D07" w:rsidP="002F33C7">
      <w:pPr>
        <w:pStyle w:val="FIGURE-title"/>
        <w:rPr>
          <w:noProof w:val="0"/>
        </w:rPr>
      </w:pPr>
      <w:bookmarkStart w:id="206" w:name="_Ref33079550"/>
      <w:bookmarkStart w:id="207" w:name="_Toc84953525"/>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6</w:t>
      </w:r>
      <w:r w:rsidRPr="001B0368">
        <w:rPr>
          <w:noProof w:val="0"/>
        </w:rPr>
        <w:fldChar w:fldCharType="end"/>
      </w:r>
      <w:bookmarkEnd w:id="206"/>
      <w:r w:rsidRPr="001B0368">
        <w:rPr>
          <w:noProof w:val="0"/>
        </w:rPr>
        <w:t xml:space="preserve"> – </w:t>
      </w:r>
      <w:r w:rsidR="002F33C7" w:rsidRPr="001B0368">
        <w:rPr>
          <w:noProof w:val="0"/>
        </w:rPr>
        <w:t>Example of an initial State in a sub-machine</w:t>
      </w:r>
      <w:bookmarkEnd w:id="207"/>
    </w:p>
    <w:p w14:paraId="0F11C9FE" w14:textId="77777777" w:rsidR="002F33C7" w:rsidRPr="001B0368" w:rsidRDefault="002F33C7" w:rsidP="002F33C7">
      <w:pPr>
        <w:pStyle w:val="PARAGRAPH"/>
        <w:rPr>
          <w:noProof w:val="0"/>
        </w:rPr>
      </w:pPr>
      <w:r w:rsidRPr="001B0368">
        <w:rPr>
          <w:noProof w:val="0"/>
        </w:rPr>
        <w:t xml:space="preserve">If no initial state for a </w:t>
      </w:r>
      <w:proofErr w:type="spellStart"/>
      <w:r w:rsidRPr="001B0368">
        <w:rPr>
          <w:i/>
          <w:noProof w:val="0"/>
        </w:rPr>
        <w:t>SubStateMachine</w:t>
      </w:r>
      <w:proofErr w:type="spellEnd"/>
      <w:r w:rsidRPr="001B0368">
        <w:rPr>
          <w:noProof w:val="0"/>
        </w:rPr>
        <w:t xml:space="preserve"> exists and the </w:t>
      </w:r>
      <w:r w:rsidRPr="001B0368">
        <w:rPr>
          <w:i/>
          <w:noProof w:val="0"/>
        </w:rPr>
        <w:t>State</w:t>
      </w:r>
      <w:r w:rsidRPr="001B0368">
        <w:rPr>
          <w:noProof w:val="0"/>
        </w:rPr>
        <w:t xml:space="preserve"> having the </w:t>
      </w:r>
      <w:proofErr w:type="spellStart"/>
      <w:r w:rsidRPr="001B0368">
        <w:rPr>
          <w:i/>
          <w:noProof w:val="0"/>
        </w:rPr>
        <w:t>SubStateMachine</w:t>
      </w:r>
      <w:proofErr w:type="spellEnd"/>
      <w:r w:rsidRPr="001B0368">
        <w:rPr>
          <w:noProof w:val="0"/>
        </w:rPr>
        <w:t xml:space="preserve"> is entered directly, then the </w:t>
      </w:r>
      <w:r w:rsidRPr="001B0368">
        <w:rPr>
          <w:i/>
          <w:noProof w:val="0"/>
        </w:rPr>
        <w:t>State</w:t>
      </w:r>
      <w:r w:rsidRPr="001B0368">
        <w:rPr>
          <w:noProof w:val="0"/>
        </w:rPr>
        <w:t xml:space="preserve"> of the </w:t>
      </w:r>
      <w:proofErr w:type="spellStart"/>
      <w:r w:rsidRPr="001B0368">
        <w:rPr>
          <w:i/>
          <w:noProof w:val="0"/>
        </w:rPr>
        <w:t>SubStateMachine</w:t>
      </w:r>
      <w:proofErr w:type="spellEnd"/>
      <w:r w:rsidRPr="001B0368">
        <w:rPr>
          <w:noProof w:val="0"/>
        </w:rPr>
        <w:t xml:space="preserve"> is </w:t>
      </w:r>
      <w:proofErr w:type="gramStart"/>
      <w:r w:rsidRPr="001B0368">
        <w:rPr>
          <w:noProof w:val="0"/>
        </w:rPr>
        <w:t>server-specific</w:t>
      </w:r>
      <w:proofErr w:type="gramEnd"/>
      <w:r w:rsidRPr="001B0368">
        <w:rPr>
          <w:noProof w:val="0"/>
        </w:rPr>
        <w:t>.</w:t>
      </w:r>
    </w:p>
    <w:p w14:paraId="387EDFE7" w14:textId="58247104" w:rsidR="002F33C7" w:rsidRPr="001B0368" w:rsidRDefault="00F52AFE" w:rsidP="002F33C7">
      <w:pPr>
        <w:pStyle w:val="TABLE-title"/>
        <w:rPr>
          <w:noProof w:val="0"/>
        </w:rPr>
      </w:pPr>
      <w:bookmarkStart w:id="208" w:name="_Ref33079318"/>
      <w:bookmarkStart w:id="209" w:name="_Toc84953544"/>
      <w:r w:rsidRPr="001B0368">
        <w:rPr>
          <w:noProof w:val="0"/>
        </w:rPr>
        <w:lastRenderedPageBreak/>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8</w:t>
      </w:r>
      <w:r w:rsidRPr="001B0368">
        <w:rPr>
          <w:noProof w:val="0"/>
        </w:rPr>
        <w:fldChar w:fldCharType="end"/>
      </w:r>
      <w:bookmarkEnd w:id="208"/>
      <w:r w:rsidRPr="001B0368">
        <w:rPr>
          <w:noProof w:val="0"/>
        </w:rPr>
        <w:t xml:space="preserve"> – </w:t>
      </w:r>
      <w:proofErr w:type="spellStart"/>
      <w:r w:rsidR="002F33C7" w:rsidRPr="001B0368">
        <w:rPr>
          <w:noProof w:val="0"/>
        </w:rPr>
        <w:t>InitialStateType</w:t>
      </w:r>
      <w:proofErr w:type="spellEnd"/>
      <w:r w:rsidR="002F33C7" w:rsidRPr="001B0368">
        <w:rPr>
          <w:noProof w:val="0"/>
        </w:rPr>
        <w:t xml:space="preserve"> definition</w:t>
      </w:r>
      <w:bookmarkEnd w:id="209"/>
    </w:p>
    <w:tbl>
      <w:tblPr>
        <w:tblW w:w="89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73"/>
        <w:gridCol w:w="444"/>
        <w:gridCol w:w="690"/>
        <w:gridCol w:w="2126"/>
        <w:gridCol w:w="1136"/>
        <w:gridCol w:w="1470"/>
        <w:gridCol w:w="1659"/>
      </w:tblGrid>
      <w:tr w:rsidR="002F33C7" w:rsidRPr="001B0368" w14:paraId="6ED9F627" w14:textId="77777777" w:rsidTr="00713EB6">
        <w:trPr>
          <w:jc w:val="center"/>
        </w:trPr>
        <w:tc>
          <w:tcPr>
            <w:tcW w:w="1917" w:type="dxa"/>
            <w:gridSpan w:val="2"/>
            <w:tcBorders>
              <w:top w:val="single" w:sz="4" w:space="0" w:color="auto"/>
              <w:left w:val="single" w:sz="4" w:space="0" w:color="auto"/>
              <w:bottom w:val="double" w:sz="4" w:space="0" w:color="auto"/>
              <w:right w:val="single" w:sz="4" w:space="0" w:color="auto"/>
            </w:tcBorders>
          </w:tcPr>
          <w:p w14:paraId="76607775" w14:textId="77777777" w:rsidR="002F33C7" w:rsidRPr="001B0368" w:rsidRDefault="002F33C7" w:rsidP="00713EB6">
            <w:pPr>
              <w:pStyle w:val="TableText"/>
              <w:rPr>
                <w:b/>
                <w:noProof w:val="0"/>
                <w:lang w:val="en-GB"/>
              </w:rPr>
            </w:pPr>
            <w:r w:rsidRPr="001B0368">
              <w:rPr>
                <w:b/>
                <w:noProof w:val="0"/>
                <w:lang w:val="en-GB"/>
              </w:rPr>
              <w:t>Attribute</w:t>
            </w:r>
          </w:p>
        </w:tc>
        <w:tc>
          <w:tcPr>
            <w:tcW w:w="7081" w:type="dxa"/>
            <w:gridSpan w:val="5"/>
            <w:tcBorders>
              <w:top w:val="single" w:sz="4" w:space="0" w:color="auto"/>
              <w:left w:val="single" w:sz="4" w:space="0" w:color="auto"/>
              <w:bottom w:val="double" w:sz="4" w:space="0" w:color="auto"/>
              <w:right w:val="single" w:sz="4" w:space="0" w:color="auto"/>
            </w:tcBorders>
          </w:tcPr>
          <w:p w14:paraId="6DD3BBD6"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03FE7CE5" w14:textId="77777777" w:rsidTr="00713EB6">
        <w:trPr>
          <w:jc w:val="center"/>
        </w:trPr>
        <w:tc>
          <w:tcPr>
            <w:tcW w:w="1917" w:type="dxa"/>
            <w:gridSpan w:val="2"/>
            <w:tcBorders>
              <w:top w:val="double" w:sz="4" w:space="0" w:color="auto"/>
              <w:left w:val="single" w:sz="4" w:space="0" w:color="auto"/>
              <w:bottom w:val="single" w:sz="4" w:space="0" w:color="auto"/>
              <w:right w:val="single" w:sz="4" w:space="0" w:color="auto"/>
            </w:tcBorders>
          </w:tcPr>
          <w:p w14:paraId="3AC52849"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081" w:type="dxa"/>
            <w:gridSpan w:val="5"/>
            <w:tcBorders>
              <w:top w:val="double" w:sz="4" w:space="0" w:color="auto"/>
              <w:left w:val="single" w:sz="4" w:space="0" w:color="auto"/>
              <w:bottom w:val="single" w:sz="4" w:space="0" w:color="auto"/>
              <w:right w:val="single" w:sz="4" w:space="0" w:color="auto"/>
            </w:tcBorders>
          </w:tcPr>
          <w:p w14:paraId="38A74493" w14:textId="77777777" w:rsidR="002F33C7" w:rsidRPr="001B0368" w:rsidRDefault="002F33C7" w:rsidP="00713EB6">
            <w:pPr>
              <w:pStyle w:val="TableText"/>
              <w:rPr>
                <w:noProof w:val="0"/>
                <w:lang w:val="en-GB"/>
              </w:rPr>
            </w:pPr>
            <w:proofErr w:type="spellStart"/>
            <w:r w:rsidRPr="001B0368">
              <w:rPr>
                <w:noProof w:val="0"/>
                <w:lang w:val="en-GB"/>
              </w:rPr>
              <w:t>InitialStateType</w:t>
            </w:r>
            <w:proofErr w:type="spellEnd"/>
          </w:p>
        </w:tc>
      </w:tr>
      <w:tr w:rsidR="002F33C7" w:rsidRPr="001B0368" w14:paraId="08F6C3EA" w14:textId="77777777" w:rsidTr="00713EB6">
        <w:trPr>
          <w:jc w:val="center"/>
        </w:trPr>
        <w:tc>
          <w:tcPr>
            <w:tcW w:w="1917" w:type="dxa"/>
            <w:gridSpan w:val="2"/>
            <w:tcBorders>
              <w:top w:val="single" w:sz="4" w:space="0" w:color="auto"/>
              <w:left w:val="single" w:sz="4" w:space="0" w:color="auto"/>
              <w:bottom w:val="single" w:sz="4" w:space="0" w:color="auto"/>
              <w:right w:val="single" w:sz="4" w:space="0" w:color="auto"/>
            </w:tcBorders>
          </w:tcPr>
          <w:p w14:paraId="550A073A"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081" w:type="dxa"/>
            <w:gridSpan w:val="5"/>
            <w:tcBorders>
              <w:top w:val="single" w:sz="4" w:space="0" w:color="auto"/>
              <w:left w:val="single" w:sz="4" w:space="0" w:color="auto"/>
              <w:bottom w:val="single" w:sz="4" w:space="0" w:color="auto"/>
              <w:right w:val="single" w:sz="4" w:space="0" w:color="auto"/>
            </w:tcBorders>
          </w:tcPr>
          <w:p w14:paraId="7CC41216"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5AAEE22A" w14:textId="77777777" w:rsidTr="00713EB6">
        <w:trPr>
          <w:jc w:val="center"/>
        </w:trPr>
        <w:tc>
          <w:tcPr>
            <w:tcW w:w="1473" w:type="dxa"/>
            <w:tcBorders>
              <w:top w:val="single" w:sz="4" w:space="0" w:color="auto"/>
              <w:left w:val="single" w:sz="4" w:space="0" w:color="auto"/>
              <w:bottom w:val="double" w:sz="4" w:space="0" w:color="auto"/>
              <w:right w:val="single" w:sz="4" w:space="0" w:color="auto"/>
            </w:tcBorders>
          </w:tcPr>
          <w:p w14:paraId="7DC6AD77" w14:textId="77777777" w:rsidR="002F33C7" w:rsidRPr="001B0368" w:rsidRDefault="002F33C7" w:rsidP="00713EB6">
            <w:pPr>
              <w:pStyle w:val="TableText"/>
              <w:rPr>
                <w:b/>
                <w:noProof w:val="0"/>
                <w:lang w:val="en-GB"/>
              </w:rPr>
            </w:pPr>
            <w:r w:rsidRPr="001B0368">
              <w:rPr>
                <w:b/>
                <w:noProof w:val="0"/>
                <w:lang w:val="en-G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49F996AE"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126" w:type="dxa"/>
            <w:tcBorders>
              <w:top w:val="single" w:sz="4" w:space="0" w:color="auto"/>
              <w:left w:val="single" w:sz="4" w:space="0" w:color="auto"/>
              <w:bottom w:val="double" w:sz="4" w:space="0" w:color="auto"/>
              <w:right w:val="single" w:sz="4" w:space="0" w:color="auto"/>
            </w:tcBorders>
          </w:tcPr>
          <w:p w14:paraId="07167325"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136" w:type="dxa"/>
            <w:tcBorders>
              <w:top w:val="single" w:sz="4" w:space="0" w:color="auto"/>
              <w:left w:val="single" w:sz="4" w:space="0" w:color="auto"/>
              <w:bottom w:val="double" w:sz="4" w:space="0" w:color="auto"/>
              <w:right w:val="single" w:sz="4" w:space="0" w:color="auto"/>
            </w:tcBorders>
          </w:tcPr>
          <w:p w14:paraId="034C156E"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470" w:type="dxa"/>
            <w:tcBorders>
              <w:top w:val="single" w:sz="4" w:space="0" w:color="auto"/>
              <w:left w:val="single" w:sz="4" w:space="0" w:color="auto"/>
              <w:bottom w:val="double" w:sz="4" w:space="0" w:color="auto"/>
              <w:right w:val="single" w:sz="4" w:space="0" w:color="auto"/>
            </w:tcBorders>
          </w:tcPr>
          <w:p w14:paraId="18DEDF46"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659" w:type="dxa"/>
            <w:tcBorders>
              <w:top w:val="single" w:sz="4" w:space="0" w:color="auto"/>
              <w:left w:val="single" w:sz="4" w:space="0" w:color="auto"/>
              <w:bottom w:val="double" w:sz="4" w:space="0" w:color="auto"/>
              <w:right w:val="single" w:sz="4" w:space="0" w:color="auto"/>
            </w:tcBorders>
          </w:tcPr>
          <w:p w14:paraId="392850C2" w14:textId="77777777" w:rsidR="002F33C7" w:rsidRPr="001B0368" w:rsidRDefault="002F33C7" w:rsidP="00713EB6">
            <w:pPr>
              <w:pStyle w:val="TableText"/>
              <w:rPr>
                <w:b/>
                <w:noProof w:val="0"/>
                <w:lang w:val="en-GB"/>
              </w:rPr>
            </w:pPr>
            <w:proofErr w:type="spellStart"/>
            <w:r w:rsidRPr="001B0368">
              <w:rPr>
                <w:b/>
                <w:noProof w:val="0"/>
                <w:lang w:val="en-GB"/>
              </w:rPr>
              <w:t>ModellingRule</w:t>
            </w:r>
            <w:proofErr w:type="spellEnd"/>
          </w:p>
        </w:tc>
      </w:tr>
      <w:tr w:rsidR="002F33C7" w:rsidRPr="001B0368" w14:paraId="38F119A1" w14:textId="77777777" w:rsidTr="00713EB6">
        <w:trPr>
          <w:jc w:val="center"/>
        </w:trPr>
        <w:tc>
          <w:tcPr>
            <w:tcW w:w="8998" w:type="dxa"/>
            <w:gridSpan w:val="7"/>
            <w:tcBorders>
              <w:top w:val="single" w:sz="4" w:space="0" w:color="auto"/>
              <w:left w:val="single" w:sz="4" w:space="0" w:color="auto"/>
              <w:bottom w:val="single" w:sz="4" w:space="0" w:color="auto"/>
              <w:right w:val="single" w:sz="4" w:space="0" w:color="auto"/>
            </w:tcBorders>
          </w:tcPr>
          <w:p w14:paraId="02274E3D" w14:textId="79377412" w:rsidR="002F33C7" w:rsidRPr="001B0368" w:rsidRDefault="002F33C7" w:rsidP="00713EB6">
            <w:pPr>
              <w:pStyle w:val="TableText"/>
              <w:rPr>
                <w:noProof w:val="0"/>
                <w:lang w:val="en-GB"/>
              </w:rPr>
            </w:pPr>
            <w:r w:rsidRPr="001B0368">
              <w:rPr>
                <w:noProof w:val="0"/>
                <w:lang w:val="en-GB"/>
              </w:rPr>
              <w:t xml:space="preserve">Subtype of the </w:t>
            </w:r>
            <w:proofErr w:type="spellStart"/>
            <w:r w:rsidRPr="001B0368">
              <w:rPr>
                <w:i/>
                <w:noProof w:val="0"/>
                <w:lang w:val="en-GB"/>
              </w:rPr>
              <w:t>StateType</w:t>
            </w:r>
            <w:proofErr w:type="spellEnd"/>
            <w:r w:rsidRPr="001B0368">
              <w:rPr>
                <w:noProof w:val="0"/>
                <w:lang w:val="en-GB"/>
              </w:rPr>
              <w:t xml:space="preserve"> defined </w:t>
            </w:r>
            <w:r w:rsidR="008E3263" w:rsidRPr="001B0368">
              <w:rPr>
                <w:noProof w:val="0"/>
                <w:lang w:val="en-GB"/>
              </w:rPr>
              <w:t xml:space="preserve">in </w:t>
            </w:r>
            <w:r w:rsidR="008E3263" w:rsidRPr="001B0368">
              <w:rPr>
                <w:noProof w:val="0"/>
                <w:lang w:val="en-GB"/>
              </w:rPr>
              <w:fldChar w:fldCharType="begin"/>
            </w:r>
            <w:r w:rsidR="008E3263" w:rsidRPr="001B0368">
              <w:rPr>
                <w:noProof w:val="0"/>
                <w:lang w:val="en-GB"/>
              </w:rPr>
              <w:instrText xml:space="preserve"> REF _Ref33076422 \r \h </w:instrText>
            </w:r>
            <w:r w:rsidR="008E3263" w:rsidRPr="001B0368">
              <w:rPr>
                <w:noProof w:val="0"/>
                <w:lang w:val="en-GB"/>
              </w:rPr>
            </w:r>
            <w:r w:rsidR="008E3263" w:rsidRPr="001B0368">
              <w:rPr>
                <w:noProof w:val="0"/>
                <w:lang w:val="en-GB"/>
              </w:rPr>
              <w:fldChar w:fldCharType="separate"/>
            </w:r>
            <w:r w:rsidR="00C57605">
              <w:rPr>
                <w:noProof w:val="0"/>
                <w:lang w:val="en-GB"/>
              </w:rPr>
              <w:t>4.4.8</w:t>
            </w:r>
            <w:r w:rsidR="008E3263" w:rsidRPr="001B0368">
              <w:rPr>
                <w:noProof w:val="0"/>
                <w:lang w:val="en-GB"/>
              </w:rPr>
              <w:fldChar w:fldCharType="end"/>
            </w:r>
          </w:p>
        </w:tc>
      </w:tr>
      <w:tr w:rsidR="007D58DF" w:rsidRPr="001B0368" w14:paraId="0C4E38D2" w14:textId="77777777" w:rsidTr="00713EB6">
        <w:trPr>
          <w:jc w:val="center"/>
        </w:trPr>
        <w:tc>
          <w:tcPr>
            <w:tcW w:w="8998" w:type="dxa"/>
            <w:gridSpan w:val="7"/>
            <w:tcBorders>
              <w:top w:val="single" w:sz="4" w:space="0" w:color="auto"/>
              <w:left w:val="single" w:sz="4" w:space="0" w:color="auto"/>
              <w:bottom w:val="single" w:sz="4" w:space="0" w:color="auto"/>
              <w:right w:val="single" w:sz="4" w:space="0" w:color="auto"/>
            </w:tcBorders>
          </w:tcPr>
          <w:p w14:paraId="36C05A1F" w14:textId="1369B79A"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2E32C5FF" w14:textId="77777777" w:rsidTr="00713EB6">
        <w:trPr>
          <w:jc w:val="center"/>
        </w:trPr>
        <w:tc>
          <w:tcPr>
            <w:tcW w:w="8998" w:type="dxa"/>
            <w:gridSpan w:val="7"/>
            <w:tcBorders>
              <w:top w:val="single" w:sz="4" w:space="0" w:color="auto"/>
              <w:left w:val="single" w:sz="4" w:space="0" w:color="auto"/>
              <w:bottom w:val="single" w:sz="4" w:space="0" w:color="auto"/>
              <w:right w:val="single" w:sz="4" w:space="0" w:color="auto"/>
            </w:tcBorders>
          </w:tcPr>
          <w:p w14:paraId="3C33E707" w14:textId="6CE281EE" w:rsidR="007D58DF" w:rsidRPr="001B0368" w:rsidRDefault="007D58DF" w:rsidP="00713EB6">
            <w:pPr>
              <w:pStyle w:val="TableText"/>
              <w:rPr>
                <w:noProof w:val="0"/>
                <w:lang w:val="en-GB"/>
              </w:rPr>
            </w:pPr>
            <w:r w:rsidRPr="001B0368">
              <w:rPr>
                <w:noProof w:val="0"/>
                <w:lang w:val="en-GB"/>
              </w:rPr>
              <w:t>Base Info Finite State Machine Instance</w:t>
            </w:r>
          </w:p>
        </w:tc>
      </w:tr>
    </w:tbl>
    <w:p w14:paraId="14711A6C" w14:textId="77777777" w:rsidR="002F33C7" w:rsidRPr="001B0368" w:rsidRDefault="002F33C7" w:rsidP="002F33C7">
      <w:pPr>
        <w:pStyle w:val="spacer"/>
        <w:rPr>
          <w:rFonts w:eastAsia="平成明朝"/>
          <w:noProof w:val="0"/>
          <w:lang w:eastAsia="fr-FR"/>
        </w:rPr>
      </w:pPr>
    </w:p>
    <w:p w14:paraId="520F5F0D" w14:textId="77777777" w:rsidR="002F33C7" w:rsidRPr="001B0368" w:rsidRDefault="002F33C7" w:rsidP="002F33C7">
      <w:pPr>
        <w:pStyle w:val="Heading3"/>
        <w:rPr>
          <w:noProof w:val="0"/>
        </w:rPr>
      </w:pPr>
      <w:bookmarkStart w:id="210" w:name="_Ref33079689"/>
      <w:bookmarkStart w:id="211" w:name="_Toc84953496"/>
      <w:proofErr w:type="spellStart"/>
      <w:r w:rsidRPr="001B0368">
        <w:rPr>
          <w:noProof w:val="0"/>
        </w:rPr>
        <w:t>TransitionType</w:t>
      </w:r>
      <w:bookmarkEnd w:id="210"/>
      <w:bookmarkEnd w:id="211"/>
      <w:proofErr w:type="spellEnd"/>
    </w:p>
    <w:p w14:paraId="32BE49F1" w14:textId="6EC479C4" w:rsidR="002F33C7" w:rsidRPr="001B0368" w:rsidRDefault="002F33C7" w:rsidP="002F33C7">
      <w:pPr>
        <w:pStyle w:val="PARAGRAPH"/>
        <w:rPr>
          <w:noProof w:val="0"/>
        </w:rPr>
      </w:pPr>
      <w:r w:rsidRPr="001B0368">
        <w:rPr>
          <w:i/>
          <w:noProof w:val="0"/>
        </w:rPr>
        <w:t>Transitions</w:t>
      </w:r>
      <w:r w:rsidRPr="001B0368">
        <w:rPr>
          <w:noProof w:val="0"/>
        </w:rPr>
        <w:t xml:space="preserve"> of a </w:t>
      </w:r>
      <w:proofErr w:type="spellStart"/>
      <w:r w:rsidRPr="001B0368">
        <w:rPr>
          <w:i/>
          <w:noProof w:val="0"/>
        </w:rPr>
        <w:t>FiniteStateMachine</w:t>
      </w:r>
      <w:proofErr w:type="spellEnd"/>
      <w:r w:rsidRPr="001B0368">
        <w:rPr>
          <w:noProof w:val="0"/>
        </w:rPr>
        <w:t xml:space="preserve"> are represented as </w:t>
      </w:r>
      <w:r w:rsidRPr="001B0368">
        <w:rPr>
          <w:i/>
          <w:noProof w:val="0"/>
        </w:rPr>
        <w:t>Objects</w:t>
      </w:r>
      <w:r w:rsidRPr="001B0368">
        <w:rPr>
          <w:noProof w:val="0"/>
        </w:rPr>
        <w:t xml:space="preserve"> of the </w:t>
      </w:r>
      <w:proofErr w:type="spellStart"/>
      <w:r w:rsidRPr="001B0368">
        <w:rPr>
          <w:i/>
          <w:noProof w:val="0"/>
        </w:rPr>
        <w:t>ObjectType</w:t>
      </w:r>
      <w:proofErr w:type="spellEnd"/>
      <w:r w:rsidRPr="001B0368">
        <w:rPr>
          <w:noProof w:val="0"/>
        </w:rPr>
        <w:t xml:space="preserve"> </w:t>
      </w:r>
      <w:proofErr w:type="spellStart"/>
      <w:r w:rsidRPr="001B0368">
        <w:rPr>
          <w:i/>
          <w:noProof w:val="0"/>
        </w:rPr>
        <w:t>TransitionType</w:t>
      </w:r>
      <w:proofErr w:type="spellEnd"/>
      <w:r w:rsidRPr="001B0368">
        <w:rPr>
          <w:noProof w:val="0"/>
        </w:rPr>
        <w:t xml:space="preserve"> formally defined in</w:t>
      </w:r>
      <w:r w:rsidR="008E3263" w:rsidRPr="001B0368">
        <w:rPr>
          <w:noProof w:val="0"/>
        </w:rPr>
        <w:t xml:space="preserve"> </w:t>
      </w:r>
      <w:r w:rsidR="008E3263" w:rsidRPr="001B0368">
        <w:rPr>
          <w:noProof w:val="0"/>
        </w:rPr>
        <w:fldChar w:fldCharType="begin"/>
      </w:r>
      <w:r w:rsidR="008E3263" w:rsidRPr="001B0368">
        <w:rPr>
          <w:noProof w:val="0"/>
        </w:rPr>
        <w:instrText xml:space="preserve"> REF _Ref33079689 \r \h </w:instrText>
      </w:r>
      <w:r w:rsidR="008E3263" w:rsidRPr="001B0368">
        <w:rPr>
          <w:noProof w:val="0"/>
        </w:rPr>
      </w:r>
      <w:r w:rsidR="008E3263" w:rsidRPr="001B0368">
        <w:rPr>
          <w:noProof w:val="0"/>
        </w:rPr>
        <w:fldChar w:fldCharType="separate"/>
      </w:r>
      <w:r w:rsidR="00C57605">
        <w:rPr>
          <w:noProof w:val="0"/>
        </w:rPr>
        <w:t>4.4.10</w:t>
      </w:r>
      <w:r w:rsidR="008E3263" w:rsidRPr="001B0368">
        <w:rPr>
          <w:noProof w:val="0"/>
        </w:rPr>
        <w:fldChar w:fldCharType="end"/>
      </w:r>
      <w:r w:rsidRPr="001B0368">
        <w:rPr>
          <w:noProof w:val="0"/>
        </w:rPr>
        <w:t>.</w:t>
      </w:r>
      <w:r w:rsidR="00734B17" w:rsidRPr="001B0368">
        <w:rPr>
          <w:noProof w:val="0"/>
        </w:rPr>
        <w:t xml:space="preserve"> </w:t>
      </w:r>
      <w:r w:rsidR="00734B17" w:rsidRPr="001B0368">
        <w:rPr>
          <w:iCs/>
          <w:noProof w:val="0"/>
        </w:rPr>
        <w:t xml:space="preserve">Each </w:t>
      </w:r>
      <w:r w:rsidR="00734B17" w:rsidRPr="001B0368">
        <w:rPr>
          <w:i/>
          <w:noProof w:val="0"/>
        </w:rPr>
        <w:t>Object</w:t>
      </w:r>
      <w:r w:rsidR="00734B17" w:rsidRPr="001B0368">
        <w:rPr>
          <w:iCs/>
          <w:noProof w:val="0"/>
        </w:rPr>
        <w:t xml:space="preserve"> of the </w:t>
      </w:r>
      <w:proofErr w:type="spellStart"/>
      <w:r w:rsidR="00734B17" w:rsidRPr="001B0368">
        <w:rPr>
          <w:i/>
          <w:noProof w:val="0"/>
        </w:rPr>
        <w:t>TransitionType</w:t>
      </w:r>
      <w:proofErr w:type="spellEnd"/>
      <w:r w:rsidR="00734B17" w:rsidRPr="001B0368">
        <w:rPr>
          <w:iCs/>
          <w:noProof w:val="0"/>
        </w:rPr>
        <w:t xml:space="preserve"> or one of its subtypes shall be referenced </w:t>
      </w:r>
      <w:r w:rsidR="00734B17" w:rsidRPr="001B0368">
        <w:rPr>
          <w:noProof w:val="0"/>
        </w:rPr>
        <w:t xml:space="preserve">from the </w:t>
      </w:r>
      <w:proofErr w:type="spellStart"/>
      <w:r w:rsidR="00734B17" w:rsidRPr="001B0368">
        <w:rPr>
          <w:i/>
          <w:iCs/>
          <w:noProof w:val="0"/>
        </w:rPr>
        <w:t>ObjectType</w:t>
      </w:r>
      <w:proofErr w:type="spellEnd"/>
      <w:r w:rsidR="00734B17" w:rsidRPr="001B0368">
        <w:rPr>
          <w:noProof w:val="0"/>
        </w:rPr>
        <w:t xml:space="preserve"> </w:t>
      </w:r>
      <w:proofErr w:type="spellStart"/>
      <w:r w:rsidR="00734B17" w:rsidRPr="001B0368">
        <w:rPr>
          <w:i/>
          <w:iCs/>
          <w:noProof w:val="0"/>
        </w:rPr>
        <w:t>FiniteStateMachineType</w:t>
      </w:r>
      <w:proofErr w:type="spellEnd"/>
      <w:r w:rsidR="00734B17" w:rsidRPr="001B0368">
        <w:rPr>
          <w:noProof w:val="0"/>
        </w:rPr>
        <w:t xml:space="preserve"> or one of its subtypes using a </w:t>
      </w:r>
      <w:proofErr w:type="spellStart"/>
      <w:r w:rsidR="00734B17" w:rsidRPr="001B0368">
        <w:rPr>
          <w:i/>
          <w:noProof w:val="0"/>
        </w:rPr>
        <w:t>HasComponent</w:t>
      </w:r>
      <w:proofErr w:type="spellEnd"/>
      <w:r w:rsidR="00734B17" w:rsidRPr="001B0368">
        <w:rPr>
          <w:noProof w:val="0"/>
        </w:rPr>
        <w:t xml:space="preserve"> </w:t>
      </w:r>
      <w:r w:rsidR="00734B17" w:rsidRPr="001B0368">
        <w:rPr>
          <w:i/>
          <w:noProof w:val="0"/>
        </w:rPr>
        <w:t>Reference</w:t>
      </w:r>
      <w:r w:rsidR="00734B17" w:rsidRPr="001B0368">
        <w:rPr>
          <w:noProof w:val="0"/>
        </w:rPr>
        <w:t xml:space="preserve"> or a subtype of </w:t>
      </w:r>
      <w:proofErr w:type="spellStart"/>
      <w:r w:rsidR="00734B17" w:rsidRPr="001B0368">
        <w:rPr>
          <w:i/>
          <w:noProof w:val="0"/>
        </w:rPr>
        <w:t>HasComponent</w:t>
      </w:r>
      <w:proofErr w:type="spellEnd"/>
      <w:r w:rsidR="00734B17" w:rsidRPr="001B0368">
        <w:rPr>
          <w:iCs/>
          <w:noProof w:val="0"/>
        </w:rPr>
        <w:t xml:space="preserve"> </w:t>
      </w:r>
      <w:r w:rsidR="00734B17" w:rsidRPr="001B0368">
        <w:rPr>
          <w:noProof w:val="0"/>
        </w:rPr>
        <w:t xml:space="preserve">and shall not have a </w:t>
      </w:r>
      <w:proofErr w:type="spellStart"/>
      <w:r w:rsidR="00734B17" w:rsidRPr="001B0368">
        <w:rPr>
          <w:i/>
          <w:iCs/>
          <w:noProof w:val="0"/>
        </w:rPr>
        <w:t>ModellingRule</w:t>
      </w:r>
      <w:proofErr w:type="spellEnd"/>
      <w:r w:rsidR="00734B17" w:rsidRPr="001B0368">
        <w:rPr>
          <w:noProof w:val="0"/>
        </w:rPr>
        <w:t xml:space="preserve"> as they are not applied on the instances.</w:t>
      </w:r>
    </w:p>
    <w:p w14:paraId="492782AF" w14:textId="77777777" w:rsidR="002F33C7" w:rsidRPr="001B0368" w:rsidRDefault="002F33C7" w:rsidP="002F33C7">
      <w:pPr>
        <w:pStyle w:val="PARAGRAPH"/>
        <w:rPr>
          <w:noProof w:val="0"/>
        </w:rPr>
      </w:pPr>
      <w:r w:rsidRPr="001B0368">
        <w:rPr>
          <w:noProof w:val="0"/>
        </w:rPr>
        <w:t xml:space="preserve">Each valid </w:t>
      </w:r>
      <w:r w:rsidRPr="001B0368">
        <w:rPr>
          <w:i/>
          <w:noProof w:val="0"/>
        </w:rPr>
        <w:t>Transition</w:t>
      </w:r>
      <w:r w:rsidRPr="001B0368">
        <w:rPr>
          <w:noProof w:val="0"/>
        </w:rPr>
        <w:t xml:space="preserve"> shall have exactly one </w:t>
      </w:r>
      <w:proofErr w:type="spellStart"/>
      <w:r w:rsidRPr="001B0368">
        <w:rPr>
          <w:i/>
          <w:noProof w:val="0"/>
        </w:rPr>
        <w:t>FromState</w:t>
      </w:r>
      <w:proofErr w:type="spellEnd"/>
      <w:r w:rsidRPr="001B0368">
        <w:rPr>
          <w:noProof w:val="0"/>
        </w:rPr>
        <w:t xml:space="preserve"> </w:t>
      </w:r>
      <w:r w:rsidRPr="001B0368">
        <w:rPr>
          <w:i/>
          <w:noProof w:val="0"/>
        </w:rPr>
        <w:t>Reference</w:t>
      </w:r>
      <w:r w:rsidRPr="001B0368">
        <w:rPr>
          <w:noProof w:val="0"/>
        </w:rPr>
        <w:t xml:space="preserve"> and exactly one </w:t>
      </w:r>
      <w:proofErr w:type="spellStart"/>
      <w:r w:rsidRPr="001B0368">
        <w:rPr>
          <w:i/>
          <w:noProof w:val="0"/>
        </w:rPr>
        <w:t>ToState</w:t>
      </w:r>
      <w:proofErr w:type="spellEnd"/>
      <w:r w:rsidRPr="001B0368">
        <w:rPr>
          <w:noProof w:val="0"/>
        </w:rPr>
        <w:t xml:space="preserve"> </w:t>
      </w:r>
      <w:r w:rsidRPr="001B0368">
        <w:rPr>
          <w:i/>
          <w:noProof w:val="0"/>
        </w:rPr>
        <w:t>Reference</w:t>
      </w:r>
      <w:r w:rsidRPr="001B0368">
        <w:rPr>
          <w:noProof w:val="0"/>
        </w:rPr>
        <w:t xml:space="preserve">, each pointing to an </w:t>
      </w:r>
      <w:r w:rsidRPr="001B0368">
        <w:rPr>
          <w:i/>
          <w:noProof w:val="0"/>
        </w:rPr>
        <w:t>Object</w:t>
      </w:r>
      <w:r w:rsidRPr="001B0368">
        <w:rPr>
          <w:noProof w:val="0"/>
        </w:rPr>
        <w:t xml:space="preserve"> of the </w:t>
      </w:r>
      <w:proofErr w:type="spellStart"/>
      <w:r w:rsidRPr="001B0368">
        <w:rPr>
          <w:i/>
          <w:noProof w:val="0"/>
        </w:rPr>
        <w:t>ObjectType</w:t>
      </w:r>
      <w:proofErr w:type="spellEnd"/>
      <w:r w:rsidRPr="001B0368">
        <w:rPr>
          <w:noProof w:val="0"/>
        </w:rPr>
        <w:t xml:space="preserve"> </w:t>
      </w:r>
      <w:proofErr w:type="spellStart"/>
      <w:r w:rsidRPr="001B0368">
        <w:rPr>
          <w:i/>
          <w:noProof w:val="0"/>
        </w:rPr>
        <w:t>StateType</w:t>
      </w:r>
      <w:proofErr w:type="spellEnd"/>
      <w:r w:rsidRPr="001B0368">
        <w:rPr>
          <w:noProof w:val="0"/>
        </w:rPr>
        <w:t>.</w:t>
      </w:r>
    </w:p>
    <w:p w14:paraId="0BCD4F24" w14:textId="77777777" w:rsidR="002F33C7" w:rsidRPr="001B0368" w:rsidRDefault="002F33C7" w:rsidP="002F33C7">
      <w:pPr>
        <w:pStyle w:val="PARAGRAPH"/>
        <w:rPr>
          <w:noProof w:val="0"/>
        </w:rPr>
      </w:pPr>
      <w:r w:rsidRPr="001B0368">
        <w:rPr>
          <w:noProof w:val="0"/>
        </w:rPr>
        <w:t xml:space="preserve">Each </w:t>
      </w:r>
      <w:r w:rsidRPr="001B0368">
        <w:rPr>
          <w:i/>
          <w:noProof w:val="0"/>
        </w:rPr>
        <w:t>Transition</w:t>
      </w:r>
      <w:r w:rsidRPr="001B0368">
        <w:rPr>
          <w:noProof w:val="0"/>
        </w:rPr>
        <w:t xml:space="preserve"> can have one or more </w:t>
      </w:r>
      <w:proofErr w:type="spellStart"/>
      <w:r w:rsidRPr="001B0368">
        <w:rPr>
          <w:i/>
          <w:noProof w:val="0"/>
        </w:rPr>
        <w:t>HasCause</w:t>
      </w:r>
      <w:proofErr w:type="spellEnd"/>
      <w:r w:rsidRPr="001B0368">
        <w:rPr>
          <w:noProof w:val="0"/>
        </w:rPr>
        <w:t xml:space="preserve"> </w:t>
      </w:r>
      <w:r w:rsidRPr="001B0368">
        <w:rPr>
          <w:i/>
          <w:noProof w:val="0"/>
        </w:rPr>
        <w:t>References</w:t>
      </w:r>
      <w:r w:rsidRPr="001B0368">
        <w:rPr>
          <w:noProof w:val="0"/>
        </w:rPr>
        <w:t xml:space="preserve"> pointing to the cause that triggers the </w:t>
      </w:r>
      <w:r w:rsidRPr="001B0368">
        <w:rPr>
          <w:i/>
          <w:noProof w:val="0"/>
        </w:rPr>
        <w:t>Transition</w:t>
      </w:r>
      <w:r w:rsidRPr="001B0368">
        <w:rPr>
          <w:noProof w:val="0"/>
        </w:rPr>
        <w:t>.</w:t>
      </w:r>
    </w:p>
    <w:p w14:paraId="5E61CA34" w14:textId="77777777" w:rsidR="002F33C7" w:rsidRPr="001B0368" w:rsidRDefault="002F33C7" w:rsidP="002F33C7">
      <w:pPr>
        <w:pStyle w:val="PARAGRAPH"/>
        <w:rPr>
          <w:noProof w:val="0"/>
        </w:rPr>
      </w:pPr>
      <w:r w:rsidRPr="001B0368">
        <w:rPr>
          <w:noProof w:val="0"/>
        </w:rPr>
        <w:t xml:space="preserve">Each </w:t>
      </w:r>
      <w:r w:rsidRPr="001B0368">
        <w:rPr>
          <w:i/>
          <w:noProof w:val="0"/>
        </w:rPr>
        <w:t>Transition</w:t>
      </w:r>
      <w:r w:rsidRPr="001B0368">
        <w:rPr>
          <w:noProof w:val="0"/>
        </w:rPr>
        <w:t xml:space="preserve"> can have one or more </w:t>
      </w:r>
      <w:proofErr w:type="spellStart"/>
      <w:r w:rsidRPr="001B0368">
        <w:rPr>
          <w:i/>
          <w:noProof w:val="0"/>
        </w:rPr>
        <w:t>HasEffect</w:t>
      </w:r>
      <w:proofErr w:type="spellEnd"/>
      <w:r w:rsidRPr="001B0368">
        <w:rPr>
          <w:noProof w:val="0"/>
        </w:rPr>
        <w:t xml:space="preserve"> </w:t>
      </w:r>
      <w:r w:rsidRPr="001B0368">
        <w:rPr>
          <w:i/>
          <w:noProof w:val="0"/>
        </w:rPr>
        <w:t>References</w:t>
      </w:r>
      <w:r w:rsidRPr="001B0368">
        <w:rPr>
          <w:noProof w:val="0"/>
        </w:rPr>
        <w:t xml:space="preserve"> pointing to the effects that occur when the </w:t>
      </w:r>
      <w:r w:rsidRPr="001B0368">
        <w:rPr>
          <w:i/>
          <w:noProof w:val="0"/>
        </w:rPr>
        <w:t>Transition</w:t>
      </w:r>
      <w:r w:rsidRPr="001B0368">
        <w:rPr>
          <w:noProof w:val="0"/>
        </w:rPr>
        <w:t xml:space="preserve"> was triggered.</w:t>
      </w:r>
    </w:p>
    <w:p w14:paraId="68971A95" w14:textId="077A5E35" w:rsidR="002F33C7" w:rsidRPr="001B0368" w:rsidRDefault="00F52AFE" w:rsidP="002F33C7">
      <w:pPr>
        <w:pStyle w:val="TABLE-title"/>
        <w:rPr>
          <w:noProof w:val="0"/>
        </w:rPr>
      </w:pPr>
      <w:bookmarkStart w:id="212" w:name="_Toc84953545"/>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9</w:t>
      </w:r>
      <w:r w:rsidRPr="001B0368">
        <w:rPr>
          <w:noProof w:val="0"/>
        </w:rPr>
        <w:fldChar w:fldCharType="end"/>
      </w:r>
      <w:r w:rsidRPr="001B0368">
        <w:rPr>
          <w:noProof w:val="0"/>
        </w:rPr>
        <w:t xml:space="preserve"> – </w:t>
      </w:r>
      <w:proofErr w:type="spellStart"/>
      <w:r w:rsidR="002F33C7" w:rsidRPr="001B0368">
        <w:rPr>
          <w:noProof w:val="0"/>
        </w:rPr>
        <w:t>TransitionType</w:t>
      </w:r>
      <w:proofErr w:type="spellEnd"/>
      <w:r w:rsidR="002F33C7" w:rsidRPr="001B0368">
        <w:rPr>
          <w:noProof w:val="0"/>
        </w:rPr>
        <w:t xml:space="preserve"> definition</w:t>
      </w:r>
      <w:bookmarkEnd w:id="212"/>
    </w:p>
    <w:tbl>
      <w:tblPr>
        <w:tblW w:w="905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44"/>
        <w:gridCol w:w="683"/>
        <w:gridCol w:w="451"/>
        <w:gridCol w:w="2125"/>
        <w:gridCol w:w="1136"/>
        <w:gridCol w:w="1533"/>
        <w:gridCol w:w="1786"/>
      </w:tblGrid>
      <w:tr w:rsidR="002F33C7" w:rsidRPr="001B0368" w14:paraId="18827AFD" w14:textId="77777777" w:rsidTr="00713EB6">
        <w:trPr>
          <w:jc w:val="center"/>
        </w:trPr>
        <w:tc>
          <w:tcPr>
            <w:tcW w:w="2027" w:type="dxa"/>
            <w:gridSpan w:val="2"/>
            <w:tcBorders>
              <w:top w:val="single" w:sz="4" w:space="0" w:color="auto"/>
              <w:left w:val="single" w:sz="4" w:space="0" w:color="auto"/>
              <w:bottom w:val="double" w:sz="4" w:space="0" w:color="auto"/>
              <w:right w:val="single" w:sz="4" w:space="0" w:color="auto"/>
            </w:tcBorders>
          </w:tcPr>
          <w:p w14:paraId="07E3C356" w14:textId="77777777" w:rsidR="002F33C7" w:rsidRPr="001B0368" w:rsidRDefault="002F33C7" w:rsidP="00713EB6">
            <w:pPr>
              <w:pStyle w:val="TableText"/>
              <w:rPr>
                <w:b/>
                <w:noProof w:val="0"/>
                <w:lang w:val="en-GB"/>
              </w:rPr>
            </w:pPr>
            <w:r w:rsidRPr="001B0368">
              <w:rPr>
                <w:b/>
                <w:noProof w:val="0"/>
                <w:lang w:val="en-GB"/>
              </w:rPr>
              <w:t>Attribute</w:t>
            </w:r>
          </w:p>
        </w:tc>
        <w:tc>
          <w:tcPr>
            <w:tcW w:w="7031" w:type="dxa"/>
            <w:gridSpan w:val="5"/>
            <w:tcBorders>
              <w:top w:val="single" w:sz="4" w:space="0" w:color="auto"/>
              <w:left w:val="single" w:sz="4" w:space="0" w:color="auto"/>
              <w:bottom w:val="double" w:sz="4" w:space="0" w:color="auto"/>
              <w:right w:val="single" w:sz="4" w:space="0" w:color="auto"/>
            </w:tcBorders>
          </w:tcPr>
          <w:p w14:paraId="47C981B9"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03AC8971" w14:textId="77777777" w:rsidTr="00713EB6">
        <w:trPr>
          <w:jc w:val="center"/>
        </w:trPr>
        <w:tc>
          <w:tcPr>
            <w:tcW w:w="2027" w:type="dxa"/>
            <w:gridSpan w:val="2"/>
            <w:tcBorders>
              <w:top w:val="double" w:sz="4" w:space="0" w:color="auto"/>
              <w:left w:val="single" w:sz="4" w:space="0" w:color="auto"/>
              <w:bottom w:val="single" w:sz="4" w:space="0" w:color="auto"/>
              <w:right w:val="single" w:sz="4" w:space="0" w:color="auto"/>
            </w:tcBorders>
          </w:tcPr>
          <w:p w14:paraId="60B4FB26"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031" w:type="dxa"/>
            <w:gridSpan w:val="5"/>
            <w:tcBorders>
              <w:top w:val="double" w:sz="4" w:space="0" w:color="auto"/>
              <w:left w:val="single" w:sz="4" w:space="0" w:color="auto"/>
              <w:bottom w:val="single" w:sz="4" w:space="0" w:color="auto"/>
              <w:right w:val="single" w:sz="4" w:space="0" w:color="auto"/>
            </w:tcBorders>
          </w:tcPr>
          <w:p w14:paraId="1A13C656" w14:textId="77777777" w:rsidR="002F33C7" w:rsidRPr="001B0368" w:rsidRDefault="002F33C7" w:rsidP="00713EB6">
            <w:pPr>
              <w:pStyle w:val="TableText"/>
              <w:rPr>
                <w:noProof w:val="0"/>
                <w:lang w:val="en-GB"/>
              </w:rPr>
            </w:pPr>
            <w:proofErr w:type="spellStart"/>
            <w:r w:rsidRPr="001B0368">
              <w:rPr>
                <w:noProof w:val="0"/>
                <w:lang w:val="en-GB"/>
              </w:rPr>
              <w:t>TransitionType</w:t>
            </w:r>
            <w:proofErr w:type="spellEnd"/>
          </w:p>
        </w:tc>
      </w:tr>
      <w:tr w:rsidR="002F33C7" w:rsidRPr="001B0368" w14:paraId="03AB4FF9" w14:textId="77777777" w:rsidTr="00713EB6">
        <w:trPr>
          <w:jc w:val="center"/>
        </w:trPr>
        <w:tc>
          <w:tcPr>
            <w:tcW w:w="2027" w:type="dxa"/>
            <w:gridSpan w:val="2"/>
            <w:tcBorders>
              <w:top w:val="single" w:sz="4" w:space="0" w:color="auto"/>
              <w:left w:val="single" w:sz="4" w:space="0" w:color="auto"/>
              <w:bottom w:val="single" w:sz="4" w:space="0" w:color="auto"/>
              <w:right w:val="single" w:sz="4" w:space="0" w:color="auto"/>
            </w:tcBorders>
          </w:tcPr>
          <w:p w14:paraId="0D21705F"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031" w:type="dxa"/>
            <w:gridSpan w:val="5"/>
            <w:tcBorders>
              <w:top w:val="single" w:sz="4" w:space="0" w:color="auto"/>
              <w:left w:val="single" w:sz="4" w:space="0" w:color="auto"/>
              <w:bottom w:val="single" w:sz="4" w:space="0" w:color="auto"/>
              <w:right w:val="single" w:sz="4" w:space="0" w:color="auto"/>
            </w:tcBorders>
          </w:tcPr>
          <w:p w14:paraId="56E0A874"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1B4349B2" w14:textId="77777777" w:rsidTr="00713EB6">
        <w:trPr>
          <w:jc w:val="center"/>
        </w:trPr>
        <w:tc>
          <w:tcPr>
            <w:tcW w:w="1344" w:type="dxa"/>
            <w:tcBorders>
              <w:top w:val="single" w:sz="4" w:space="0" w:color="auto"/>
              <w:left w:val="single" w:sz="4" w:space="0" w:color="auto"/>
              <w:bottom w:val="double" w:sz="4" w:space="0" w:color="auto"/>
              <w:right w:val="single" w:sz="4" w:space="0" w:color="auto"/>
            </w:tcBorders>
          </w:tcPr>
          <w:p w14:paraId="5E27B129" w14:textId="77777777" w:rsidR="002F33C7" w:rsidRPr="001B0368" w:rsidRDefault="002F33C7" w:rsidP="00713EB6">
            <w:pPr>
              <w:pStyle w:val="TableText"/>
              <w:rPr>
                <w:b/>
                <w:noProof w:val="0"/>
                <w:lang w:val="en-GB"/>
              </w:rPr>
            </w:pPr>
            <w:r w:rsidRPr="001B0368">
              <w:rPr>
                <w:b/>
                <w:noProof w:val="0"/>
                <w:lang w:val="en-GB"/>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33C46A75"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125" w:type="dxa"/>
            <w:tcBorders>
              <w:top w:val="single" w:sz="4" w:space="0" w:color="auto"/>
              <w:left w:val="single" w:sz="4" w:space="0" w:color="auto"/>
              <w:bottom w:val="double" w:sz="4" w:space="0" w:color="auto"/>
              <w:right w:val="single" w:sz="4" w:space="0" w:color="auto"/>
            </w:tcBorders>
          </w:tcPr>
          <w:p w14:paraId="1134C7F3"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136" w:type="dxa"/>
            <w:tcBorders>
              <w:top w:val="single" w:sz="4" w:space="0" w:color="auto"/>
              <w:left w:val="single" w:sz="4" w:space="0" w:color="auto"/>
              <w:bottom w:val="double" w:sz="4" w:space="0" w:color="auto"/>
              <w:right w:val="single" w:sz="4" w:space="0" w:color="auto"/>
            </w:tcBorders>
          </w:tcPr>
          <w:p w14:paraId="30E766A8"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533" w:type="dxa"/>
            <w:tcBorders>
              <w:top w:val="single" w:sz="4" w:space="0" w:color="auto"/>
              <w:left w:val="single" w:sz="4" w:space="0" w:color="auto"/>
              <w:bottom w:val="double" w:sz="4" w:space="0" w:color="auto"/>
              <w:right w:val="single" w:sz="4" w:space="0" w:color="auto"/>
            </w:tcBorders>
          </w:tcPr>
          <w:p w14:paraId="385A0968"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786" w:type="dxa"/>
            <w:tcBorders>
              <w:top w:val="single" w:sz="4" w:space="0" w:color="auto"/>
              <w:left w:val="single" w:sz="4" w:space="0" w:color="auto"/>
              <w:bottom w:val="double" w:sz="4" w:space="0" w:color="auto"/>
              <w:right w:val="single" w:sz="4" w:space="0" w:color="auto"/>
            </w:tcBorders>
          </w:tcPr>
          <w:p w14:paraId="7127B478" w14:textId="77777777" w:rsidR="002F33C7" w:rsidRPr="001B0368" w:rsidRDefault="002F33C7" w:rsidP="00713EB6">
            <w:pPr>
              <w:pStyle w:val="TableText"/>
              <w:rPr>
                <w:b/>
                <w:noProof w:val="0"/>
                <w:lang w:val="en-GB"/>
              </w:rPr>
            </w:pPr>
            <w:proofErr w:type="spellStart"/>
            <w:r w:rsidRPr="001B0368">
              <w:rPr>
                <w:b/>
                <w:noProof w:val="0"/>
                <w:lang w:val="en-GB"/>
              </w:rPr>
              <w:t>ModellingRule</w:t>
            </w:r>
            <w:proofErr w:type="spellEnd"/>
          </w:p>
        </w:tc>
      </w:tr>
      <w:tr w:rsidR="002F33C7" w:rsidRPr="001B0368" w14:paraId="5D845A4C" w14:textId="77777777" w:rsidTr="00713EB6">
        <w:trPr>
          <w:jc w:val="center"/>
        </w:trPr>
        <w:tc>
          <w:tcPr>
            <w:tcW w:w="9058" w:type="dxa"/>
            <w:gridSpan w:val="7"/>
            <w:tcBorders>
              <w:top w:val="single" w:sz="4" w:space="0" w:color="auto"/>
              <w:left w:val="single" w:sz="4" w:space="0" w:color="auto"/>
              <w:bottom w:val="single" w:sz="4" w:space="0" w:color="auto"/>
              <w:right w:val="single" w:sz="4" w:space="0" w:color="auto"/>
            </w:tcBorders>
          </w:tcPr>
          <w:p w14:paraId="6679C4C1" w14:textId="3D7512BA" w:rsidR="00221B27" w:rsidRPr="001B0368" w:rsidRDefault="002F33C7" w:rsidP="00713EB6">
            <w:pPr>
              <w:pStyle w:val="TableText"/>
              <w:rPr>
                <w:b/>
                <w:bCs/>
                <w:noProof w:val="0"/>
                <w:lang w:val="en-GB"/>
              </w:rPr>
            </w:pPr>
            <w:r w:rsidRPr="001B0368">
              <w:rPr>
                <w:noProof w:val="0"/>
                <w:lang w:val="en-GB"/>
              </w:rPr>
              <w:t xml:space="preserve">Subtype of the </w:t>
            </w:r>
            <w:proofErr w:type="spellStart"/>
            <w:r w:rsidRPr="001B0368">
              <w:rPr>
                <w:noProof w:val="0"/>
                <w:lang w:val="en-GB"/>
              </w:rPr>
              <w:t>BaseObjectType</w:t>
            </w:r>
            <w:proofErr w:type="spellEnd"/>
            <w:r w:rsidRPr="001B0368">
              <w:rPr>
                <w:noProof w:val="0"/>
                <w:lang w:val="en-GB"/>
              </w:rPr>
              <w:t xml:space="preserve"> defined in </w:t>
            </w:r>
            <w:r w:rsidR="00221B27" w:rsidRPr="001B0368">
              <w:rPr>
                <w:noProof w:val="0"/>
                <w:lang w:val="en-GB"/>
              </w:rPr>
              <w:fldChar w:fldCharType="begin"/>
            </w:r>
            <w:r w:rsidR="00221B27" w:rsidRPr="001B0368">
              <w:rPr>
                <w:noProof w:val="0"/>
                <w:lang w:val="en-GB"/>
              </w:rPr>
              <w:instrText xml:space="preserve"> REF UAPart5 \h </w:instrText>
            </w:r>
            <w:r w:rsidR="00221B27" w:rsidRPr="001B0368">
              <w:rPr>
                <w:noProof w:val="0"/>
                <w:lang w:val="en-GB"/>
              </w:rPr>
            </w:r>
            <w:r w:rsidR="00221B27" w:rsidRPr="001B0368">
              <w:rPr>
                <w:noProof w:val="0"/>
                <w:lang w:val="en-GB"/>
              </w:rPr>
              <w:fldChar w:fldCharType="separate"/>
            </w:r>
            <w:r w:rsidR="00C57605" w:rsidRPr="001B0368">
              <w:rPr>
                <w:noProof w:val="0"/>
              </w:rPr>
              <w:t>OPC 10000-5</w:t>
            </w:r>
            <w:r w:rsidR="00221B27" w:rsidRPr="001B0368">
              <w:rPr>
                <w:noProof w:val="0"/>
                <w:lang w:val="en-GB"/>
              </w:rPr>
              <w:fldChar w:fldCharType="end"/>
            </w:r>
          </w:p>
          <w:p w14:paraId="7F6EECEE" w14:textId="58CDB3DB" w:rsidR="002F33C7" w:rsidRPr="001B0368" w:rsidRDefault="002F33C7"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noProof w:val="0"/>
                <w:lang w:val="en-GB"/>
              </w:rPr>
              <w:t>BaseObjectType</w:t>
            </w:r>
            <w:proofErr w:type="spellEnd"/>
            <w:r w:rsidRPr="001B0368">
              <w:rPr>
                <w:noProof w:val="0"/>
                <w:lang w:val="en-GB"/>
              </w:rPr>
              <w:t>.</w:t>
            </w:r>
          </w:p>
        </w:tc>
      </w:tr>
      <w:tr w:rsidR="002F33C7" w:rsidRPr="001B0368" w14:paraId="058A1B5A" w14:textId="77777777" w:rsidTr="00713EB6">
        <w:trPr>
          <w:jc w:val="center"/>
        </w:trPr>
        <w:tc>
          <w:tcPr>
            <w:tcW w:w="1344" w:type="dxa"/>
            <w:tcBorders>
              <w:top w:val="single" w:sz="4" w:space="0" w:color="auto"/>
              <w:left w:val="single" w:sz="4" w:space="0" w:color="auto"/>
              <w:bottom w:val="single" w:sz="4" w:space="0" w:color="auto"/>
              <w:right w:val="single" w:sz="4" w:space="0" w:color="auto"/>
            </w:tcBorders>
          </w:tcPr>
          <w:p w14:paraId="39890EEB"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5A0E2A22" w14:textId="77777777" w:rsidR="002F33C7" w:rsidRPr="001B0368" w:rsidRDefault="002F33C7" w:rsidP="00713EB6">
            <w:pPr>
              <w:pStyle w:val="TableText"/>
              <w:rPr>
                <w:noProof w:val="0"/>
                <w:lang w:val="en-GB"/>
              </w:rPr>
            </w:pPr>
            <w:r w:rsidRPr="001B0368">
              <w:rPr>
                <w:noProof w:val="0"/>
                <w:lang w:val="en-GB"/>
              </w:rPr>
              <w:t>Variable</w:t>
            </w:r>
          </w:p>
        </w:tc>
        <w:tc>
          <w:tcPr>
            <w:tcW w:w="2125" w:type="dxa"/>
            <w:tcBorders>
              <w:top w:val="single" w:sz="4" w:space="0" w:color="auto"/>
              <w:left w:val="single" w:sz="4" w:space="0" w:color="auto"/>
              <w:bottom w:val="single" w:sz="4" w:space="0" w:color="auto"/>
              <w:right w:val="single" w:sz="4" w:space="0" w:color="auto"/>
            </w:tcBorders>
          </w:tcPr>
          <w:p w14:paraId="6C732F3E" w14:textId="77777777" w:rsidR="002F33C7" w:rsidRPr="001B0368" w:rsidRDefault="002F33C7" w:rsidP="00713EB6">
            <w:pPr>
              <w:pStyle w:val="TableText"/>
              <w:rPr>
                <w:noProof w:val="0"/>
                <w:lang w:val="en-GB"/>
              </w:rPr>
            </w:pPr>
            <w:proofErr w:type="spellStart"/>
            <w:r w:rsidRPr="001B0368">
              <w:rPr>
                <w:noProof w:val="0"/>
                <w:lang w:val="en-GB"/>
              </w:rPr>
              <w:t>TransitionNumber</w:t>
            </w:r>
            <w:proofErr w:type="spellEnd"/>
          </w:p>
        </w:tc>
        <w:tc>
          <w:tcPr>
            <w:tcW w:w="1136" w:type="dxa"/>
            <w:tcBorders>
              <w:top w:val="single" w:sz="4" w:space="0" w:color="auto"/>
              <w:left w:val="single" w:sz="4" w:space="0" w:color="auto"/>
              <w:bottom w:val="single" w:sz="4" w:space="0" w:color="auto"/>
              <w:right w:val="single" w:sz="4" w:space="0" w:color="auto"/>
            </w:tcBorders>
          </w:tcPr>
          <w:p w14:paraId="19E85603" w14:textId="77777777" w:rsidR="002F33C7" w:rsidRPr="001B0368" w:rsidRDefault="002F33C7" w:rsidP="00713EB6">
            <w:pPr>
              <w:pStyle w:val="TableText"/>
              <w:rPr>
                <w:noProof w:val="0"/>
                <w:lang w:val="en-GB"/>
              </w:rPr>
            </w:pPr>
            <w:r w:rsidRPr="001B0368">
              <w:rPr>
                <w:noProof w:val="0"/>
                <w:lang w:val="en-GB"/>
              </w:rPr>
              <w:t>UInt32</w:t>
            </w:r>
          </w:p>
        </w:tc>
        <w:tc>
          <w:tcPr>
            <w:tcW w:w="1533" w:type="dxa"/>
            <w:tcBorders>
              <w:top w:val="single" w:sz="4" w:space="0" w:color="auto"/>
              <w:left w:val="single" w:sz="4" w:space="0" w:color="auto"/>
              <w:bottom w:val="single" w:sz="4" w:space="0" w:color="auto"/>
              <w:right w:val="single" w:sz="4" w:space="0" w:color="auto"/>
            </w:tcBorders>
          </w:tcPr>
          <w:p w14:paraId="01386791"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786" w:type="dxa"/>
            <w:tcBorders>
              <w:top w:val="single" w:sz="4" w:space="0" w:color="auto"/>
              <w:left w:val="single" w:sz="4" w:space="0" w:color="auto"/>
              <w:bottom w:val="single" w:sz="4" w:space="0" w:color="auto"/>
              <w:right w:val="single" w:sz="4" w:space="0" w:color="auto"/>
            </w:tcBorders>
          </w:tcPr>
          <w:p w14:paraId="6BE9DB2C" w14:textId="77777777" w:rsidR="002F33C7" w:rsidRPr="001B0368" w:rsidRDefault="002F33C7" w:rsidP="00713EB6">
            <w:pPr>
              <w:pStyle w:val="TableText"/>
              <w:rPr>
                <w:noProof w:val="0"/>
                <w:lang w:val="en-GB"/>
              </w:rPr>
            </w:pPr>
            <w:r w:rsidRPr="001B0368">
              <w:rPr>
                <w:noProof w:val="0"/>
                <w:lang w:val="en-GB"/>
              </w:rPr>
              <w:t>Mandatory</w:t>
            </w:r>
          </w:p>
        </w:tc>
      </w:tr>
      <w:tr w:rsidR="007D58DF" w:rsidRPr="001B0368" w14:paraId="56F57E0F" w14:textId="77777777" w:rsidTr="00AC165E">
        <w:trPr>
          <w:jc w:val="center"/>
        </w:trPr>
        <w:tc>
          <w:tcPr>
            <w:tcW w:w="9058" w:type="dxa"/>
            <w:gridSpan w:val="7"/>
            <w:tcBorders>
              <w:top w:val="single" w:sz="4" w:space="0" w:color="auto"/>
              <w:left w:val="single" w:sz="4" w:space="0" w:color="auto"/>
              <w:bottom w:val="single" w:sz="4" w:space="0" w:color="auto"/>
              <w:right w:val="single" w:sz="4" w:space="0" w:color="auto"/>
            </w:tcBorders>
          </w:tcPr>
          <w:p w14:paraId="7A2ACC88" w14:textId="59B549C3"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45496CE5" w14:textId="77777777" w:rsidTr="00AC165E">
        <w:trPr>
          <w:jc w:val="center"/>
        </w:trPr>
        <w:tc>
          <w:tcPr>
            <w:tcW w:w="9058" w:type="dxa"/>
            <w:gridSpan w:val="7"/>
            <w:tcBorders>
              <w:top w:val="single" w:sz="4" w:space="0" w:color="auto"/>
              <w:left w:val="single" w:sz="4" w:space="0" w:color="auto"/>
              <w:bottom w:val="single" w:sz="4" w:space="0" w:color="auto"/>
              <w:right w:val="single" w:sz="4" w:space="0" w:color="auto"/>
            </w:tcBorders>
          </w:tcPr>
          <w:p w14:paraId="5CC9D050" w14:textId="2CE3733F" w:rsidR="007D58DF" w:rsidRPr="001B0368" w:rsidRDefault="007D58DF" w:rsidP="00713EB6">
            <w:pPr>
              <w:pStyle w:val="TableText"/>
              <w:rPr>
                <w:noProof w:val="0"/>
                <w:lang w:val="en-GB"/>
              </w:rPr>
            </w:pPr>
            <w:r w:rsidRPr="001B0368">
              <w:rPr>
                <w:noProof w:val="0"/>
                <w:lang w:val="en-GB"/>
              </w:rPr>
              <w:t>Base Info Finite State Machine Instance</w:t>
            </w:r>
          </w:p>
        </w:tc>
      </w:tr>
    </w:tbl>
    <w:p w14:paraId="1E480E29" w14:textId="77777777" w:rsidR="002F33C7" w:rsidRPr="001B0368" w:rsidRDefault="002F33C7" w:rsidP="002F33C7">
      <w:pPr>
        <w:pStyle w:val="spacer"/>
        <w:rPr>
          <w:rFonts w:eastAsia="平成明朝"/>
          <w:noProof w:val="0"/>
          <w:lang w:eastAsia="fr-FR"/>
        </w:rPr>
      </w:pPr>
    </w:p>
    <w:p w14:paraId="4D53F2CA" w14:textId="77777777" w:rsidR="002F33C7" w:rsidRPr="001B0368" w:rsidRDefault="002F33C7" w:rsidP="002F33C7">
      <w:pPr>
        <w:pStyle w:val="Heading3"/>
        <w:rPr>
          <w:noProof w:val="0"/>
        </w:rPr>
      </w:pPr>
      <w:bookmarkStart w:id="213" w:name="_Toc84953497"/>
      <w:proofErr w:type="spellStart"/>
      <w:r w:rsidRPr="001B0368">
        <w:rPr>
          <w:noProof w:val="0"/>
        </w:rPr>
        <w:t>FromState</w:t>
      </w:r>
      <w:bookmarkEnd w:id="213"/>
      <w:proofErr w:type="spellEnd"/>
    </w:p>
    <w:p w14:paraId="28961C8E"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FromState</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is a concrete </w:t>
      </w:r>
      <w:proofErr w:type="spellStart"/>
      <w:r w:rsidRPr="001B0368">
        <w:rPr>
          <w:i/>
          <w:noProof w:val="0"/>
        </w:rPr>
        <w:t>ReferenceType</w:t>
      </w:r>
      <w:proofErr w:type="spellEnd"/>
      <w:r w:rsidRPr="001B0368">
        <w:rPr>
          <w:noProof w:val="0"/>
        </w:rPr>
        <w:t xml:space="preserve"> and can be used directly. It is a subtype of </w:t>
      </w:r>
      <w:proofErr w:type="spellStart"/>
      <w:r w:rsidRPr="001B0368">
        <w:rPr>
          <w:i/>
          <w:noProof w:val="0"/>
        </w:rPr>
        <w:t>NonHierarchicalReferences</w:t>
      </w:r>
      <w:proofErr w:type="spellEnd"/>
      <w:r w:rsidRPr="001B0368">
        <w:rPr>
          <w:noProof w:val="0"/>
        </w:rPr>
        <w:t>.</w:t>
      </w:r>
    </w:p>
    <w:p w14:paraId="21D24004" w14:textId="77777777" w:rsidR="002F33C7" w:rsidRPr="001B0368" w:rsidRDefault="002F33C7" w:rsidP="002F33C7">
      <w:pPr>
        <w:pStyle w:val="PARAGRAPH"/>
        <w:rPr>
          <w:noProof w:val="0"/>
        </w:rPr>
      </w:pPr>
      <w:r w:rsidRPr="001B0368">
        <w:rPr>
          <w:noProof w:val="0"/>
        </w:rPr>
        <w:t xml:space="preserve">The semantic of this </w:t>
      </w:r>
      <w:proofErr w:type="spellStart"/>
      <w:r w:rsidRPr="001B0368">
        <w:rPr>
          <w:i/>
          <w:noProof w:val="0"/>
        </w:rPr>
        <w:t>ReferenceType</w:t>
      </w:r>
      <w:proofErr w:type="spellEnd"/>
      <w:r w:rsidRPr="001B0368">
        <w:rPr>
          <w:noProof w:val="0"/>
        </w:rPr>
        <w:t xml:space="preserve"> is to point form a </w:t>
      </w:r>
      <w:r w:rsidRPr="001B0368">
        <w:rPr>
          <w:i/>
          <w:noProof w:val="0"/>
        </w:rPr>
        <w:t>Transition</w:t>
      </w:r>
      <w:r w:rsidRPr="001B0368">
        <w:rPr>
          <w:noProof w:val="0"/>
        </w:rPr>
        <w:t xml:space="preserve"> to the starting </w:t>
      </w:r>
      <w:r w:rsidRPr="001B0368">
        <w:rPr>
          <w:i/>
          <w:noProof w:val="0"/>
        </w:rPr>
        <w:t>State</w:t>
      </w:r>
      <w:r w:rsidRPr="001B0368">
        <w:rPr>
          <w:noProof w:val="0"/>
        </w:rPr>
        <w:t xml:space="preserve"> the </w:t>
      </w:r>
      <w:r w:rsidRPr="001B0368">
        <w:rPr>
          <w:i/>
          <w:noProof w:val="0"/>
        </w:rPr>
        <w:t>Transition</w:t>
      </w:r>
      <w:r w:rsidRPr="001B0368">
        <w:rPr>
          <w:noProof w:val="0"/>
        </w:rPr>
        <w:t xml:space="preserve"> connects.</w:t>
      </w:r>
    </w:p>
    <w:p w14:paraId="19EE976C"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 xml:space="preserve">Object </w:t>
      </w:r>
      <w:r w:rsidRPr="001B0368">
        <w:rPr>
          <w:noProof w:val="0"/>
        </w:rPr>
        <w:t xml:space="preserve">of the </w:t>
      </w:r>
      <w:proofErr w:type="spellStart"/>
      <w:r w:rsidRPr="001B0368">
        <w:rPr>
          <w:i/>
          <w:noProof w:val="0"/>
        </w:rPr>
        <w:t>ObjectType</w:t>
      </w:r>
      <w:proofErr w:type="spellEnd"/>
      <w:r w:rsidRPr="001B0368">
        <w:rPr>
          <w:noProof w:val="0"/>
        </w:rPr>
        <w:t xml:space="preserve"> </w:t>
      </w:r>
      <w:proofErr w:type="spellStart"/>
      <w:r w:rsidRPr="001B0368">
        <w:rPr>
          <w:i/>
          <w:noProof w:val="0"/>
        </w:rPr>
        <w:t>TransitionType</w:t>
      </w:r>
      <w:proofErr w:type="spellEnd"/>
      <w:r w:rsidRPr="001B0368">
        <w:rPr>
          <w:noProof w:val="0"/>
        </w:rPr>
        <w:t xml:space="preserve"> or one of its subtypes. The </w:t>
      </w:r>
      <w:proofErr w:type="spellStart"/>
      <w:r w:rsidRPr="001B0368">
        <w:rPr>
          <w:i/>
          <w:noProof w:val="0"/>
        </w:rPr>
        <w:t>TargetNode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Object</w:t>
      </w:r>
      <w:r w:rsidRPr="001B0368">
        <w:rPr>
          <w:noProof w:val="0"/>
        </w:rPr>
        <w:t xml:space="preserve"> of the </w:t>
      </w:r>
      <w:proofErr w:type="spellStart"/>
      <w:r w:rsidRPr="001B0368">
        <w:rPr>
          <w:i/>
          <w:noProof w:val="0"/>
        </w:rPr>
        <w:t>ObjectType</w:t>
      </w:r>
      <w:proofErr w:type="spellEnd"/>
      <w:r w:rsidRPr="001B0368">
        <w:rPr>
          <w:noProof w:val="0"/>
        </w:rPr>
        <w:t xml:space="preserve"> </w:t>
      </w:r>
      <w:proofErr w:type="spellStart"/>
      <w:r w:rsidRPr="001B0368">
        <w:rPr>
          <w:i/>
          <w:noProof w:val="0"/>
        </w:rPr>
        <w:t>StateType</w:t>
      </w:r>
      <w:proofErr w:type="spellEnd"/>
      <w:r w:rsidRPr="001B0368">
        <w:rPr>
          <w:noProof w:val="0"/>
        </w:rPr>
        <w:t xml:space="preserve"> or one of its subtypes.</w:t>
      </w:r>
    </w:p>
    <w:p w14:paraId="7133C606" w14:textId="62A1218A" w:rsidR="002F33C7" w:rsidRPr="001B0368" w:rsidRDefault="002F33C7" w:rsidP="002F33C7">
      <w:pPr>
        <w:pStyle w:val="PARAGRAPH"/>
        <w:rPr>
          <w:noProof w:val="0"/>
        </w:rPr>
      </w:pPr>
      <w:r w:rsidRPr="001B0368">
        <w:rPr>
          <w:noProof w:val="0"/>
        </w:rPr>
        <w:t xml:space="preserve">The representation of the </w:t>
      </w:r>
      <w:proofErr w:type="spellStart"/>
      <w:r w:rsidRPr="001B0368">
        <w:rPr>
          <w:i/>
          <w:noProof w:val="0"/>
        </w:rPr>
        <w:t>FromState</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specified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_Ref33078212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10</w:t>
      </w:r>
      <w:r w:rsidR="00914796" w:rsidRPr="001B0368">
        <w:rPr>
          <w:noProof w:val="0"/>
        </w:rPr>
        <w:fldChar w:fldCharType="end"/>
      </w:r>
      <w:r w:rsidRPr="001B0368">
        <w:rPr>
          <w:noProof w:val="0"/>
        </w:rPr>
        <w:t>.</w:t>
      </w:r>
    </w:p>
    <w:p w14:paraId="6A40D26E" w14:textId="06F975DF" w:rsidR="002F33C7" w:rsidRPr="001B0368" w:rsidRDefault="00F52AFE" w:rsidP="002F33C7">
      <w:pPr>
        <w:pStyle w:val="TABLE-title"/>
        <w:rPr>
          <w:noProof w:val="0"/>
        </w:rPr>
      </w:pPr>
      <w:bookmarkStart w:id="214" w:name="_Ref33078212"/>
      <w:bookmarkStart w:id="215" w:name="_Toc84953546"/>
      <w:r w:rsidRPr="001B0368">
        <w:rPr>
          <w:noProof w:val="0"/>
        </w:rPr>
        <w:lastRenderedPageBreak/>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10</w:t>
      </w:r>
      <w:r w:rsidRPr="001B0368">
        <w:rPr>
          <w:noProof w:val="0"/>
        </w:rPr>
        <w:fldChar w:fldCharType="end"/>
      </w:r>
      <w:bookmarkEnd w:id="214"/>
      <w:r w:rsidRPr="001B0368">
        <w:rPr>
          <w:noProof w:val="0"/>
        </w:rPr>
        <w:t xml:space="preserve"> – </w:t>
      </w:r>
      <w:proofErr w:type="spellStart"/>
      <w:r w:rsidR="002F33C7" w:rsidRPr="001B0368">
        <w:rPr>
          <w:noProof w:val="0"/>
        </w:rPr>
        <w:t>FromState</w:t>
      </w:r>
      <w:proofErr w:type="spellEnd"/>
      <w:r w:rsidR="002F33C7" w:rsidRPr="001B0368">
        <w:rPr>
          <w:noProof w:val="0"/>
        </w:rPr>
        <w:t xml:space="preserve"> </w:t>
      </w:r>
      <w:proofErr w:type="spellStart"/>
      <w:r w:rsidR="002F33C7" w:rsidRPr="001B0368">
        <w:rPr>
          <w:noProof w:val="0"/>
        </w:rPr>
        <w:t>ReferenceType</w:t>
      </w:r>
      <w:bookmarkEnd w:id="215"/>
      <w:proofErr w:type="spellEnd"/>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2F33C7" w:rsidRPr="001B0368" w14:paraId="4CAA3622"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53D5C8B6" w14:textId="77777777" w:rsidR="002F33C7" w:rsidRPr="001B0368" w:rsidRDefault="002F33C7" w:rsidP="00713EB6">
            <w:pPr>
              <w:pStyle w:val="TableText"/>
              <w:rPr>
                <w:b/>
                <w:noProof w:val="0"/>
                <w:lang w:val="en-GB"/>
              </w:rPr>
            </w:pPr>
            <w:r w:rsidRPr="001B0368">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4B81C688"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6FEC24B4"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38EB9151"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40329788" w14:textId="77777777" w:rsidR="002F33C7" w:rsidRPr="001B0368" w:rsidRDefault="002F33C7" w:rsidP="00713EB6">
            <w:pPr>
              <w:pStyle w:val="TableText"/>
              <w:rPr>
                <w:noProof w:val="0"/>
                <w:lang w:val="en-GB"/>
              </w:rPr>
            </w:pPr>
            <w:proofErr w:type="spellStart"/>
            <w:r w:rsidRPr="001B0368">
              <w:rPr>
                <w:noProof w:val="0"/>
                <w:lang w:val="en-GB"/>
              </w:rPr>
              <w:t>FromState</w:t>
            </w:r>
            <w:proofErr w:type="spellEnd"/>
          </w:p>
        </w:tc>
      </w:tr>
      <w:tr w:rsidR="002F33C7" w:rsidRPr="001B0368" w14:paraId="3DA339D6"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51490799" w14:textId="77777777" w:rsidR="002F33C7" w:rsidRPr="001B0368" w:rsidRDefault="002F33C7" w:rsidP="00713EB6">
            <w:pPr>
              <w:pStyle w:val="TableText"/>
              <w:rPr>
                <w:noProof w:val="0"/>
                <w:lang w:val="en-GB"/>
              </w:rPr>
            </w:pPr>
            <w:proofErr w:type="spellStart"/>
            <w:r w:rsidRPr="001B0368">
              <w:rPr>
                <w:noProof w:val="0"/>
                <w:lang w:val="en-GB"/>
              </w:rPr>
              <w:t>InverseName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79B55C4F" w14:textId="77777777" w:rsidR="002F33C7" w:rsidRPr="001B0368" w:rsidRDefault="002F33C7" w:rsidP="00713EB6">
            <w:pPr>
              <w:pStyle w:val="TableText"/>
              <w:rPr>
                <w:noProof w:val="0"/>
                <w:lang w:val="en-GB"/>
              </w:rPr>
            </w:pPr>
            <w:proofErr w:type="spellStart"/>
            <w:r w:rsidRPr="001B0368">
              <w:rPr>
                <w:noProof w:val="0"/>
                <w:lang w:val="en-GB"/>
              </w:rPr>
              <w:t>ToTransition</w:t>
            </w:r>
            <w:proofErr w:type="spellEnd"/>
          </w:p>
        </w:tc>
      </w:tr>
      <w:tr w:rsidR="002F33C7" w:rsidRPr="001B0368" w14:paraId="5C81ED5B"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39EE9964" w14:textId="77777777" w:rsidR="002F33C7" w:rsidRPr="001B0368" w:rsidRDefault="002F33C7" w:rsidP="00713EB6">
            <w:pPr>
              <w:pStyle w:val="TableText"/>
              <w:rPr>
                <w:noProof w:val="0"/>
                <w:lang w:val="en-GB"/>
              </w:rPr>
            </w:pPr>
            <w:r w:rsidRPr="001B0368">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117F5238"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1120F401"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7F7BB30B"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479097EB"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128D7958"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383D97D7" w14:textId="77777777" w:rsidR="002F33C7" w:rsidRPr="001B0368" w:rsidRDefault="002F33C7" w:rsidP="00713EB6">
            <w:pPr>
              <w:pStyle w:val="TableText"/>
              <w:rPr>
                <w:b/>
                <w:noProof w:val="0"/>
                <w:lang w:val="en-GB"/>
              </w:rPr>
            </w:pPr>
            <w:r w:rsidRPr="001B0368">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2DF6E5E7"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492" w:type="dxa"/>
            <w:tcBorders>
              <w:top w:val="single" w:sz="4" w:space="0" w:color="auto"/>
              <w:left w:val="single" w:sz="4" w:space="0" w:color="auto"/>
              <w:bottom w:val="double" w:sz="4" w:space="0" w:color="auto"/>
              <w:right w:val="single" w:sz="4" w:space="0" w:color="auto"/>
            </w:tcBorders>
          </w:tcPr>
          <w:p w14:paraId="73DE9DBD"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2268" w:type="dxa"/>
            <w:tcBorders>
              <w:top w:val="single" w:sz="4" w:space="0" w:color="auto"/>
              <w:left w:val="single" w:sz="4" w:space="0" w:color="auto"/>
              <w:bottom w:val="double" w:sz="4" w:space="0" w:color="auto"/>
              <w:right w:val="single" w:sz="4" w:space="0" w:color="auto"/>
            </w:tcBorders>
          </w:tcPr>
          <w:p w14:paraId="3E565F29" w14:textId="77777777" w:rsidR="002F33C7" w:rsidRPr="001B0368" w:rsidRDefault="002F33C7" w:rsidP="00713EB6">
            <w:pPr>
              <w:pStyle w:val="TableText"/>
              <w:rPr>
                <w:b/>
                <w:noProof w:val="0"/>
                <w:lang w:val="en-GB"/>
              </w:rPr>
            </w:pPr>
            <w:r w:rsidRPr="001B0368">
              <w:rPr>
                <w:b/>
                <w:noProof w:val="0"/>
                <w:lang w:val="en-GB"/>
              </w:rPr>
              <w:t>Comment</w:t>
            </w:r>
          </w:p>
        </w:tc>
      </w:tr>
      <w:tr w:rsidR="002F33C7" w:rsidRPr="001B0368" w14:paraId="32ADDA88" w14:textId="77777777" w:rsidTr="00AC165E">
        <w:trPr>
          <w:jc w:val="center"/>
        </w:trPr>
        <w:tc>
          <w:tcPr>
            <w:tcW w:w="1716" w:type="dxa"/>
            <w:tcBorders>
              <w:top w:val="double" w:sz="4" w:space="0" w:color="auto"/>
              <w:left w:val="single" w:sz="4" w:space="0" w:color="auto"/>
              <w:bottom w:val="single" w:sz="4" w:space="0" w:color="auto"/>
              <w:right w:val="single" w:sz="4" w:space="0" w:color="auto"/>
            </w:tcBorders>
          </w:tcPr>
          <w:p w14:paraId="5874E974" w14:textId="77777777" w:rsidR="002F33C7" w:rsidRPr="001B0368" w:rsidRDefault="002F33C7" w:rsidP="00713EB6">
            <w:pPr>
              <w:pStyle w:val="TableText"/>
              <w:rPr>
                <w:noProof w:val="0"/>
                <w:lang w:val="en-GB"/>
              </w:rPr>
            </w:pPr>
          </w:p>
        </w:tc>
        <w:tc>
          <w:tcPr>
            <w:tcW w:w="1681" w:type="dxa"/>
            <w:tcBorders>
              <w:top w:val="double" w:sz="4" w:space="0" w:color="auto"/>
              <w:left w:val="single" w:sz="4" w:space="0" w:color="auto"/>
              <w:bottom w:val="single" w:sz="4" w:space="0" w:color="auto"/>
              <w:right w:val="single" w:sz="4" w:space="0" w:color="auto"/>
            </w:tcBorders>
          </w:tcPr>
          <w:p w14:paraId="182CE1BB" w14:textId="77777777" w:rsidR="002F33C7" w:rsidRPr="001B0368" w:rsidRDefault="002F33C7" w:rsidP="00713EB6">
            <w:pPr>
              <w:pStyle w:val="TableText"/>
              <w:rPr>
                <w:noProof w:val="0"/>
                <w:lang w:val="en-GB"/>
              </w:rPr>
            </w:pPr>
          </w:p>
        </w:tc>
        <w:tc>
          <w:tcPr>
            <w:tcW w:w="2492" w:type="dxa"/>
            <w:tcBorders>
              <w:top w:val="double" w:sz="4" w:space="0" w:color="auto"/>
              <w:left w:val="single" w:sz="4" w:space="0" w:color="auto"/>
              <w:bottom w:val="single" w:sz="4" w:space="0" w:color="auto"/>
              <w:right w:val="single" w:sz="4" w:space="0" w:color="auto"/>
            </w:tcBorders>
          </w:tcPr>
          <w:p w14:paraId="0CDC8D91" w14:textId="77777777" w:rsidR="002F33C7" w:rsidRPr="001B0368" w:rsidRDefault="002F33C7" w:rsidP="00713EB6">
            <w:pPr>
              <w:pStyle w:val="TableText"/>
              <w:rPr>
                <w:noProof w:val="0"/>
                <w:lang w:val="en-GB"/>
              </w:rPr>
            </w:pPr>
          </w:p>
        </w:tc>
        <w:tc>
          <w:tcPr>
            <w:tcW w:w="2268" w:type="dxa"/>
            <w:tcBorders>
              <w:top w:val="double" w:sz="4" w:space="0" w:color="auto"/>
              <w:left w:val="single" w:sz="4" w:space="0" w:color="auto"/>
              <w:bottom w:val="single" w:sz="4" w:space="0" w:color="auto"/>
              <w:right w:val="single" w:sz="4" w:space="0" w:color="auto"/>
            </w:tcBorders>
          </w:tcPr>
          <w:p w14:paraId="042FA3DC" w14:textId="77777777" w:rsidR="002F33C7" w:rsidRPr="001B0368" w:rsidRDefault="002F33C7" w:rsidP="00713EB6">
            <w:pPr>
              <w:pStyle w:val="TableText"/>
              <w:rPr>
                <w:noProof w:val="0"/>
                <w:lang w:val="en-GB"/>
              </w:rPr>
            </w:pPr>
          </w:p>
        </w:tc>
      </w:tr>
      <w:tr w:rsidR="007D58DF" w:rsidRPr="001B0368" w14:paraId="6E9F9512" w14:textId="77777777" w:rsidTr="007D58DF">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54EBA180" w14:textId="1ADBAE3C"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1BABE9D8" w14:textId="77777777" w:rsidTr="007D58DF">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4BEE9A8D" w14:textId="2D36B60C" w:rsidR="007D58DF" w:rsidRPr="001B0368" w:rsidRDefault="007D58DF" w:rsidP="00713EB6">
            <w:pPr>
              <w:pStyle w:val="TableText"/>
              <w:rPr>
                <w:noProof w:val="0"/>
                <w:lang w:val="en-GB"/>
              </w:rPr>
            </w:pPr>
            <w:r w:rsidRPr="001B0368">
              <w:rPr>
                <w:noProof w:val="0"/>
                <w:lang w:val="en-GB"/>
              </w:rPr>
              <w:t>Base Info Finite State Machine Instance</w:t>
            </w:r>
          </w:p>
        </w:tc>
      </w:tr>
    </w:tbl>
    <w:p w14:paraId="52A5624E" w14:textId="77777777" w:rsidR="002F33C7" w:rsidRPr="001B0368" w:rsidRDefault="002F33C7" w:rsidP="002F33C7">
      <w:pPr>
        <w:pStyle w:val="Spacer0"/>
        <w:rPr>
          <w:rFonts w:eastAsia="平成明朝"/>
          <w:noProof w:val="0"/>
          <w:lang w:val="en-GB"/>
        </w:rPr>
      </w:pPr>
    </w:p>
    <w:p w14:paraId="2DB92E71" w14:textId="77777777" w:rsidR="002F33C7" w:rsidRPr="001B0368" w:rsidRDefault="002F33C7" w:rsidP="002F33C7">
      <w:pPr>
        <w:pStyle w:val="Heading3"/>
        <w:rPr>
          <w:noProof w:val="0"/>
        </w:rPr>
      </w:pPr>
      <w:bookmarkStart w:id="216" w:name="_Toc84953498"/>
      <w:proofErr w:type="spellStart"/>
      <w:r w:rsidRPr="001B0368">
        <w:rPr>
          <w:noProof w:val="0"/>
        </w:rPr>
        <w:t>ToState</w:t>
      </w:r>
      <w:bookmarkEnd w:id="216"/>
      <w:proofErr w:type="spellEnd"/>
    </w:p>
    <w:p w14:paraId="3437724E"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ToState</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is a concrete </w:t>
      </w:r>
      <w:proofErr w:type="spellStart"/>
      <w:r w:rsidRPr="001B0368">
        <w:rPr>
          <w:i/>
          <w:noProof w:val="0"/>
        </w:rPr>
        <w:t>ReferenceType</w:t>
      </w:r>
      <w:proofErr w:type="spellEnd"/>
      <w:r w:rsidRPr="001B0368">
        <w:rPr>
          <w:noProof w:val="0"/>
        </w:rPr>
        <w:t xml:space="preserve"> and can be used directly. It is a subtype of </w:t>
      </w:r>
      <w:proofErr w:type="spellStart"/>
      <w:r w:rsidRPr="001B0368">
        <w:rPr>
          <w:i/>
          <w:noProof w:val="0"/>
        </w:rPr>
        <w:t>NonHierarchicalReferences</w:t>
      </w:r>
      <w:proofErr w:type="spellEnd"/>
      <w:r w:rsidRPr="001B0368">
        <w:rPr>
          <w:noProof w:val="0"/>
        </w:rPr>
        <w:t>.</w:t>
      </w:r>
    </w:p>
    <w:p w14:paraId="4E28D83A" w14:textId="77777777" w:rsidR="002F33C7" w:rsidRPr="001B0368" w:rsidRDefault="002F33C7" w:rsidP="002F33C7">
      <w:pPr>
        <w:pStyle w:val="PARAGRAPH"/>
        <w:rPr>
          <w:noProof w:val="0"/>
        </w:rPr>
      </w:pPr>
      <w:r w:rsidRPr="001B0368">
        <w:rPr>
          <w:noProof w:val="0"/>
        </w:rPr>
        <w:t xml:space="preserve">The semantic of this </w:t>
      </w:r>
      <w:proofErr w:type="spellStart"/>
      <w:r w:rsidRPr="001B0368">
        <w:rPr>
          <w:i/>
          <w:noProof w:val="0"/>
        </w:rPr>
        <w:t>ReferenceType</w:t>
      </w:r>
      <w:proofErr w:type="spellEnd"/>
      <w:r w:rsidRPr="001B0368">
        <w:rPr>
          <w:noProof w:val="0"/>
        </w:rPr>
        <w:t xml:space="preserve"> is to point form a </w:t>
      </w:r>
      <w:r w:rsidRPr="001B0368">
        <w:rPr>
          <w:i/>
          <w:noProof w:val="0"/>
        </w:rPr>
        <w:t>Transition</w:t>
      </w:r>
      <w:r w:rsidRPr="001B0368">
        <w:rPr>
          <w:noProof w:val="0"/>
        </w:rPr>
        <w:t xml:space="preserve"> to the ending </w:t>
      </w:r>
      <w:r w:rsidRPr="001B0368">
        <w:rPr>
          <w:i/>
          <w:noProof w:val="0"/>
        </w:rPr>
        <w:t>State</w:t>
      </w:r>
      <w:r w:rsidRPr="001B0368">
        <w:rPr>
          <w:noProof w:val="0"/>
        </w:rPr>
        <w:t xml:space="preserve"> the </w:t>
      </w:r>
      <w:r w:rsidRPr="001B0368">
        <w:rPr>
          <w:i/>
          <w:noProof w:val="0"/>
        </w:rPr>
        <w:t>Transition</w:t>
      </w:r>
      <w:r w:rsidRPr="001B0368">
        <w:rPr>
          <w:noProof w:val="0"/>
        </w:rPr>
        <w:t xml:space="preserve"> connects.</w:t>
      </w:r>
    </w:p>
    <w:p w14:paraId="0FFC0443"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 xml:space="preserve">Object </w:t>
      </w:r>
      <w:r w:rsidRPr="001B0368">
        <w:rPr>
          <w:noProof w:val="0"/>
        </w:rPr>
        <w:t xml:space="preserve">of the </w:t>
      </w:r>
      <w:proofErr w:type="spellStart"/>
      <w:r w:rsidRPr="001B0368">
        <w:rPr>
          <w:i/>
          <w:noProof w:val="0"/>
        </w:rPr>
        <w:t>ObjectType</w:t>
      </w:r>
      <w:proofErr w:type="spellEnd"/>
      <w:r w:rsidRPr="001B0368">
        <w:rPr>
          <w:noProof w:val="0"/>
        </w:rPr>
        <w:t xml:space="preserve"> </w:t>
      </w:r>
      <w:proofErr w:type="spellStart"/>
      <w:r w:rsidRPr="001B0368">
        <w:rPr>
          <w:i/>
          <w:noProof w:val="0"/>
        </w:rPr>
        <w:t>TransitionType</w:t>
      </w:r>
      <w:proofErr w:type="spellEnd"/>
      <w:r w:rsidRPr="001B0368">
        <w:rPr>
          <w:noProof w:val="0"/>
        </w:rPr>
        <w:t xml:space="preserve"> or one of its subtypes. The </w:t>
      </w:r>
      <w:proofErr w:type="spellStart"/>
      <w:r w:rsidRPr="001B0368">
        <w:rPr>
          <w:i/>
          <w:noProof w:val="0"/>
        </w:rPr>
        <w:t>TargetNode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Object</w:t>
      </w:r>
      <w:r w:rsidRPr="001B0368">
        <w:rPr>
          <w:noProof w:val="0"/>
        </w:rPr>
        <w:t xml:space="preserve"> of the </w:t>
      </w:r>
      <w:proofErr w:type="spellStart"/>
      <w:r w:rsidRPr="001B0368">
        <w:rPr>
          <w:i/>
          <w:noProof w:val="0"/>
        </w:rPr>
        <w:t>ObjectType</w:t>
      </w:r>
      <w:proofErr w:type="spellEnd"/>
      <w:r w:rsidRPr="001B0368">
        <w:rPr>
          <w:noProof w:val="0"/>
        </w:rPr>
        <w:t xml:space="preserve"> </w:t>
      </w:r>
      <w:proofErr w:type="spellStart"/>
      <w:r w:rsidRPr="001B0368">
        <w:rPr>
          <w:i/>
          <w:noProof w:val="0"/>
        </w:rPr>
        <w:t>StateType</w:t>
      </w:r>
      <w:proofErr w:type="spellEnd"/>
      <w:r w:rsidRPr="001B0368">
        <w:rPr>
          <w:noProof w:val="0"/>
        </w:rPr>
        <w:t xml:space="preserve"> or one of its subtypes.</w:t>
      </w:r>
    </w:p>
    <w:p w14:paraId="523C33FD" w14:textId="77777777" w:rsidR="002F33C7" w:rsidRPr="001B0368" w:rsidRDefault="002F33C7" w:rsidP="002F33C7">
      <w:pPr>
        <w:pStyle w:val="PARAGRAPH"/>
        <w:rPr>
          <w:noProof w:val="0"/>
        </w:rPr>
      </w:pPr>
      <w:r w:rsidRPr="001B0368">
        <w:rPr>
          <w:i/>
          <w:noProof w:val="0"/>
        </w:rPr>
        <w:t>References</w:t>
      </w:r>
      <w:r w:rsidRPr="001B0368">
        <w:rPr>
          <w:noProof w:val="0"/>
        </w:rPr>
        <w:t xml:space="preserve"> of this </w:t>
      </w:r>
      <w:proofErr w:type="spellStart"/>
      <w:r w:rsidRPr="001B0368">
        <w:rPr>
          <w:i/>
          <w:noProof w:val="0"/>
        </w:rPr>
        <w:t>ReferenceType</w:t>
      </w:r>
      <w:proofErr w:type="spellEnd"/>
      <w:r w:rsidRPr="001B0368">
        <w:rPr>
          <w:noProof w:val="0"/>
        </w:rPr>
        <w:t xml:space="preserve"> may be only exposed </w:t>
      </w:r>
      <w:proofErr w:type="spellStart"/>
      <w:r w:rsidRPr="001B0368">
        <w:rPr>
          <w:noProof w:val="0"/>
        </w:rPr>
        <w:t>uni</w:t>
      </w:r>
      <w:proofErr w:type="spellEnd"/>
      <w:r w:rsidRPr="001B0368">
        <w:rPr>
          <w:noProof w:val="0"/>
        </w:rPr>
        <w:t xml:space="preserve">-directional. Sometimes this is required, for example, if a </w:t>
      </w:r>
      <w:r w:rsidRPr="001B0368">
        <w:rPr>
          <w:i/>
          <w:noProof w:val="0"/>
        </w:rPr>
        <w:t>Transition</w:t>
      </w:r>
      <w:r w:rsidRPr="001B0368">
        <w:rPr>
          <w:noProof w:val="0"/>
        </w:rPr>
        <w:t xml:space="preserve"> points to a </w:t>
      </w:r>
      <w:r w:rsidRPr="001B0368">
        <w:rPr>
          <w:i/>
          <w:noProof w:val="0"/>
        </w:rPr>
        <w:t>State</w:t>
      </w:r>
      <w:r w:rsidRPr="001B0368">
        <w:rPr>
          <w:noProof w:val="0"/>
        </w:rPr>
        <w:t xml:space="preserve"> of a sub-machine.</w:t>
      </w:r>
    </w:p>
    <w:p w14:paraId="6AA34CD8" w14:textId="7D0D275E" w:rsidR="002F33C7" w:rsidRPr="001B0368" w:rsidRDefault="002F33C7" w:rsidP="002F33C7">
      <w:pPr>
        <w:pStyle w:val="PARAGRAPH"/>
        <w:rPr>
          <w:noProof w:val="0"/>
        </w:rPr>
      </w:pPr>
      <w:r w:rsidRPr="001B0368">
        <w:rPr>
          <w:noProof w:val="0"/>
        </w:rPr>
        <w:t xml:space="preserve">The representation of the </w:t>
      </w:r>
      <w:proofErr w:type="spellStart"/>
      <w:r w:rsidRPr="001B0368">
        <w:rPr>
          <w:i/>
          <w:noProof w:val="0"/>
        </w:rPr>
        <w:t>ToState</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specified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_Ref33078236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11</w:t>
      </w:r>
      <w:r w:rsidR="00914796" w:rsidRPr="001B0368">
        <w:rPr>
          <w:noProof w:val="0"/>
        </w:rPr>
        <w:fldChar w:fldCharType="end"/>
      </w:r>
      <w:r w:rsidRPr="001B0368">
        <w:rPr>
          <w:noProof w:val="0"/>
        </w:rPr>
        <w:t>.</w:t>
      </w:r>
    </w:p>
    <w:p w14:paraId="15C7F5CE" w14:textId="69187E90" w:rsidR="002F33C7" w:rsidRPr="001B0368" w:rsidRDefault="00F52AFE" w:rsidP="002F33C7">
      <w:pPr>
        <w:pStyle w:val="TABLE-title"/>
        <w:rPr>
          <w:noProof w:val="0"/>
        </w:rPr>
      </w:pPr>
      <w:bookmarkStart w:id="217" w:name="_Ref33078236"/>
      <w:bookmarkStart w:id="218" w:name="_Toc84953547"/>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11</w:t>
      </w:r>
      <w:r w:rsidRPr="001B0368">
        <w:rPr>
          <w:noProof w:val="0"/>
        </w:rPr>
        <w:fldChar w:fldCharType="end"/>
      </w:r>
      <w:bookmarkEnd w:id="217"/>
      <w:r w:rsidRPr="001B0368">
        <w:rPr>
          <w:noProof w:val="0"/>
        </w:rPr>
        <w:t xml:space="preserve"> – </w:t>
      </w:r>
      <w:proofErr w:type="spellStart"/>
      <w:r w:rsidR="002F33C7" w:rsidRPr="001B0368">
        <w:rPr>
          <w:noProof w:val="0"/>
        </w:rPr>
        <w:t>ToState</w:t>
      </w:r>
      <w:proofErr w:type="spellEnd"/>
      <w:r w:rsidR="002F33C7" w:rsidRPr="001B0368">
        <w:rPr>
          <w:noProof w:val="0"/>
        </w:rPr>
        <w:t xml:space="preserve"> </w:t>
      </w:r>
      <w:proofErr w:type="spellStart"/>
      <w:r w:rsidR="002F33C7" w:rsidRPr="001B0368">
        <w:rPr>
          <w:noProof w:val="0"/>
        </w:rPr>
        <w:t>ReferenceType</w:t>
      </w:r>
      <w:bookmarkEnd w:id="218"/>
      <w:proofErr w:type="spellEnd"/>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2F33C7" w:rsidRPr="001B0368" w14:paraId="544F23C7"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332D9290" w14:textId="77777777" w:rsidR="002F33C7" w:rsidRPr="001B0368" w:rsidRDefault="002F33C7" w:rsidP="00713EB6">
            <w:pPr>
              <w:pStyle w:val="TableText"/>
              <w:rPr>
                <w:b/>
                <w:noProof w:val="0"/>
                <w:lang w:val="en-GB"/>
              </w:rPr>
            </w:pPr>
            <w:r w:rsidRPr="001B0368">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765C7706"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4163E30B"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7B1C7A35"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0E893932" w14:textId="77777777" w:rsidR="002F33C7" w:rsidRPr="001B0368" w:rsidRDefault="002F33C7" w:rsidP="00713EB6">
            <w:pPr>
              <w:pStyle w:val="TableText"/>
              <w:rPr>
                <w:noProof w:val="0"/>
                <w:lang w:val="en-GB"/>
              </w:rPr>
            </w:pPr>
            <w:proofErr w:type="spellStart"/>
            <w:r w:rsidRPr="001B0368">
              <w:rPr>
                <w:noProof w:val="0"/>
                <w:lang w:val="en-GB"/>
              </w:rPr>
              <w:t>ToState</w:t>
            </w:r>
            <w:proofErr w:type="spellEnd"/>
          </w:p>
        </w:tc>
      </w:tr>
      <w:tr w:rsidR="002F33C7" w:rsidRPr="001B0368" w14:paraId="542DD312"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3009F975" w14:textId="77777777" w:rsidR="002F33C7" w:rsidRPr="001B0368" w:rsidRDefault="002F33C7" w:rsidP="00713EB6">
            <w:pPr>
              <w:pStyle w:val="TableText"/>
              <w:rPr>
                <w:noProof w:val="0"/>
                <w:lang w:val="en-GB"/>
              </w:rPr>
            </w:pPr>
            <w:proofErr w:type="spellStart"/>
            <w:r w:rsidRPr="001B0368">
              <w:rPr>
                <w:noProof w:val="0"/>
                <w:lang w:val="en-GB"/>
              </w:rPr>
              <w:t>InverseName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09B3DCE4" w14:textId="77777777" w:rsidR="002F33C7" w:rsidRPr="001B0368" w:rsidRDefault="002F33C7" w:rsidP="00713EB6">
            <w:pPr>
              <w:pStyle w:val="TableText"/>
              <w:rPr>
                <w:noProof w:val="0"/>
                <w:lang w:val="en-GB"/>
              </w:rPr>
            </w:pPr>
            <w:proofErr w:type="spellStart"/>
            <w:r w:rsidRPr="001B0368">
              <w:rPr>
                <w:noProof w:val="0"/>
                <w:lang w:val="en-GB"/>
              </w:rPr>
              <w:t>FromTransition</w:t>
            </w:r>
            <w:proofErr w:type="spellEnd"/>
          </w:p>
        </w:tc>
      </w:tr>
      <w:tr w:rsidR="002F33C7" w:rsidRPr="001B0368" w14:paraId="2949C700"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7D0734E0" w14:textId="77777777" w:rsidR="002F33C7" w:rsidRPr="001B0368" w:rsidRDefault="002F33C7" w:rsidP="00713EB6">
            <w:pPr>
              <w:pStyle w:val="TableText"/>
              <w:rPr>
                <w:noProof w:val="0"/>
                <w:lang w:val="en-GB"/>
              </w:rPr>
            </w:pPr>
            <w:r w:rsidRPr="001B0368">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18845F54"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22459C58"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0E64084B"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2E9EEF0D"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13B41037"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638B8E8B" w14:textId="77777777" w:rsidR="002F33C7" w:rsidRPr="001B0368" w:rsidRDefault="002F33C7" w:rsidP="00713EB6">
            <w:pPr>
              <w:pStyle w:val="TableText"/>
              <w:rPr>
                <w:b/>
                <w:noProof w:val="0"/>
                <w:lang w:val="en-GB"/>
              </w:rPr>
            </w:pPr>
            <w:r w:rsidRPr="001B0368">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7BE85BA2"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492" w:type="dxa"/>
            <w:tcBorders>
              <w:top w:val="single" w:sz="4" w:space="0" w:color="auto"/>
              <w:left w:val="single" w:sz="4" w:space="0" w:color="auto"/>
              <w:bottom w:val="double" w:sz="4" w:space="0" w:color="auto"/>
              <w:right w:val="single" w:sz="4" w:space="0" w:color="auto"/>
            </w:tcBorders>
          </w:tcPr>
          <w:p w14:paraId="1C1060B2"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2268" w:type="dxa"/>
            <w:tcBorders>
              <w:top w:val="single" w:sz="4" w:space="0" w:color="auto"/>
              <w:left w:val="single" w:sz="4" w:space="0" w:color="auto"/>
              <w:bottom w:val="double" w:sz="4" w:space="0" w:color="auto"/>
              <w:right w:val="single" w:sz="4" w:space="0" w:color="auto"/>
            </w:tcBorders>
          </w:tcPr>
          <w:p w14:paraId="3B5A5678" w14:textId="77777777" w:rsidR="002F33C7" w:rsidRPr="001B0368" w:rsidRDefault="002F33C7" w:rsidP="00713EB6">
            <w:pPr>
              <w:pStyle w:val="TableText"/>
              <w:rPr>
                <w:b/>
                <w:noProof w:val="0"/>
                <w:lang w:val="en-GB"/>
              </w:rPr>
            </w:pPr>
            <w:r w:rsidRPr="001B0368">
              <w:rPr>
                <w:b/>
                <w:noProof w:val="0"/>
                <w:lang w:val="en-GB"/>
              </w:rPr>
              <w:t>Comment</w:t>
            </w:r>
          </w:p>
        </w:tc>
      </w:tr>
      <w:tr w:rsidR="002F33C7" w:rsidRPr="001B0368" w14:paraId="71290D91" w14:textId="77777777" w:rsidTr="00AC165E">
        <w:trPr>
          <w:jc w:val="center"/>
        </w:trPr>
        <w:tc>
          <w:tcPr>
            <w:tcW w:w="1716" w:type="dxa"/>
            <w:tcBorders>
              <w:top w:val="double" w:sz="4" w:space="0" w:color="auto"/>
              <w:left w:val="single" w:sz="4" w:space="0" w:color="auto"/>
              <w:bottom w:val="single" w:sz="4" w:space="0" w:color="auto"/>
              <w:right w:val="single" w:sz="4" w:space="0" w:color="auto"/>
            </w:tcBorders>
          </w:tcPr>
          <w:p w14:paraId="7DDEC08E" w14:textId="77777777" w:rsidR="002F33C7" w:rsidRPr="001B0368" w:rsidRDefault="002F33C7" w:rsidP="00713EB6">
            <w:pPr>
              <w:pStyle w:val="TableText"/>
              <w:rPr>
                <w:noProof w:val="0"/>
                <w:lang w:val="en-GB"/>
              </w:rPr>
            </w:pPr>
          </w:p>
        </w:tc>
        <w:tc>
          <w:tcPr>
            <w:tcW w:w="1681" w:type="dxa"/>
            <w:tcBorders>
              <w:top w:val="double" w:sz="4" w:space="0" w:color="auto"/>
              <w:left w:val="single" w:sz="4" w:space="0" w:color="auto"/>
              <w:bottom w:val="single" w:sz="4" w:space="0" w:color="auto"/>
              <w:right w:val="single" w:sz="4" w:space="0" w:color="auto"/>
            </w:tcBorders>
          </w:tcPr>
          <w:p w14:paraId="658DF8BA" w14:textId="77777777" w:rsidR="002F33C7" w:rsidRPr="001B0368" w:rsidRDefault="002F33C7" w:rsidP="00713EB6">
            <w:pPr>
              <w:pStyle w:val="TableText"/>
              <w:rPr>
                <w:noProof w:val="0"/>
                <w:lang w:val="en-GB"/>
              </w:rPr>
            </w:pPr>
          </w:p>
        </w:tc>
        <w:tc>
          <w:tcPr>
            <w:tcW w:w="2492" w:type="dxa"/>
            <w:tcBorders>
              <w:top w:val="double" w:sz="4" w:space="0" w:color="auto"/>
              <w:left w:val="single" w:sz="4" w:space="0" w:color="auto"/>
              <w:bottom w:val="single" w:sz="4" w:space="0" w:color="auto"/>
              <w:right w:val="single" w:sz="4" w:space="0" w:color="auto"/>
            </w:tcBorders>
          </w:tcPr>
          <w:p w14:paraId="128BDC34" w14:textId="77777777" w:rsidR="002F33C7" w:rsidRPr="001B0368" w:rsidRDefault="002F33C7" w:rsidP="00713EB6">
            <w:pPr>
              <w:pStyle w:val="TableText"/>
              <w:rPr>
                <w:noProof w:val="0"/>
                <w:lang w:val="en-GB"/>
              </w:rPr>
            </w:pPr>
          </w:p>
        </w:tc>
        <w:tc>
          <w:tcPr>
            <w:tcW w:w="2268" w:type="dxa"/>
            <w:tcBorders>
              <w:top w:val="double" w:sz="4" w:space="0" w:color="auto"/>
              <w:left w:val="single" w:sz="4" w:space="0" w:color="auto"/>
              <w:bottom w:val="single" w:sz="4" w:space="0" w:color="auto"/>
              <w:right w:val="single" w:sz="4" w:space="0" w:color="auto"/>
            </w:tcBorders>
          </w:tcPr>
          <w:p w14:paraId="1A8B6832" w14:textId="77777777" w:rsidR="002F33C7" w:rsidRPr="001B0368" w:rsidRDefault="002F33C7" w:rsidP="00713EB6">
            <w:pPr>
              <w:pStyle w:val="TableText"/>
              <w:rPr>
                <w:noProof w:val="0"/>
                <w:lang w:val="en-GB"/>
              </w:rPr>
            </w:pPr>
          </w:p>
        </w:tc>
      </w:tr>
      <w:tr w:rsidR="007D58DF" w:rsidRPr="001B0368" w14:paraId="0AAE9A82" w14:textId="77777777" w:rsidTr="007D58DF">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4EE38D3F" w14:textId="78B7F8F4"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49456704" w14:textId="77777777" w:rsidTr="007D58DF">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64D7E3A7" w14:textId="068DED22" w:rsidR="007D58DF" w:rsidRPr="001B0368" w:rsidRDefault="007D58DF" w:rsidP="00713EB6">
            <w:pPr>
              <w:pStyle w:val="TableText"/>
              <w:rPr>
                <w:noProof w:val="0"/>
                <w:lang w:val="en-GB"/>
              </w:rPr>
            </w:pPr>
            <w:r w:rsidRPr="001B0368">
              <w:rPr>
                <w:noProof w:val="0"/>
                <w:lang w:val="en-GB"/>
              </w:rPr>
              <w:t>Base Info Finite State Machine Instance</w:t>
            </w:r>
          </w:p>
        </w:tc>
      </w:tr>
    </w:tbl>
    <w:p w14:paraId="4EFA77D9" w14:textId="77777777" w:rsidR="002F33C7" w:rsidRPr="001B0368" w:rsidRDefault="002F33C7" w:rsidP="002F33C7">
      <w:pPr>
        <w:pStyle w:val="Spacer0"/>
        <w:rPr>
          <w:rFonts w:eastAsia="平成明朝"/>
          <w:noProof w:val="0"/>
          <w:lang w:val="en-GB"/>
        </w:rPr>
      </w:pPr>
    </w:p>
    <w:p w14:paraId="79D4A98D" w14:textId="77777777" w:rsidR="002F33C7" w:rsidRPr="001B0368" w:rsidRDefault="002F33C7" w:rsidP="002F33C7">
      <w:pPr>
        <w:pStyle w:val="Heading3"/>
        <w:rPr>
          <w:noProof w:val="0"/>
        </w:rPr>
      </w:pPr>
      <w:bookmarkStart w:id="219" w:name="_Toc84953499"/>
      <w:proofErr w:type="spellStart"/>
      <w:r w:rsidRPr="001B0368">
        <w:rPr>
          <w:noProof w:val="0"/>
        </w:rPr>
        <w:t>HasCause</w:t>
      </w:r>
      <w:bookmarkEnd w:id="219"/>
      <w:proofErr w:type="spellEnd"/>
    </w:p>
    <w:p w14:paraId="6E7991BD"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HasCause</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is a concrete </w:t>
      </w:r>
      <w:proofErr w:type="spellStart"/>
      <w:r w:rsidRPr="001B0368">
        <w:rPr>
          <w:i/>
          <w:noProof w:val="0"/>
        </w:rPr>
        <w:t>ReferenceType</w:t>
      </w:r>
      <w:proofErr w:type="spellEnd"/>
      <w:r w:rsidRPr="001B0368">
        <w:rPr>
          <w:noProof w:val="0"/>
        </w:rPr>
        <w:t xml:space="preserve"> and can be used directly. It is a subtype of </w:t>
      </w:r>
      <w:proofErr w:type="spellStart"/>
      <w:r w:rsidRPr="001B0368">
        <w:rPr>
          <w:i/>
          <w:noProof w:val="0"/>
        </w:rPr>
        <w:t>NonHierarchicalReferences</w:t>
      </w:r>
      <w:proofErr w:type="spellEnd"/>
      <w:r w:rsidRPr="001B0368">
        <w:rPr>
          <w:noProof w:val="0"/>
        </w:rPr>
        <w:t>.</w:t>
      </w:r>
    </w:p>
    <w:p w14:paraId="48D8E1E4" w14:textId="77777777" w:rsidR="002F33C7" w:rsidRPr="001B0368" w:rsidRDefault="002F33C7" w:rsidP="002F33C7">
      <w:pPr>
        <w:pStyle w:val="PARAGRAPH"/>
        <w:rPr>
          <w:noProof w:val="0"/>
        </w:rPr>
      </w:pPr>
      <w:r w:rsidRPr="001B0368">
        <w:rPr>
          <w:noProof w:val="0"/>
        </w:rPr>
        <w:t xml:space="preserve">The semantic of this </w:t>
      </w:r>
      <w:proofErr w:type="spellStart"/>
      <w:r w:rsidRPr="001B0368">
        <w:rPr>
          <w:i/>
          <w:noProof w:val="0"/>
        </w:rPr>
        <w:t>ReferenceType</w:t>
      </w:r>
      <w:proofErr w:type="spellEnd"/>
      <w:r w:rsidRPr="001B0368">
        <w:rPr>
          <w:noProof w:val="0"/>
        </w:rPr>
        <w:t xml:space="preserve"> is to point from a </w:t>
      </w:r>
      <w:r w:rsidRPr="001B0368">
        <w:rPr>
          <w:i/>
          <w:noProof w:val="0"/>
        </w:rPr>
        <w:t>Transition</w:t>
      </w:r>
      <w:r w:rsidRPr="001B0368">
        <w:rPr>
          <w:noProof w:val="0"/>
        </w:rPr>
        <w:t xml:space="preserve"> to something that causes the </w:t>
      </w:r>
      <w:r w:rsidRPr="001B0368">
        <w:rPr>
          <w:i/>
          <w:noProof w:val="0"/>
        </w:rPr>
        <w:t>Transition</w:t>
      </w:r>
      <w:r w:rsidRPr="001B0368">
        <w:rPr>
          <w:noProof w:val="0"/>
        </w:rPr>
        <w:t xml:space="preserve">. In this annex we only define </w:t>
      </w:r>
      <w:r w:rsidRPr="001B0368">
        <w:rPr>
          <w:i/>
          <w:noProof w:val="0"/>
        </w:rPr>
        <w:t>Methods</w:t>
      </w:r>
      <w:r w:rsidRPr="001B0368">
        <w:rPr>
          <w:noProof w:val="0"/>
        </w:rPr>
        <w:t xml:space="preserve"> as </w:t>
      </w:r>
      <w:r w:rsidRPr="001B0368">
        <w:rPr>
          <w:i/>
          <w:noProof w:val="0"/>
        </w:rPr>
        <w:t>Causes</w:t>
      </w:r>
      <w:r w:rsidRPr="001B0368">
        <w:rPr>
          <w:noProof w:val="0"/>
        </w:rPr>
        <w:t xml:space="preserve">. However, the </w:t>
      </w:r>
      <w:proofErr w:type="spellStart"/>
      <w:r w:rsidRPr="001B0368">
        <w:rPr>
          <w:i/>
          <w:noProof w:val="0"/>
        </w:rPr>
        <w:t>ReferenceType</w:t>
      </w:r>
      <w:proofErr w:type="spellEnd"/>
      <w:r w:rsidRPr="001B0368">
        <w:rPr>
          <w:noProof w:val="0"/>
        </w:rPr>
        <w:t xml:space="preserve"> is not restricted to point to </w:t>
      </w:r>
      <w:r w:rsidRPr="001B0368">
        <w:rPr>
          <w:i/>
          <w:noProof w:val="0"/>
        </w:rPr>
        <w:t>Methods</w:t>
      </w:r>
      <w:r w:rsidRPr="001B0368">
        <w:rPr>
          <w:noProof w:val="0"/>
        </w:rPr>
        <w:t xml:space="preserve">. The referenced Methods can, but do not have to point to a Method of the </w:t>
      </w:r>
      <w:proofErr w:type="spellStart"/>
      <w:r w:rsidRPr="001B0368">
        <w:rPr>
          <w:noProof w:val="0"/>
        </w:rPr>
        <w:t>StateMachineType</w:t>
      </w:r>
      <w:proofErr w:type="spellEnd"/>
      <w:r w:rsidRPr="001B0368">
        <w:rPr>
          <w:noProof w:val="0"/>
        </w:rPr>
        <w:t xml:space="preserve">. For example, it </w:t>
      </w:r>
      <w:proofErr w:type="gramStart"/>
      <w:r w:rsidRPr="001B0368">
        <w:rPr>
          <w:noProof w:val="0"/>
        </w:rPr>
        <w:t>is allowed to</w:t>
      </w:r>
      <w:proofErr w:type="gramEnd"/>
      <w:r w:rsidRPr="001B0368">
        <w:rPr>
          <w:noProof w:val="0"/>
        </w:rPr>
        <w:t xml:space="preserve"> point to a server-wide restart Method leading the state machine to go into its initial state.</w:t>
      </w:r>
    </w:p>
    <w:p w14:paraId="435EC6C3"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 xml:space="preserve">Object </w:t>
      </w:r>
      <w:r w:rsidRPr="001B0368">
        <w:rPr>
          <w:noProof w:val="0"/>
        </w:rPr>
        <w:t xml:space="preserve">of the </w:t>
      </w:r>
      <w:proofErr w:type="spellStart"/>
      <w:r w:rsidRPr="001B0368">
        <w:rPr>
          <w:i/>
          <w:noProof w:val="0"/>
        </w:rPr>
        <w:t>ObjectType</w:t>
      </w:r>
      <w:proofErr w:type="spellEnd"/>
      <w:r w:rsidRPr="001B0368">
        <w:rPr>
          <w:noProof w:val="0"/>
        </w:rPr>
        <w:t xml:space="preserve"> </w:t>
      </w:r>
      <w:proofErr w:type="spellStart"/>
      <w:r w:rsidRPr="001B0368">
        <w:rPr>
          <w:i/>
          <w:noProof w:val="0"/>
        </w:rPr>
        <w:t>TransitionType</w:t>
      </w:r>
      <w:proofErr w:type="spellEnd"/>
      <w:r w:rsidRPr="001B0368">
        <w:rPr>
          <w:noProof w:val="0"/>
        </w:rPr>
        <w:t xml:space="preserve"> or one of its subtypes. The </w:t>
      </w:r>
      <w:proofErr w:type="spellStart"/>
      <w:r w:rsidRPr="001B0368">
        <w:rPr>
          <w:i/>
          <w:noProof w:val="0"/>
        </w:rPr>
        <w:t>TargetNode</w:t>
      </w:r>
      <w:proofErr w:type="spellEnd"/>
      <w:r w:rsidRPr="001B0368">
        <w:rPr>
          <w:noProof w:val="0"/>
        </w:rPr>
        <w:t xml:space="preserve"> can be of any </w:t>
      </w:r>
      <w:proofErr w:type="spellStart"/>
      <w:r w:rsidRPr="001B0368">
        <w:rPr>
          <w:i/>
          <w:noProof w:val="0"/>
        </w:rPr>
        <w:t>NodeClass</w:t>
      </w:r>
      <w:proofErr w:type="spellEnd"/>
      <w:r w:rsidRPr="001B0368">
        <w:rPr>
          <w:noProof w:val="0"/>
        </w:rPr>
        <w:t>.</w:t>
      </w:r>
    </w:p>
    <w:p w14:paraId="25FC0600" w14:textId="443862A6" w:rsidR="002F33C7" w:rsidRPr="001B0368" w:rsidRDefault="002F33C7" w:rsidP="002F33C7">
      <w:pPr>
        <w:pStyle w:val="PARAGRAPH"/>
        <w:rPr>
          <w:noProof w:val="0"/>
        </w:rPr>
      </w:pPr>
      <w:r w:rsidRPr="001B0368">
        <w:rPr>
          <w:noProof w:val="0"/>
        </w:rPr>
        <w:t xml:space="preserve">The representation of the </w:t>
      </w:r>
      <w:proofErr w:type="spellStart"/>
      <w:r w:rsidRPr="001B0368">
        <w:rPr>
          <w:i/>
          <w:noProof w:val="0"/>
        </w:rPr>
        <w:t>HasCause</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specified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_Ref33078257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12</w:t>
      </w:r>
      <w:r w:rsidR="00914796" w:rsidRPr="001B0368">
        <w:rPr>
          <w:noProof w:val="0"/>
        </w:rPr>
        <w:fldChar w:fldCharType="end"/>
      </w:r>
      <w:r w:rsidRPr="001B0368">
        <w:rPr>
          <w:noProof w:val="0"/>
        </w:rPr>
        <w:t>.</w:t>
      </w:r>
    </w:p>
    <w:p w14:paraId="507EFBB3" w14:textId="165888B2" w:rsidR="002F33C7" w:rsidRPr="001B0368" w:rsidRDefault="00F52AFE" w:rsidP="002F33C7">
      <w:pPr>
        <w:pStyle w:val="TABLE-title"/>
        <w:rPr>
          <w:noProof w:val="0"/>
        </w:rPr>
      </w:pPr>
      <w:bookmarkStart w:id="220" w:name="_Ref33078257"/>
      <w:bookmarkStart w:id="221" w:name="_Toc84953548"/>
      <w:r w:rsidRPr="001B0368">
        <w:rPr>
          <w:noProof w:val="0"/>
        </w:rPr>
        <w:lastRenderedPageBreak/>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12</w:t>
      </w:r>
      <w:r w:rsidRPr="001B0368">
        <w:rPr>
          <w:noProof w:val="0"/>
        </w:rPr>
        <w:fldChar w:fldCharType="end"/>
      </w:r>
      <w:bookmarkEnd w:id="220"/>
      <w:r w:rsidRPr="001B0368">
        <w:rPr>
          <w:noProof w:val="0"/>
        </w:rPr>
        <w:t xml:space="preserve"> – </w:t>
      </w:r>
      <w:proofErr w:type="spellStart"/>
      <w:r w:rsidR="002F33C7" w:rsidRPr="001B0368">
        <w:rPr>
          <w:noProof w:val="0"/>
        </w:rPr>
        <w:t>HasCause</w:t>
      </w:r>
      <w:proofErr w:type="spellEnd"/>
      <w:r w:rsidR="002F33C7" w:rsidRPr="001B0368">
        <w:rPr>
          <w:noProof w:val="0"/>
        </w:rPr>
        <w:t xml:space="preserve"> </w:t>
      </w:r>
      <w:proofErr w:type="spellStart"/>
      <w:r w:rsidR="002F33C7" w:rsidRPr="001B0368">
        <w:rPr>
          <w:noProof w:val="0"/>
        </w:rPr>
        <w:t>ReferenceType</w:t>
      </w:r>
      <w:bookmarkEnd w:id="221"/>
      <w:proofErr w:type="spellEnd"/>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2F33C7" w:rsidRPr="001B0368" w14:paraId="1AB299F4"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328AE9BB" w14:textId="77777777" w:rsidR="002F33C7" w:rsidRPr="001B0368" w:rsidRDefault="002F33C7" w:rsidP="00713EB6">
            <w:pPr>
              <w:pStyle w:val="TableText"/>
              <w:rPr>
                <w:b/>
                <w:noProof w:val="0"/>
                <w:lang w:val="en-GB"/>
              </w:rPr>
            </w:pPr>
            <w:r w:rsidRPr="001B0368">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16356D66"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422AE338"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50C8EC72"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4723C434" w14:textId="77777777" w:rsidR="002F33C7" w:rsidRPr="001B0368" w:rsidRDefault="002F33C7" w:rsidP="00713EB6">
            <w:pPr>
              <w:pStyle w:val="TableText"/>
              <w:rPr>
                <w:noProof w:val="0"/>
                <w:lang w:val="en-GB"/>
              </w:rPr>
            </w:pPr>
            <w:proofErr w:type="spellStart"/>
            <w:r w:rsidRPr="001B0368">
              <w:rPr>
                <w:noProof w:val="0"/>
                <w:lang w:val="en-GB"/>
              </w:rPr>
              <w:t>HasCause</w:t>
            </w:r>
            <w:proofErr w:type="spellEnd"/>
          </w:p>
        </w:tc>
      </w:tr>
      <w:tr w:rsidR="002F33C7" w:rsidRPr="001B0368" w14:paraId="4E326BA4"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025BBD81" w14:textId="77777777" w:rsidR="002F33C7" w:rsidRPr="001B0368" w:rsidRDefault="002F33C7" w:rsidP="00713EB6">
            <w:pPr>
              <w:pStyle w:val="TableText"/>
              <w:rPr>
                <w:noProof w:val="0"/>
                <w:lang w:val="en-GB"/>
              </w:rPr>
            </w:pPr>
            <w:proofErr w:type="spellStart"/>
            <w:r w:rsidRPr="001B0368">
              <w:rPr>
                <w:noProof w:val="0"/>
                <w:lang w:val="en-GB"/>
              </w:rPr>
              <w:t>InverseName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1481AF65" w14:textId="77777777" w:rsidR="002F33C7" w:rsidRPr="001B0368" w:rsidRDefault="002F33C7" w:rsidP="00713EB6">
            <w:pPr>
              <w:pStyle w:val="TableText"/>
              <w:rPr>
                <w:noProof w:val="0"/>
                <w:lang w:val="en-GB"/>
              </w:rPr>
            </w:pPr>
            <w:proofErr w:type="spellStart"/>
            <w:r w:rsidRPr="001B0368">
              <w:rPr>
                <w:noProof w:val="0"/>
                <w:lang w:val="en-GB"/>
              </w:rPr>
              <w:t>MayBeCausedBy</w:t>
            </w:r>
            <w:proofErr w:type="spellEnd"/>
          </w:p>
        </w:tc>
      </w:tr>
      <w:tr w:rsidR="002F33C7" w:rsidRPr="001B0368" w14:paraId="1D0B34A4"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7F585B06" w14:textId="77777777" w:rsidR="002F33C7" w:rsidRPr="001B0368" w:rsidRDefault="002F33C7" w:rsidP="00713EB6">
            <w:pPr>
              <w:pStyle w:val="TableText"/>
              <w:rPr>
                <w:noProof w:val="0"/>
                <w:lang w:val="en-GB"/>
              </w:rPr>
            </w:pPr>
            <w:r w:rsidRPr="001B0368">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7BA8FD52"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4D6AF8E9"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51EF492D"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63D715C4"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047592A5"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1BDBF463" w14:textId="77777777" w:rsidR="002F33C7" w:rsidRPr="001B0368" w:rsidRDefault="002F33C7" w:rsidP="00713EB6">
            <w:pPr>
              <w:pStyle w:val="TableText"/>
              <w:rPr>
                <w:b/>
                <w:noProof w:val="0"/>
                <w:lang w:val="en-GB"/>
              </w:rPr>
            </w:pPr>
            <w:r w:rsidRPr="001B0368">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603B4976"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492" w:type="dxa"/>
            <w:tcBorders>
              <w:top w:val="single" w:sz="4" w:space="0" w:color="auto"/>
              <w:left w:val="single" w:sz="4" w:space="0" w:color="auto"/>
              <w:bottom w:val="double" w:sz="4" w:space="0" w:color="auto"/>
              <w:right w:val="single" w:sz="4" w:space="0" w:color="auto"/>
            </w:tcBorders>
          </w:tcPr>
          <w:p w14:paraId="5D7E295A"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2268" w:type="dxa"/>
            <w:tcBorders>
              <w:top w:val="single" w:sz="4" w:space="0" w:color="auto"/>
              <w:left w:val="single" w:sz="4" w:space="0" w:color="auto"/>
              <w:bottom w:val="double" w:sz="4" w:space="0" w:color="auto"/>
              <w:right w:val="single" w:sz="4" w:space="0" w:color="auto"/>
            </w:tcBorders>
          </w:tcPr>
          <w:p w14:paraId="4C055AB4" w14:textId="77777777" w:rsidR="002F33C7" w:rsidRPr="001B0368" w:rsidRDefault="002F33C7" w:rsidP="00713EB6">
            <w:pPr>
              <w:pStyle w:val="TableText"/>
              <w:rPr>
                <w:b/>
                <w:noProof w:val="0"/>
                <w:lang w:val="en-GB"/>
              </w:rPr>
            </w:pPr>
            <w:r w:rsidRPr="001B0368">
              <w:rPr>
                <w:b/>
                <w:noProof w:val="0"/>
                <w:lang w:val="en-GB"/>
              </w:rPr>
              <w:t>Comment</w:t>
            </w:r>
          </w:p>
        </w:tc>
      </w:tr>
      <w:tr w:rsidR="002F33C7" w:rsidRPr="001B0368" w14:paraId="749A68E0" w14:textId="77777777" w:rsidTr="00AC165E">
        <w:trPr>
          <w:jc w:val="center"/>
        </w:trPr>
        <w:tc>
          <w:tcPr>
            <w:tcW w:w="1716" w:type="dxa"/>
            <w:tcBorders>
              <w:top w:val="double" w:sz="4" w:space="0" w:color="auto"/>
              <w:left w:val="single" w:sz="4" w:space="0" w:color="auto"/>
              <w:bottom w:val="single" w:sz="4" w:space="0" w:color="auto"/>
              <w:right w:val="single" w:sz="4" w:space="0" w:color="auto"/>
            </w:tcBorders>
          </w:tcPr>
          <w:p w14:paraId="2D8782F5" w14:textId="77777777" w:rsidR="002F33C7" w:rsidRPr="001B0368" w:rsidRDefault="002F33C7" w:rsidP="00713EB6">
            <w:pPr>
              <w:pStyle w:val="TableText"/>
              <w:rPr>
                <w:noProof w:val="0"/>
                <w:lang w:val="en-GB"/>
              </w:rPr>
            </w:pPr>
          </w:p>
        </w:tc>
        <w:tc>
          <w:tcPr>
            <w:tcW w:w="1681" w:type="dxa"/>
            <w:tcBorders>
              <w:top w:val="double" w:sz="4" w:space="0" w:color="auto"/>
              <w:left w:val="single" w:sz="4" w:space="0" w:color="auto"/>
              <w:bottom w:val="single" w:sz="4" w:space="0" w:color="auto"/>
              <w:right w:val="single" w:sz="4" w:space="0" w:color="auto"/>
            </w:tcBorders>
          </w:tcPr>
          <w:p w14:paraId="42B7C1A0" w14:textId="77777777" w:rsidR="002F33C7" w:rsidRPr="001B0368" w:rsidRDefault="002F33C7" w:rsidP="00713EB6">
            <w:pPr>
              <w:pStyle w:val="TableText"/>
              <w:rPr>
                <w:noProof w:val="0"/>
                <w:lang w:val="en-GB"/>
              </w:rPr>
            </w:pPr>
          </w:p>
        </w:tc>
        <w:tc>
          <w:tcPr>
            <w:tcW w:w="2492" w:type="dxa"/>
            <w:tcBorders>
              <w:top w:val="double" w:sz="4" w:space="0" w:color="auto"/>
              <w:left w:val="single" w:sz="4" w:space="0" w:color="auto"/>
              <w:bottom w:val="single" w:sz="4" w:space="0" w:color="auto"/>
              <w:right w:val="single" w:sz="4" w:space="0" w:color="auto"/>
            </w:tcBorders>
          </w:tcPr>
          <w:p w14:paraId="1E8C020D" w14:textId="77777777" w:rsidR="002F33C7" w:rsidRPr="001B0368" w:rsidRDefault="002F33C7" w:rsidP="00713EB6">
            <w:pPr>
              <w:pStyle w:val="TableText"/>
              <w:rPr>
                <w:noProof w:val="0"/>
                <w:lang w:val="en-GB"/>
              </w:rPr>
            </w:pPr>
          </w:p>
        </w:tc>
        <w:tc>
          <w:tcPr>
            <w:tcW w:w="2268" w:type="dxa"/>
            <w:tcBorders>
              <w:top w:val="double" w:sz="4" w:space="0" w:color="auto"/>
              <w:left w:val="single" w:sz="4" w:space="0" w:color="auto"/>
              <w:bottom w:val="single" w:sz="4" w:space="0" w:color="auto"/>
              <w:right w:val="single" w:sz="4" w:space="0" w:color="auto"/>
            </w:tcBorders>
          </w:tcPr>
          <w:p w14:paraId="7C3767EA" w14:textId="77777777" w:rsidR="002F33C7" w:rsidRPr="001B0368" w:rsidRDefault="002F33C7" w:rsidP="00713EB6">
            <w:pPr>
              <w:pStyle w:val="TableText"/>
              <w:rPr>
                <w:noProof w:val="0"/>
                <w:lang w:val="en-GB"/>
              </w:rPr>
            </w:pPr>
          </w:p>
        </w:tc>
      </w:tr>
      <w:tr w:rsidR="007D58DF" w:rsidRPr="001B0368" w14:paraId="51D98D6D" w14:textId="77777777" w:rsidTr="00AC165E">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75BF958F" w14:textId="44D69B95"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4C8603C9" w14:textId="77777777" w:rsidTr="00AC165E">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45DD0E9A" w14:textId="5F3085D2" w:rsidR="007D58DF" w:rsidRPr="001B0368" w:rsidRDefault="007D58DF" w:rsidP="00713EB6">
            <w:pPr>
              <w:pStyle w:val="TableText"/>
              <w:rPr>
                <w:noProof w:val="0"/>
                <w:lang w:val="en-GB"/>
              </w:rPr>
            </w:pPr>
            <w:r w:rsidRPr="001B0368">
              <w:rPr>
                <w:noProof w:val="0"/>
                <w:lang w:val="en-GB"/>
              </w:rPr>
              <w:t>Base Info Finite State Machine Instance</w:t>
            </w:r>
          </w:p>
        </w:tc>
      </w:tr>
    </w:tbl>
    <w:p w14:paraId="62B656BA" w14:textId="77777777" w:rsidR="002F33C7" w:rsidRPr="001B0368" w:rsidRDefault="002F33C7" w:rsidP="002F33C7">
      <w:pPr>
        <w:pStyle w:val="Spacer0"/>
        <w:rPr>
          <w:rFonts w:eastAsia="平成明朝"/>
          <w:noProof w:val="0"/>
          <w:lang w:val="en-GB"/>
        </w:rPr>
      </w:pPr>
    </w:p>
    <w:p w14:paraId="082A196E" w14:textId="77777777" w:rsidR="002F33C7" w:rsidRPr="001B0368" w:rsidRDefault="002F33C7" w:rsidP="002F33C7">
      <w:pPr>
        <w:pStyle w:val="Heading3"/>
        <w:rPr>
          <w:noProof w:val="0"/>
        </w:rPr>
      </w:pPr>
      <w:bookmarkStart w:id="222" w:name="_Ref51191171"/>
      <w:bookmarkStart w:id="223" w:name="_Toc84953500"/>
      <w:proofErr w:type="spellStart"/>
      <w:r w:rsidRPr="001B0368">
        <w:rPr>
          <w:noProof w:val="0"/>
        </w:rPr>
        <w:t>HasEffect</w:t>
      </w:r>
      <w:bookmarkEnd w:id="222"/>
      <w:bookmarkEnd w:id="223"/>
      <w:proofErr w:type="spellEnd"/>
    </w:p>
    <w:p w14:paraId="521E4E1A"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HasEffect</w:t>
      </w:r>
      <w:proofErr w:type="spellEnd"/>
      <w:r w:rsidRPr="001B0368">
        <w:rPr>
          <w:i/>
          <w:noProof w:val="0"/>
        </w:rPr>
        <w:t xml:space="preserve"> </w:t>
      </w:r>
      <w:proofErr w:type="spellStart"/>
      <w:r w:rsidRPr="001B0368">
        <w:rPr>
          <w:i/>
          <w:noProof w:val="0"/>
        </w:rPr>
        <w:t>ReferenceType</w:t>
      </w:r>
      <w:proofErr w:type="spellEnd"/>
      <w:r w:rsidRPr="001B0368">
        <w:rPr>
          <w:noProof w:val="0"/>
        </w:rPr>
        <w:t xml:space="preserve"> is a concrete </w:t>
      </w:r>
      <w:proofErr w:type="spellStart"/>
      <w:r w:rsidRPr="001B0368">
        <w:rPr>
          <w:i/>
          <w:noProof w:val="0"/>
        </w:rPr>
        <w:t>ReferenceType</w:t>
      </w:r>
      <w:proofErr w:type="spellEnd"/>
      <w:r w:rsidRPr="001B0368">
        <w:rPr>
          <w:noProof w:val="0"/>
        </w:rPr>
        <w:t xml:space="preserve"> and can be used directly. It is a subtype of </w:t>
      </w:r>
      <w:proofErr w:type="spellStart"/>
      <w:r w:rsidRPr="001B0368">
        <w:rPr>
          <w:i/>
          <w:noProof w:val="0"/>
        </w:rPr>
        <w:t>NonHierarchicalReferences</w:t>
      </w:r>
      <w:proofErr w:type="spellEnd"/>
      <w:r w:rsidRPr="001B0368">
        <w:rPr>
          <w:noProof w:val="0"/>
        </w:rPr>
        <w:t>.</w:t>
      </w:r>
    </w:p>
    <w:p w14:paraId="6FA71DAC" w14:textId="4873C798" w:rsidR="002F33C7" w:rsidRPr="001B0368" w:rsidRDefault="002F33C7" w:rsidP="002F33C7">
      <w:pPr>
        <w:pStyle w:val="PARAGRAPH"/>
        <w:rPr>
          <w:noProof w:val="0"/>
        </w:rPr>
      </w:pPr>
      <w:r w:rsidRPr="001B0368">
        <w:rPr>
          <w:noProof w:val="0"/>
        </w:rPr>
        <w:t xml:space="preserve">The semantic of this </w:t>
      </w:r>
      <w:proofErr w:type="spellStart"/>
      <w:r w:rsidRPr="001B0368">
        <w:rPr>
          <w:i/>
          <w:noProof w:val="0"/>
        </w:rPr>
        <w:t>ReferenceType</w:t>
      </w:r>
      <w:proofErr w:type="spellEnd"/>
      <w:r w:rsidRPr="001B0368">
        <w:rPr>
          <w:noProof w:val="0"/>
        </w:rPr>
        <w:t xml:space="preserve"> is to point f</w:t>
      </w:r>
      <w:r w:rsidR="003E7235" w:rsidRPr="001B0368">
        <w:rPr>
          <w:noProof w:val="0"/>
        </w:rPr>
        <w:t>ro</w:t>
      </w:r>
      <w:r w:rsidRPr="001B0368">
        <w:rPr>
          <w:noProof w:val="0"/>
        </w:rPr>
        <w:t xml:space="preserve">m a </w:t>
      </w:r>
      <w:r w:rsidRPr="001B0368">
        <w:rPr>
          <w:i/>
          <w:noProof w:val="0"/>
        </w:rPr>
        <w:t>Transition</w:t>
      </w:r>
      <w:r w:rsidRPr="001B0368">
        <w:rPr>
          <w:noProof w:val="0"/>
        </w:rPr>
        <w:t xml:space="preserve"> to something that will be </w:t>
      </w:r>
      <w:proofErr w:type="gramStart"/>
      <w:r w:rsidRPr="001B0368">
        <w:rPr>
          <w:noProof w:val="0"/>
        </w:rPr>
        <w:t>effected</w:t>
      </w:r>
      <w:proofErr w:type="gramEnd"/>
      <w:r w:rsidRPr="001B0368">
        <w:rPr>
          <w:noProof w:val="0"/>
        </w:rPr>
        <w:t xml:space="preserve"> when the </w:t>
      </w:r>
      <w:r w:rsidRPr="001B0368">
        <w:rPr>
          <w:i/>
          <w:noProof w:val="0"/>
        </w:rPr>
        <w:t>Transition</w:t>
      </w:r>
      <w:r w:rsidRPr="001B0368">
        <w:rPr>
          <w:noProof w:val="0"/>
        </w:rPr>
        <w:t xml:space="preserve"> is triggered. In this annex we only define </w:t>
      </w:r>
      <w:proofErr w:type="spellStart"/>
      <w:r w:rsidRPr="001B0368">
        <w:rPr>
          <w:i/>
          <w:noProof w:val="0"/>
        </w:rPr>
        <w:t>EventTypes</w:t>
      </w:r>
      <w:proofErr w:type="spellEnd"/>
      <w:r w:rsidRPr="001B0368">
        <w:rPr>
          <w:noProof w:val="0"/>
        </w:rPr>
        <w:t xml:space="preserve"> as </w:t>
      </w:r>
      <w:r w:rsidRPr="001B0368">
        <w:rPr>
          <w:i/>
          <w:noProof w:val="0"/>
        </w:rPr>
        <w:t>Effects</w:t>
      </w:r>
      <w:r w:rsidRPr="001B0368">
        <w:rPr>
          <w:noProof w:val="0"/>
        </w:rPr>
        <w:t xml:space="preserve">. However, the </w:t>
      </w:r>
      <w:proofErr w:type="spellStart"/>
      <w:r w:rsidRPr="001B0368">
        <w:rPr>
          <w:i/>
          <w:noProof w:val="0"/>
        </w:rPr>
        <w:t>ReferenceType</w:t>
      </w:r>
      <w:proofErr w:type="spellEnd"/>
      <w:r w:rsidRPr="001B0368">
        <w:rPr>
          <w:noProof w:val="0"/>
        </w:rPr>
        <w:t xml:space="preserve"> is not restricted to point to </w:t>
      </w:r>
      <w:proofErr w:type="spellStart"/>
      <w:r w:rsidRPr="001B0368">
        <w:rPr>
          <w:i/>
          <w:noProof w:val="0"/>
        </w:rPr>
        <w:t>EventTypes</w:t>
      </w:r>
      <w:proofErr w:type="spellEnd"/>
      <w:r w:rsidRPr="001B0368">
        <w:rPr>
          <w:noProof w:val="0"/>
        </w:rPr>
        <w:t>.</w:t>
      </w:r>
    </w:p>
    <w:p w14:paraId="792A54B4" w14:textId="1FE0F793"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 xml:space="preserve">Object </w:t>
      </w:r>
      <w:r w:rsidRPr="001B0368">
        <w:rPr>
          <w:noProof w:val="0"/>
        </w:rPr>
        <w:t xml:space="preserve">of the </w:t>
      </w:r>
      <w:proofErr w:type="spellStart"/>
      <w:r w:rsidRPr="001B0368">
        <w:rPr>
          <w:i/>
          <w:noProof w:val="0"/>
        </w:rPr>
        <w:t>ObjectType</w:t>
      </w:r>
      <w:proofErr w:type="spellEnd"/>
      <w:r w:rsidRPr="001B0368">
        <w:rPr>
          <w:noProof w:val="0"/>
        </w:rPr>
        <w:t xml:space="preserve"> </w:t>
      </w:r>
      <w:proofErr w:type="spellStart"/>
      <w:r w:rsidRPr="001B0368">
        <w:rPr>
          <w:i/>
          <w:noProof w:val="0"/>
        </w:rPr>
        <w:t>TransitionType</w:t>
      </w:r>
      <w:proofErr w:type="spellEnd"/>
      <w:r w:rsidRPr="001B0368">
        <w:rPr>
          <w:noProof w:val="0"/>
        </w:rPr>
        <w:t xml:space="preserve"> or one of its subtypes. The </w:t>
      </w:r>
      <w:proofErr w:type="spellStart"/>
      <w:r w:rsidRPr="001B0368">
        <w:rPr>
          <w:i/>
          <w:noProof w:val="0"/>
        </w:rPr>
        <w:t>TargetNode</w:t>
      </w:r>
      <w:proofErr w:type="spellEnd"/>
      <w:r w:rsidRPr="001B0368">
        <w:rPr>
          <w:noProof w:val="0"/>
        </w:rPr>
        <w:t xml:space="preserve"> can be of any </w:t>
      </w:r>
      <w:proofErr w:type="spellStart"/>
      <w:r w:rsidRPr="001B0368">
        <w:rPr>
          <w:i/>
          <w:noProof w:val="0"/>
        </w:rPr>
        <w:t>NodeClass</w:t>
      </w:r>
      <w:proofErr w:type="spellEnd"/>
      <w:r w:rsidRPr="001B0368">
        <w:rPr>
          <w:noProof w:val="0"/>
        </w:rPr>
        <w:t>.</w:t>
      </w:r>
    </w:p>
    <w:p w14:paraId="14868B50" w14:textId="58CB0DCE" w:rsidR="00ED46B3" w:rsidRPr="001B0368" w:rsidRDefault="00ED46B3" w:rsidP="002F33C7">
      <w:pPr>
        <w:pStyle w:val="PARAGRAPH"/>
        <w:rPr>
          <w:noProof w:val="0"/>
        </w:rPr>
      </w:pPr>
      <w:r w:rsidRPr="001B0368">
        <w:rPr>
          <w:noProof w:val="0"/>
        </w:rPr>
        <w:t xml:space="preserve">If the </w:t>
      </w:r>
      <w:proofErr w:type="spellStart"/>
      <w:r w:rsidRPr="001B0368">
        <w:rPr>
          <w:i/>
          <w:iCs/>
          <w:noProof w:val="0"/>
        </w:rPr>
        <w:t>TargetNode</w:t>
      </w:r>
      <w:proofErr w:type="spellEnd"/>
      <w:r w:rsidRPr="001B0368">
        <w:rPr>
          <w:noProof w:val="0"/>
        </w:rPr>
        <w:t xml:space="preserve"> is an </w:t>
      </w:r>
      <w:proofErr w:type="spellStart"/>
      <w:r w:rsidRPr="001B0368">
        <w:rPr>
          <w:i/>
          <w:iCs/>
          <w:noProof w:val="0"/>
        </w:rPr>
        <w:t>EventType</w:t>
      </w:r>
      <w:proofErr w:type="spellEnd"/>
      <w:r w:rsidRPr="001B0368">
        <w:rPr>
          <w:noProof w:val="0"/>
        </w:rPr>
        <w:t xml:space="preserve">, each time the </w:t>
      </w:r>
      <w:r w:rsidRPr="001B0368">
        <w:rPr>
          <w:i/>
          <w:iCs/>
          <w:noProof w:val="0"/>
        </w:rPr>
        <w:t>Transition</w:t>
      </w:r>
      <w:r w:rsidRPr="001B0368">
        <w:rPr>
          <w:noProof w:val="0"/>
        </w:rPr>
        <w:t xml:space="preserve"> is triggered (either by a </w:t>
      </w:r>
      <w:r w:rsidRPr="001B0368">
        <w:rPr>
          <w:i/>
          <w:iCs/>
          <w:noProof w:val="0"/>
        </w:rPr>
        <w:t>Client</w:t>
      </w:r>
      <w:r w:rsidRPr="001B0368">
        <w:rPr>
          <w:noProof w:val="0"/>
        </w:rPr>
        <w:t xml:space="preserve"> or internally in the </w:t>
      </w:r>
      <w:r w:rsidRPr="001B0368">
        <w:rPr>
          <w:i/>
          <w:iCs/>
          <w:noProof w:val="0"/>
        </w:rPr>
        <w:t>Server</w:t>
      </w:r>
      <w:r w:rsidRPr="001B0368">
        <w:rPr>
          <w:noProof w:val="0"/>
        </w:rPr>
        <w:t xml:space="preserve">) an </w:t>
      </w:r>
      <w:r w:rsidRPr="001B0368">
        <w:rPr>
          <w:i/>
          <w:iCs/>
          <w:noProof w:val="0"/>
        </w:rPr>
        <w:t>Event</w:t>
      </w:r>
      <w:r w:rsidRPr="001B0368">
        <w:rPr>
          <w:noProof w:val="0"/>
        </w:rPr>
        <w:t xml:space="preserve"> of that </w:t>
      </w:r>
      <w:proofErr w:type="spellStart"/>
      <w:r w:rsidRPr="001B0368">
        <w:rPr>
          <w:i/>
          <w:iCs/>
          <w:noProof w:val="0"/>
        </w:rPr>
        <w:t>EventType</w:t>
      </w:r>
      <w:proofErr w:type="spellEnd"/>
      <w:r w:rsidRPr="001B0368">
        <w:rPr>
          <w:noProof w:val="0"/>
        </w:rPr>
        <w:t xml:space="preserve"> or a subtype shall be generated.</w:t>
      </w:r>
    </w:p>
    <w:p w14:paraId="68007C18" w14:textId="5A06F1F4" w:rsidR="002F33C7" w:rsidRPr="001B0368" w:rsidRDefault="002F33C7" w:rsidP="002F33C7">
      <w:pPr>
        <w:pStyle w:val="PARAGRAPH"/>
        <w:rPr>
          <w:noProof w:val="0"/>
        </w:rPr>
      </w:pPr>
      <w:r w:rsidRPr="001B0368">
        <w:rPr>
          <w:noProof w:val="0"/>
        </w:rPr>
        <w:t xml:space="preserve">The representation of the </w:t>
      </w:r>
      <w:proofErr w:type="spellStart"/>
      <w:r w:rsidRPr="001B0368">
        <w:rPr>
          <w:i/>
          <w:noProof w:val="0"/>
        </w:rPr>
        <w:t>HasEffect</w:t>
      </w:r>
      <w:proofErr w:type="spellEnd"/>
      <w:r w:rsidRPr="001B0368">
        <w:rPr>
          <w:noProof w:val="0"/>
        </w:rPr>
        <w:t xml:space="preserve"> </w:t>
      </w:r>
      <w:proofErr w:type="spellStart"/>
      <w:r w:rsidRPr="001B0368">
        <w:rPr>
          <w:i/>
          <w:noProof w:val="0"/>
        </w:rPr>
        <w:t>ReferenceType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specified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_Ref33078273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13</w:t>
      </w:r>
      <w:r w:rsidR="00914796" w:rsidRPr="001B0368">
        <w:rPr>
          <w:noProof w:val="0"/>
        </w:rPr>
        <w:fldChar w:fldCharType="end"/>
      </w:r>
      <w:r w:rsidRPr="001B0368">
        <w:rPr>
          <w:noProof w:val="0"/>
        </w:rPr>
        <w:t>.</w:t>
      </w:r>
    </w:p>
    <w:p w14:paraId="75A5848D" w14:textId="0AD5CED1" w:rsidR="002F33C7" w:rsidRPr="001B0368" w:rsidRDefault="00F52AFE" w:rsidP="002F33C7">
      <w:pPr>
        <w:pStyle w:val="TABLE-title"/>
        <w:rPr>
          <w:noProof w:val="0"/>
        </w:rPr>
      </w:pPr>
      <w:bookmarkStart w:id="224" w:name="_Ref33078273"/>
      <w:bookmarkStart w:id="225" w:name="_Toc84953549"/>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13</w:t>
      </w:r>
      <w:r w:rsidRPr="001B0368">
        <w:rPr>
          <w:noProof w:val="0"/>
        </w:rPr>
        <w:fldChar w:fldCharType="end"/>
      </w:r>
      <w:bookmarkEnd w:id="224"/>
      <w:r w:rsidRPr="001B0368">
        <w:rPr>
          <w:noProof w:val="0"/>
        </w:rPr>
        <w:t xml:space="preserve"> – </w:t>
      </w:r>
      <w:proofErr w:type="spellStart"/>
      <w:r w:rsidR="002F33C7" w:rsidRPr="001B0368">
        <w:rPr>
          <w:noProof w:val="0"/>
        </w:rPr>
        <w:t>HasEffect</w:t>
      </w:r>
      <w:proofErr w:type="spellEnd"/>
      <w:r w:rsidR="002F33C7" w:rsidRPr="001B0368">
        <w:rPr>
          <w:noProof w:val="0"/>
        </w:rPr>
        <w:t xml:space="preserve"> </w:t>
      </w:r>
      <w:proofErr w:type="spellStart"/>
      <w:r w:rsidR="002F33C7" w:rsidRPr="001B0368">
        <w:rPr>
          <w:noProof w:val="0"/>
        </w:rPr>
        <w:t>ReferenceType</w:t>
      </w:r>
      <w:bookmarkEnd w:id="225"/>
      <w:proofErr w:type="spellEnd"/>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2F33C7" w:rsidRPr="001B0368" w14:paraId="79043C5A"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69DAFB46" w14:textId="77777777" w:rsidR="002F33C7" w:rsidRPr="001B0368" w:rsidRDefault="002F33C7" w:rsidP="00713EB6">
            <w:pPr>
              <w:pStyle w:val="TableText"/>
              <w:rPr>
                <w:b/>
                <w:noProof w:val="0"/>
                <w:lang w:val="en-GB"/>
              </w:rPr>
            </w:pPr>
            <w:r w:rsidRPr="001B0368">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10E6958F"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57DC2F2D"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328C4BBF"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4B42AC63" w14:textId="77777777" w:rsidR="002F33C7" w:rsidRPr="001B0368" w:rsidRDefault="002F33C7" w:rsidP="00713EB6">
            <w:pPr>
              <w:pStyle w:val="TableText"/>
              <w:rPr>
                <w:noProof w:val="0"/>
                <w:lang w:val="en-GB"/>
              </w:rPr>
            </w:pPr>
            <w:proofErr w:type="spellStart"/>
            <w:r w:rsidRPr="001B0368">
              <w:rPr>
                <w:noProof w:val="0"/>
                <w:lang w:val="en-GB"/>
              </w:rPr>
              <w:t>HasEffect</w:t>
            </w:r>
            <w:proofErr w:type="spellEnd"/>
          </w:p>
        </w:tc>
      </w:tr>
      <w:tr w:rsidR="002F33C7" w:rsidRPr="001B0368" w14:paraId="66E71FBF"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350AA9B0" w14:textId="77777777" w:rsidR="002F33C7" w:rsidRPr="001B0368" w:rsidRDefault="002F33C7" w:rsidP="00713EB6">
            <w:pPr>
              <w:pStyle w:val="TableText"/>
              <w:rPr>
                <w:noProof w:val="0"/>
                <w:lang w:val="en-GB"/>
              </w:rPr>
            </w:pPr>
            <w:proofErr w:type="spellStart"/>
            <w:r w:rsidRPr="001B0368">
              <w:rPr>
                <w:noProof w:val="0"/>
                <w:lang w:val="en-GB"/>
              </w:rPr>
              <w:t>InverseName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751CA4B1" w14:textId="77777777" w:rsidR="002F33C7" w:rsidRPr="001B0368" w:rsidRDefault="002F33C7" w:rsidP="00713EB6">
            <w:pPr>
              <w:pStyle w:val="TableText"/>
              <w:rPr>
                <w:noProof w:val="0"/>
                <w:lang w:val="en-GB"/>
              </w:rPr>
            </w:pPr>
            <w:proofErr w:type="spellStart"/>
            <w:r w:rsidRPr="001B0368">
              <w:rPr>
                <w:noProof w:val="0"/>
                <w:lang w:val="en-GB"/>
              </w:rPr>
              <w:t>MayBeEffectedBy</w:t>
            </w:r>
            <w:proofErr w:type="spellEnd"/>
          </w:p>
        </w:tc>
      </w:tr>
      <w:tr w:rsidR="002F33C7" w:rsidRPr="001B0368" w14:paraId="1EDCE035"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4BB9CF8F" w14:textId="77777777" w:rsidR="002F33C7" w:rsidRPr="001B0368" w:rsidRDefault="002F33C7" w:rsidP="00713EB6">
            <w:pPr>
              <w:pStyle w:val="TableText"/>
              <w:rPr>
                <w:noProof w:val="0"/>
                <w:lang w:val="en-GB"/>
              </w:rPr>
            </w:pPr>
            <w:r w:rsidRPr="001B0368">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325C6D61"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7F053C8F"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1A920D0D"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700B5D3F"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76FE5027"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06F131C3" w14:textId="77777777" w:rsidR="002F33C7" w:rsidRPr="001B0368" w:rsidRDefault="002F33C7" w:rsidP="00713EB6">
            <w:pPr>
              <w:pStyle w:val="TableText"/>
              <w:rPr>
                <w:b/>
                <w:noProof w:val="0"/>
                <w:lang w:val="en-GB"/>
              </w:rPr>
            </w:pPr>
            <w:r w:rsidRPr="001B0368">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6E0ECA66"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492" w:type="dxa"/>
            <w:tcBorders>
              <w:top w:val="single" w:sz="4" w:space="0" w:color="auto"/>
              <w:left w:val="single" w:sz="4" w:space="0" w:color="auto"/>
              <w:bottom w:val="double" w:sz="4" w:space="0" w:color="auto"/>
              <w:right w:val="single" w:sz="4" w:space="0" w:color="auto"/>
            </w:tcBorders>
          </w:tcPr>
          <w:p w14:paraId="48778C9C"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2268" w:type="dxa"/>
            <w:tcBorders>
              <w:top w:val="single" w:sz="4" w:space="0" w:color="auto"/>
              <w:left w:val="single" w:sz="4" w:space="0" w:color="auto"/>
              <w:bottom w:val="double" w:sz="4" w:space="0" w:color="auto"/>
              <w:right w:val="single" w:sz="4" w:space="0" w:color="auto"/>
            </w:tcBorders>
          </w:tcPr>
          <w:p w14:paraId="2D5A29B2" w14:textId="77777777" w:rsidR="002F33C7" w:rsidRPr="001B0368" w:rsidRDefault="002F33C7" w:rsidP="00713EB6">
            <w:pPr>
              <w:pStyle w:val="TableText"/>
              <w:rPr>
                <w:b/>
                <w:noProof w:val="0"/>
                <w:lang w:val="en-GB"/>
              </w:rPr>
            </w:pPr>
            <w:r w:rsidRPr="001B0368">
              <w:rPr>
                <w:b/>
                <w:noProof w:val="0"/>
                <w:lang w:val="en-GB"/>
              </w:rPr>
              <w:t>Comment</w:t>
            </w:r>
          </w:p>
        </w:tc>
      </w:tr>
      <w:tr w:rsidR="002F33C7" w:rsidRPr="001B0368" w14:paraId="7A0522C7" w14:textId="77777777" w:rsidTr="00AC165E">
        <w:trPr>
          <w:jc w:val="center"/>
        </w:trPr>
        <w:tc>
          <w:tcPr>
            <w:tcW w:w="1716" w:type="dxa"/>
            <w:tcBorders>
              <w:top w:val="double" w:sz="4" w:space="0" w:color="auto"/>
              <w:left w:val="single" w:sz="4" w:space="0" w:color="auto"/>
              <w:bottom w:val="single" w:sz="4" w:space="0" w:color="auto"/>
              <w:right w:val="single" w:sz="4" w:space="0" w:color="auto"/>
            </w:tcBorders>
          </w:tcPr>
          <w:p w14:paraId="1555D4BE" w14:textId="77777777" w:rsidR="002F33C7" w:rsidRPr="001B0368" w:rsidRDefault="002F33C7" w:rsidP="00713EB6">
            <w:pPr>
              <w:pStyle w:val="TableText"/>
              <w:rPr>
                <w:noProof w:val="0"/>
                <w:lang w:val="en-GB"/>
              </w:rPr>
            </w:pPr>
          </w:p>
        </w:tc>
        <w:tc>
          <w:tcPr>
            <w:tcW w:w="1681" w:type="dxa"/>
            <w:tcBorders>
              <w:top w:val="double" w:sz="4" w:space="0" w:color="auto"/>
              <w:left w:val="single" w:sz="4" w:space="0" w:color="auto"/>
              <w:bottom w:val="single" w:sz="4" w:space="0" w:color="auto"/>
              <w:right w:val="single" w:sz="4" w:space="0" w:color="auto"/>
            </w:tcBorders>
          </w:tcPr>
          <w:p w14:paraId="18CF3825" w14:textId="77777777" w:rsidR="002F33C7" w:rsidRPr="001B0368" w:rsidRDefault="002F33C7" w:rsidP="00713EB6">
            <w:pPr>
              <w:pStyle w:val="TableText"/>
              <w:rPr>
                <w:noProof w:val="0"/>
                <w:lang w:val="en-GB"/>
              </w:rPr>
            </w:pPr>
          </w:p>
        </w:tc>
        <w:tc>
          <w:tcPr>
            <w:tcW w:w="2492" w:type="dxa"/>
            <w:tcBorders>
              <w:top w:val="double" w:sz="4" w:space="0" w:color="auto"/>
              <w:left w:val="single" w:sz="4" w:space="0" w:color="auto"/>
              <w:bottom w:val="single" w:sz="4" w:space="0" w:color="auto"/>
              <w:right w:val="single" w:sz="4" w:space="0" w:color="auto"/>
            </w:tcBorders>
          </w:tcPr>
          <w:p w14:paraId="60A9A2FB" w14:textId="77777777" w:rsidR="002F33C7" w:rsidRPr="001B0368" w:rsidRDefault="002F33C7" w:rsidP="00713EB6">
            <w:pPr>
              <w:pStyle w:val="TableText"/>
              <w:rPr>
                <w:noProof w:val="0"/>
                <w:lang w:val="en-GB"/>
              </w:rPr>
            </w:pPr>
          </w:p>
        </w:tc>
        <w:tc>
          <w:tcPr>
            <w:tcW w:w="2268" w:type="dxa"/>
            <w:tcBorders>
              <w:top w:val="double" w:sz="4" w:space="0" w:color="auto"/>
              <w:left w:val="single" w:sz="4" w:space="0" w:color="auto"/>
              <w:bottom w:val="single" w:sz="4" w:space="0" w:color="auto"/>
              <w:right w:val="single" w:sz="4" w:space="0" w:color="auto"/>
            </w:tcBorders>
          </w:tcPr>
          <w:p w14:paraId="66DE5238" w14:textId="77777777" w:rsidR="002F33C7" w:rsidRPr="001B0368" w:rsidRDefault="002F33C7" w:rsidP="00713EB6">
            <w:pPr>
              <w:pStyle w:val="TableText"/>
              <w:rPr>
                <w:noProof w:val="0"/>
                <w:lang w:val="en-GB"/>
              </w:rPr>
            </w:pPr>
          </w:p>
        </w:tc>
      </w:tr>
      <w:tr w:rsidR="007D58DF" w:rsidRPr="001B0368" w14:paraId="6811FFC6" w14:textId="77777777" w:rsidTr="00AC165E">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3C4617F6" w14:textId="781B6F2E"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6D79DBAB" w14:textId="77777777" w:rsidTr="00AC165E">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6FFA396C" w14:textId="76ED1DA3" w:rsidR="007D58DF" w:rsidRPr="001B0368" w:rsidRDefault="007D58DF" w:rsidP="00713EB6">
            <w:pPr>
              <w:pStyle w:val="TableText"/>
              <w:rPr>
                <w:noProof w:val="0"/>
                <w:lang w:val="en-GB"/>
              </w:rPr>
            </w:pPr>
            <w:r w:rsidRPr="001B0368">
              <w:rPr>
                <w:noProof w:val="0"/>
                <w:lang w:val="en-GB"/>
              </w:rPr>
              <w:t>Base Info Finite State Machine Instance</w:t>
            </w:r>
          </w:p>
        </w:tc>
      </w:tr>
    </w:tbl>
    <w:p w14:paraId="321436D6" w14:textId="77777777" w:rsidR="002F33C7" w:rsidRPr="001B0368" w:rsidRDefault="002F33C7" w:rsidP="002F33C7">
      <w:pPr>
        <w:pStyle w:val="Spacer0"/>
        <w:rPr>
          <w:rFonts w:eastAsia="平成明朝"/>
          <w:noProof w:val="0"/>
          <w:lang w:val="en-GB"/>
        </w:rPr>
      </w:pPr>
    </w:p>
    <w:p w14:paraId="4C888409" w14:textId="77777777" w:rsidR="002F33C7" w:rsidRPr="001B0368" w:rsidRDefault="002F33C7" w:rsidP="002F33C7">
      <w:pPr>
        <w:pStyle w:val="Heading3"/>
        <w:rPr>
          <w:noProof w:val="0"/>
        </w:rPr>
      </w:pPr>
      <w:bookmarkStart w:id="226" w:name="_Ref57727399"/>
      <w:bookmarkStart w:id="227" w:name="_Toc84953501"/>
      <w:proofErr w:type="spellStart"/>
      <w:r w:rsidRPr="001B0368">
        <w:rPr>
          <w:noProof w:val="0"/>
        </w:rPr>
        <w:t>HasSubStateMachine</w:t>
      </w:r>
      <w:bookmarkEnd w:id="226"/>
      <w:bookmarkEnd w:id="227"/>
      <w:proofErr w:type="spellEnd"/>
    </w:p>
    <w:p w14:paraId="2C3E345F"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HasSubStateMachine</w:t>
      </w:r>
      <w:proofErr w:type="spellEnd"/>
      <w:r w:rsidRPr="001B0368">
        <w:rPr>
          <w:i/>
          <w:noProof w:val="0"/>
        </w:rPr>
        <w:t xml:space="preserve"> </w:t>
      </w:r>
      <w:proofErr w:type="spellStart"/>
      <w:r w:rsidRPr="001B0368">
        <w:rPr>
          <w:i/>
          <w:noProof w:val="0"/>
        </w:rPr>
        <w:t>ReferenceType</w:t>
      </w:r>
      <w:proofErr w:type="spellEnd"/>
      <w:r w:rsidRPr="001B0368">
        <w:rPr>
          <w:noProof w:val="0"/>
        </w:rPr>
        <w:t xml:space="preserve"> is a concrete </w:t>
      </w:r>
      <w:proofErr w:type="spellStart"/>
      <w:r w:rsidRPr="001B0368">
        <w:rPr>
          <w:i/>
          <w:noProof w:val="0"/>
        </w:rPr>
        <w:t>ReferenceType</w:t>
      </w:r>
      <w:proofErr w:type="spellEnd"/>
      <w:r w:rsidRPr="001B0368">
        <w:rPr>
          <w:noProof w:val="0"/>
        </w:rPr>
        <w:t xml:space="preserve"> and can be used directly. It is a subtype of </w:t>
      </w:r>
      <w:proofErr w:type="spellStart"/>
      <w:r w:rsidRPr="001B0368">
        <w:rPr>
          <w:i/>
          <w:noProof w:val="0"/>
        </w:rPr>
        <w:t>NonHierarchicalReferences</w:t>
      </w:r>
      <w:proofErr w:type="spellEnd"/>
      <w:r w:rsidRPr="001B0368">
        <w:rPr>
          <w:noProof w:val="0"/>
        </w:rPr>
        <w:t>.</w:t>
      </w:r>
    </w:p>
    <w:p w14:paraId="696BF7F3" w14:textId="77777777" w:rsidR="002F33C7" w:rsidRPr="001B0368" w:rsidRDefault="002F33C7" w:rsidP="002F33C7">
      <w:pPr>
        <w:pStyle w:val="PARAGRAPH"/>
        <w:rPr>
          <w:noProof w:val="0"/>
        </w:rPr>
      </w:pPr>
      <w:r w:rsidRPr="001B0368">
        <w:rPr>
          <w:noProof w:val="0"/>
        </w:rPr>
        <w:t xml:space="preserve">The semantic of this </w:t>
      </w:r>
      <w:proofErr w:type="spellStart"/>
      <w:r w:rsidRPr="001B0368">
        <w:rPr>
          <w:i/>
          <w:noProof w:val="0"/>
        </w:rPr>
        <w:t>ReferenceType</w:t>
      </w:r>
      <w:proofErr w:type="spellEnd"/>
      <w:r w:rsidRPr="001B0368">
        <w:rPr>
          <w:noProof w:val="0"/>
        </w:rPr>
        <w:t xml:space="preserve"> is to point from a </w:t>
      </w:r>
      <w:r w:rsidRPr="001B0368">
        <w:rPr>
          <w:i/>
          <w:noProof w:val="0"/>
        </w:rPr>
        <w:t>State</w:t>
      </w:r>
      <w:r w:rsidRPr="001B0368">
        <w:rPr>
          <w:noProof w:val="0"/>
        </w:rPr>
        <w:t xml:space="preserve"> to an instance of a </w:t>
      </w:r>
      <w:proofErr w:type="spellStart"/>
      <w:r w:rsidRPr="001B0368">
        <w:rPr>
          <w:i/>
          <w:noProof w:val="0"/>
        </w:rPr>
        <w:t>StateMachineType</w:t>
      </w:r>
      <w:proofErr w:type="spellEnd"/>
      <w:r w:rsidRPr="001B0368">
        <w:rPr>
          <w:noProof w:val="0"/>
        </w:rPr>
        <w:t xml:space="preserve"> which represents the sub-states for the </w:t>
      </w:r>
      <w:r w:rsidRPr="001B0368">
        <w:rPr>
          <w:i/>
          <w:noProof w:val="0"/>
        </w:rPr>
        <w:t>State</w:t>
      </w:r>
      <w:r w:rsidRPr="001B0368">
        <w:rPr>
          <w:noProof w:val="0"/>
        </w:rPr>
        <w:t>.</w:t>
      </w:r>
    </w:p>
    <w:p w14:paraId="6E142481"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SourceNode</w:t>
      </w:r>
      <w:proofErr w:type="spellEnd"/>
      <w:r w:rsidRPr="001B0368">
        <w:rPr>
          <w:noProof w:val="0"/>
        </w:rPr>
        <w:t xml:space="preserve"> of this </w:t>
      </w:r>
      <w:proofErr w:type="spellStart"/>
      <w:r w:rsidRPr="001B0368">
        <w:rPr>
          <w:i/>
          <w:noProof w:val="0"/>
        </w:rPr>
        <w:t>ReferenceType</w:t>
      </w:r>
      <w:proofErr w:type="spellEnd"/>
      <w:r w:rsidRPr="001B0368">
        <w:rPr>
          <w:noProof w:val="0"/>
        </w:rPr>
        <w:t xml:space="preserve"> shall be an </w:t>
      </w:r>
      <w:r w:rsidRPr="001B0368">
        <w:rPr>
          <w:i/>
          <w:noProof w:val="0"/>
        </w:rPr>
        <w:t xml:space="preserve">Object </w:t>
      </w:r>
      <w:r w:rsidRPr="001B0368">
        <w:rPr>
          <w:noProof w:val="0"/>
        </w:rPr>
        <w:t xml:space="preserve">of the </w:t>
      </w:r>
      <w:proofErr w:type="spellStart"/>
      <w:r w:rsidRPr="001B0368">
        <w:rPr>
          <w:i/>
          <w:noProof w:val="0"/>
        </w:rPr>
        <w:t>ObjectType</w:t>
      </w:r>
      <w:proofErr w:type="spellEnd"/>
      <w:r w:rsidRPr="001B0368">
        <w:rPr>
          <w:noProof w:val="0"/>
        </w:rPr>
        <w:t xml:space="preserve"> </w:t>
      </w:r>
      <w:proofErr w:type="spellStart"/>
      <w:r w:rsidRPr="001B0368">
        <w:rPr>
          <w:i/>
          <w:noProof w:val="0"/>
        </w:rPr>
        <w:t>StateType</w:t>
      </w:r>
      <w:proofErr w:type="spellEnd"/>
      <w:r w:rsidRPr="001B0368">
        <w:rPr>
          <w:noProof w:val="0"/>
        </w:rPr>
        <w:t xml:space="preserve">. The </w:t>
      </w:r>
      <w:proofErr w:type="spellStart"/>
      <w:r w:rsidRPr="001B0368">
        <w:rPr>
          <w:i/>
          <w:noProof w:val="0"/>
        </w:rPr>
        <w:t>TargetNode</w:t>
      </w:r>
      <w:proofErr w:type="spellEnd"/>
      <w:r w:rsidRPr="001B0368">
        <w:rPr>
          <w:noProof w:val="0"/>
        </w:rPr>
        <w:t xml:space="preserve"> shall be an </w:t>
      </w:r>
      <w:r w:rsidRPr="001B0368">
        <w:rPr>
          <w:i/>
          <w:noProof w:val="0"/>
        </w:rPr>
        <w:t>Object</w:t>
      </w:r>
      <w:r w:rsidRPr="001B0368">
        <w:rPr>
          <w:noProof w:val="0"/>
        </w:rPr>
        <w:t xml:space="preserve"> of the </w:t>
      </w:r>
      <w:proofErr w:type="spellStart"/>
      <w:r w:rsidRPr="001B0368">
        <w:rPr>
          <w:i/>
          <w:noProof w:val="0"/>
        </w:rPr>
        <w:t>ObjectType</w:t>
      </w:r>
      <w:proofErr w:type="spellEnd"/>
      <w:r w:rsidRPr="001B0368">
        <w:rPr>
          <w:noProof w:val="0"/>
        </w:rPr>
        <w:t xml:space="preserve"> </w:t>
      </w:r>
      <w:proofErr w:type="spellStart"/>
      <w:r w:rsidRPr="001B0368">
        <w:rPr>
          <w:i/>
          <w:noProof w:val="0"/>
        </w:rPr>
        <w:t>StateMachineType</w:t>
      </w:r>
      <w:proofErr w:type="spellEnd"/>
      <w:r w:rsidRPr="001B0368">
        <w:rPr>
          <w:noProof w:val="0"/>
        </w:rPr>
        <w:t xml:space="preserve"> or one of its subtypes. Each </w:t>
      </w:r>
      <w:r w:rsidRPr="001B0368">
        <w:rPr>
          <w:i/>
          <w:noProof w:val="0"/>
        </w:rPr>
        <w:t>Object</w:t>
      </w:r>
      <w:r w:rsidRPr="001B0368">
        <w:rPr>
          <w:noProof w:val="0"/>
        </w:rPr>
        <w:t xml:space="preserve"> can be the </w:t>
      </w:r>
      <w:proofErr w:type="spellStart"/>
      <w:r w:rsidRPr="001B0368">
        <w:rPr>
          <w:i/>
          <w:noProof w:val="0"/>
        </w:rPr>
        <w:t>TargetNode</w:t>
      </w:r>
      <w:proofErr w:type="spellEnd"/>
      <w:r w:rsidRPr="001B0368">
        <w:rPr>
          <w:noProof w:val="0"/>
        </w:rPr>
        <w:t xml:space="preserve"> of at most one </w:t>
      </w:r>
      <w:proofErr w:type="spellStart"/>
      <w:r w:rsidRPr="001B0368">
        <w:rPr>
          <w:i/>
          <w:noProof w:val="0"/>
        </w:rPr>
        <w:t>HasSubStateMachine</w:t>
      </w:r>
      <w:proofErr w:type="spellEnd"/>
      <w:r w:rsidRPr="001B0368">
        <w:rPr>
          <w:i/>
          <w:noProof w:val="0"/>
        </w:rPr>
        <w:t xml:space="preserve"> Reference</w:t>
      </w:r>
      <w:r w:rsidRPr="001B0368">
        <w:rPr>
          <w:noProof w:val="0"/>
        </w:rPr>
        <w:t>.</w:t>
      </w:r>
    </w:p>
    <w:p w14:paraId="5353343C" w14:textId="70C455C4" w:rsidR="003C0C0B" w:rsidRPr="001B0368" w:rsidRDefault="002F33C7" w:rsidP="00DF0EB1">
      <w:pPr>
        <w:pStyle w:val="PARAGRAPH"/>
        <w:rPr>
          <w:noProof w:val="0"/>
        </w:rPr>
      </w:pPr>
      <w:r w:rsidRPr="001B0368">
        <w:rPr>
          <w:noProof w:val="0"/>
        </w:rPr>
        <w:t xml:space="preserve">The </w:t>
      </w:r>
      <w:proofErr w:type="spellStart"/>
      <w:r w:rsidRPr="001B0368">
        <w:rPr>
          <w:i/>
          <w:noProof w:val="0"/>
        </w:rPr>
        <w:t>SourceNode</w:t>
      </w:r>
      <w:proofErr w:type="spellEnd"/>
      <w:r w:rsidRPr="001B0368">
        <w:rPr>
          <w:noProof w:val="0"/>
        </w:rPr>
        <w:t xml:space="preserve"> (the state) and the </w:t>
      </w:r>
      <w:proofErr w:type="spellStart"/>
      <w:r w:rsidRPr="001B0368">
        <w:rPr>
          <w:i/>
          <w:noProof w:val="0"/>
        </w:rPr>
        <w:t>TargetNode</w:t>
      </w:r>
      <w:proofErr w:type="spellEnd"/>
      <w:r w:rsidRPr="001B0368">
        <w:rPr>
          <w:noProof w:val="0"/>
        </w:rPr>
        <w:t xml:space="preserve"> (the </w:t>
      </w:r>
      <w:proofErr w:type="spellStart"/>
      <w:r w:rsidRPr="001B0368">
        <w:rPr>
          <w:i/>
          <w:noProof w:val="0"/>
        </w:rPr>
        <w:t>SubStateMachine</w:t>
      </w:r>
      <w:proofErr w:type="spellEnd"/>
      <w:r w:rsidRPr="001B0368">
        <w:rPr>
          <w:noProof w:val="0"/>
        </w:rPr>
        <w:t xml:space="preserve">) shall belong to the same </w:t>
      </w:r>
      <w:proofErr w:type="spellStart"/>
      <w:r w:rsidRPr="001B0368">
        <w:rPr>
          <w:i/>
          <w:noProof w:val="0"/>
        </w:rPr>
        <w:t>StateMachine</w:t>
      </w:r>
      <w:proofErr w:type="spellEnd"/>
      <w:r w:rsidR="005A6409" w:rsidRPr="001B0368">
        <w:rPr>
          <w:noProof w:val="0"/>
        </w:rPr>
        <w:t>.</w:t>
      </w:r>
      <w:r w:rsidRPr="001B0368">
        <w:rPr>
          <w:noProof w:val="0"/>
        </w:rPr>
        <w:t xml:space="preserve"> </w:t>
      </w:r>
      <w:r w:rsidR="00DF0EB1" w:rsidRPr="001B0368">
        <w:rPr>
          <w:noProof w:val="0"/>
        </w:rPr>
        <w:t>Therefore, t</w:t>
      </w:r>
      <w:r w:rsidR="005A6409" w:rsidRPr="001B0368">
        <w:rPr>
          <w:noProof w:val="0"/>
        </w:rPr>
        <w:t xml:space="preserve">he </w:t>
      </w:r>
      <w:proofErr w:type="spellStart"/>
      <w:r w:rsidR="00DF0EB1" w:rsidRPr="001B0368">
        <w:rPr>
          <w:i/>
          <w:iCs/>
          <w:noProof w:val="0"/>
        </w:rPr>
        <w:t>SourceNode</w:t>
      </w:r>
      <w:proofErr w:type="spellEnd"/>
      <w:r w:rsidR="005A6409" w:rsidRPr="001B0368">
        <w:rPr>
          <w:noProof w:val="0"/>
        </w:rPr>
        <w:t xml:space="preserve"> shall be referenced from </w:t>
      </w:r>
      <w:r w:rsidR="00DF0EB1" w:rsidRPr="001B0368">
        <w:rPr>
          <w:noProof w:val="0"/>
        </w:rPr>
        <w:t>the</w:t>
      </w:r>
      <w:r w:rsidR="005A6409" w:rsidRPr="001B0368">
        <w:rPr>
          <w:noProof w:val="0"/>
        </w:rPr>
        <w:t xml:space="preserve"> </w:t>
      </w:r>
      <w:proofErr w:type="spellStart"/>
      <w:r w:rsidR="005A6409" w:rsidRPr="001B0368">
        <w:rPr>
          <w:i/>
          <w:iCs/>
          <w:noProof w:val="0"/>
        </w:rPr>
        <w:t>Object</w:t>
      </w:r>
      <w:r w:rsidR="00DF0EB1" w:rsidRPr="001B0368">
        <w:rPr>
          <w:i/>
          <w:iCs/>
          <w:noProof w:val="0"/>
        </w:rPr>
        <w:t>Type</w:t>
      </w:r>
      <w:proofErr w:type="spellEnd"/>
      <w:r w:rsidR="00DF0EB1" w:rsidRPr="001B0368">
        <w:rPr>
          <w:noProof w:val="0"/>
        </w:rPr>
        <w:t xml:space="preserve"> </w:t>
      </w:r>
      <w:proofErr w:type="spellStart"/>
      <w:r w:rsidR="00734B17" w:rsidRPr="001B0368">
        <w:rPr>
          <w:i/>
          <w:iCs/>
          <w:noProof w:val="0"/>
        </w:rPr>
        <w:t>FiniteS</w:t>
      </w:r>
      <w:r w:rsidR="00DF0EB1" w:rsidRPr="001B0368">
        <w:rPr>
          <w:i/>
          <w:iCs/>
          <w:noProof w:val="0"/>
        </w:rPr>
        <w:t>tateMachineType</w:t>
      </w:r>
      <w:proofErr w:type="spellEnd"/>
      <w:r w:rsidR="00DF0EB1" w:rsidRPr="001B0368">
        <w:rPr>
          <w:noProof w:val="0"/>
        </w:rPr>
        <w:t xml:space="preserve"> or one of its subtypes and the </w:t>
      </w:r>
      <w:proofErr w:type="spellStart"/>
      <w:r w:rsidR="00DF0EB1" w:rsidRPr="001B0368">
        <w:rPr>
          <w:i/>
          <w:iCs/>
          <w:noProof w:val="0"/>
        </w:rPr>
        <w:t>TargetNode</w:t>
      </w:r>
      <w:proofErr w:type="spellEnd"/>
      <w:r w:rsidR="00DF0EB1" w:rsidRPr="001B0368">
        <w:rPr>
          <w:noProof w:val="0"/>
        </w:rPr>
        <w:t xml:space="preserve"> shall be </w:t>
      </w:r>
      <w:r w:rsidR="00CF725D" w:rsidRPr="001B0368">
        <w:rPr>
          <w:noProof w:val="0"/>
        </w:rPr>
        <w:t>referenced</w:t>
      </w:r>
      <w:r w:rsidR="00DF0EB1" w:rsidRPr="001B0368">
        <w:rPr>
          <w:noProof w:val="0"/>
        </w:rPr>
        <w:t xml:space="preserve"> from the same </w:t>
      </w:r>
      <w:proofErr w:type="spellStart"/>
      <w:r w:rsidR="00DF0EB1" w:rsidRPr="001B0368">
        <w:rPr>
          <w:i/>
          <w:iCs/>
          <w:noProof w:val="0"/>
        </w:rPr>
        <w:t>ObjectType</w:t>
      </w:r>
      <w:proofErr w:type="spellEnd"/>
      <w:r w:rsidR="00DF0EB1" w:rsidRPr="001B0368">
        <w:rPr>
          <w:noProof w:val="0"/>
        </w:rPr>
        <w:t xml:space="preserve">, both </w:t>
      </w:r>
      <w:r w:rsidRPr="001B0368">
        <w:rPr>
          <w:noProof w:val="0"/>
        </w:rPr>
        <w:t xml:space="preserve">using a </w:t>
      </w:r>
      <w:proofErr w:type="spellStart"/>
      <w:r w:rsidRPr="001B0368">
        <w:rPr>
          <w:i/>
          <w:noProof w:val="0"/>
        </w:rPr>
        <w:t>HasComponent</w:t>
      </w:r>
      <w:proofErr w:type="spellEnd"/>
      <w:r w:rsidRPr="001B0368">
        <w:rPr>
          <w:noProof w:val="0"/>
        </w:rPr>
        <w:t xml:space="preserve"> </w:t>
      </w:r>
      <w:r w:rsidRPr="001B0368">
        <w:rPr>
          <w:i/>
          <w:noProof w:val="0"/>
        </w:rPr>
        <w:t>Reference</w:t>
      </w:r>
      <w:r w:rsidRPr="001B0368">
        <w:rPr>
          <w:noProof w:val="0"/>
        </w:rPr>
        <w:t xml:space="preserve"> or a subtype of </w:t>
      </w:r>
      <w:proofErr w:type="spellStart"/>
      <w:r w:rsidRPr="001B0368">
        <w:rPr>
          <w:i/>
          <w:noProof w:val="0"/>
        </w:rPr>
        <w:t>HasComponent</w:t>
      </w:r>
      <w:proofErr w:type="spellEnd"/>
      <w:r w:rsidRPr="001B0368">
        <w:rPr>
          <w:noProof w:val="0"/>
        </w:rPr>
        <w:t>.</w:t>
      </w:r>
    </w:p>
    <w:p w14:paraId="678368F1" w14:textId="54AF95C2" w:rsidR="002F33C7" w:rsidRPr="001B0368" w:rsidRDefault="002F33C7" w:rsidP="002F33C7">
      <w:pPr>
        <w:pStyle w:val="PARAGRAPH"/>
        <w:rPr>
          <w:noProof w:val="0"/>
        </w:rPr>
      </w:pPr>
      <w:r w:rsidRPr="001B0368">
        <w:rPr>
          <w:noProof w:val="0"/>
        </w:rPr>
        <w:t xml:space="preserve">The representation of the </w:t>
      </w:r>
      <w:proofErr w:type="spellStart"/>
      <w:r w:rsidRPr="001B0368">
        <w:rPr>
          <w:i/>
          <w:noProof w:val="0"/>
        </w:rPr>
        <w:t>HasSubStateMachine</w:t>
      </w:r>
      <w:proofErr w:type="spellEnd"/>
      <w:r w:rsidRPr="001B0368">
        <w:rPr>
          <w:i/>
          <w:noProof w:val="0"/>
        </w:rPr>
        <w:t xml:space="preserve"> </w:t>
      </w:r>
      <w:proofErr w:type="spellStart"/>
      <w:r w:rsidRPr="001B0368">
        <w:rPr>
          <w:i/>
          <w:noProof w:val="0"/>
        </w:rPr>
        <w:t>ReferenceType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specified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_Ref33078293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14</w:t>
      </w:r>
      <w:r w:rsidR="00914796" w:rsidRPr="001B0368">
        <w:rPr>
          <w:noProof w:val="0"/>
        </w:rPr>
        <w:fldChar w:fldCharType="end"/>
      </w:r>
      <w:r w:rsidRPr="001B0368">
        <w:rPr>
          <w:noProof w:val="0"/>
        </w:rPr>
        <w:t>.</w:t>
      </w:r>
    </w:p>
    <w:p w14:paraId="375DDC3D" w14:textId="27CA03E2" w:rsidR="002F33C7" w:rsidRPr="001B0368" w:rsidRDefault="00F52AFE" w:rsidP="002F33C7">
      <w:pPr>
        <w:pStyle w:val="TABLE-title"/>
        <w:rPr>
          <w:noProof w:val="0"/>
        </w:rPr>
      </w:pPr>
      <w:bookmarkStart w:id="228" w:name="_Ref33078293"/>
      <w:bookmarkStart w:id="229" w:name="_Toc84953550"/>
      <w:r w:rsidRPr="001B0368">
        <w:rPr>
          <w:noProof w:val="0"/>
        </w:rPr>
        <w:lastRenderedPageBreak/>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14</w:t>
      </w:r>
      <w:r w:rsidRPr="001B0368">
        <w:rPr>
          <w:noProof w:val="0"/>
        </w:rPr>
        <w:fldChar w:fldCharType="end"/>
      </w:r>
      <w:bookmarkEnd w:id="228"/>
      <w:r w:rsidRPr="001B0368">
        <w:rPr>
          <w:noProof w:val="0"/>
        </w:rPr>
        <w:t xml:space="preserve"> – </w:t>
      </w:r>
      <w:proofErr w:type="spellStart"/>
      <w:r w:rsidR="002F33C7" w:rsidRPr="001B0368">
        <w:rPr>
          <w:noProof w:val="0"/>
        </w:rPr>
        <w:t>HasSubStateMachine</w:t>
      </w:r>
      <w:proofErr w:type="spellEnd"/>
      <w:r w:rsidR="002F33C7" w:rsidRPr="001B0368">
        <w:rPr>
          <w:noProof w:val="0"/>
        </w:rPr>
        <w:t xml:space="preserve"> </w:t>
      </w:r>
      <w:proofErr w:type="spellStart"/>
      <w:r w:rsidR="002F33C7" w:rsidRPr="001B0368">
        <w:rPr>
          <w:noProof w:val="0"/>
        </w:rPr>
        <w:t>ReferenceType</w:t>
      </w:r>
      <w:bookmarkEnd w:id="229"/>
      <w:proofErr w:type="spellEnd"/>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2F33C7" w:rsidRPr="001B0368" w14:paraId="0DB8B69F"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26D6DF36" w14:textId="77777777" w:rsidR="002F33C7" w:rsidRPr="001B0368" w:rsidRDefault="002F33C7" w:rsidP="00713EB6">
            <w:pPr>
              <w:pStyle w:val="TableText"/>
              <w:rPr>
                <w:b/>
                <w:noProof w:val="0"/>
                <w:lang w:val="en-GB"/>
              </w:rPr>
            </w:pPr>
            <w:r w:rsidRPr="001B0368">
              <w:rPr>
                <w:b/>
                <w:noProof w:val="0"/>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1C3DE64C"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78A4F47A"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0242B068"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53763390" w14:textId="77777777" w:rsidR="002F33C7" w:rsidRPr="001B0368" w:rsidRDefault="002F33C7" w:rsidP="00713EB6">
            <w:pPr>
              <w:pStyle w:val="TableText"/>
              <w:rPr>
                <w:noProof w:val="0"/>
                <w:lang w:val="en-GB"/>
              </w:rPr>
            </w:pPr>
            <w:proofErr w:type="spellStart"/>
            <w:r w:rsidRPr="001B0368">
              <w:rPr>
                <w:noProof w:val="0"/>
                <w:lang w:val="en-GB"/>
              </w:rPr>
              <w:t>HasSubStateMachine</w:t>
            </w:r>
            <w:proofErr w:type="spellEnd"/>
          </w:p>
        </w:tc>
      </w:tr>
      <w:tr w:rsidR="002F33C7" w:rsidRPr="001B0368" w14:paraId="14D3A80C"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6B43E301" w14:textId="77777777" w:rsidR="002F33C7" w:rsidRPr="001B0368" w:rsidRDefault="002F33C7" w:rsidP="00713EB6">
            <w:pPr>
              <w:pStyle w:val="TableText"/>
              <w:rPr>
                <w:noProof w:val="0"/>
                <w:lang w:val="en-GB"/>
              </w:rPr>
            </w:pPr>
            <w:proofErr w:type="spellStart"/>
            <w:r w:rsidRPr="001B0368">
              <w:rPr>
                <w:noProof w:val="0"/>
                <w:lang w:val="en-GB"/>
              </w:rPr>
              <w:t>InverseName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266892C7" w14:textId="77777777" w:rsidR="002F33C7" w:rsidRPr="001B0368" w:rsidRDefault="002F33C7" w:rsidP="00713EB6">
            <w:pPr>
              <w:pStyle w:val="TableText"/>
              <w:rPr>
                <w:noProof w:val="0"/>
                <w:lang w:val="en-GB"/>
              </w:rPr>
            </w:pPr>
            <w:proofErr w:type="spellStart"/>
            <w:r w:rsidRPr="001B0368">
              <w:rPr>
                <w:noProof w:val="0"/>
                <w:lang w:val="en-GB"/>
              </w:rPr>
              <w:t>SubStateMachineOf</w:t>
            </w:r>
            <w:proofErr w:type="spellEnd"/>
          </w:p>
        </w:tc>
      </w:tr>
      <w:tr w:rsidR="002F33C7" w:rsidRPr="001B0368" w14:paraId="6E957424"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16E2A057" w14:textId="77777777" w:rsidR="002F33C7" w:rsidRPr="001B0368" w:rsidRDefault="002F33C7" w:rsidP="00713EB6">
            <w:pPr>
              <w:pStyle w:val="TableText"/>
              <w:rPr>
                <w:noProof w:val="0"/>
                <w:lang w:val="en-GB"/>
              </w:rPr>
            </w:pPr>
            <w:r w:rsidRPr="001B0368">
              <w:rPr>
                <w:noProof w:val="0"/>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0F2DE421"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0CEB347A" w14:textId="77777777" w:rsidTr="00713EB6">
        <w:trPr>
          <w:jc w:val="center"/>
        </w:trPr>
        <w:tc>
          <w:tcPr>
            <w:tcW w:w="1716" w:type="dxa"/>
            <w:tcBorders>
              <w:top w:val="single" w:sz="4" w:space="0" w:color="auto"/>
              <w:left w:val="single" w:sz="4" w:space="0" w:color="auto"/>
              <w:bottom w:val="single" w:sz="4" w:space="0" w:color="auto"/>
              <w:right w:val="single" w:sz="4" w:space="0" w:color="auto"/>
            </w:tcBorders>
          </w:tcPr>
          <w:p w14:paraId="76958515"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611F6825" w14:textId="77777777" w:rsidR="002F33C7" w:rsidRPr="001B0368" w:rsidRDefault="002F33C7" w:rsidP="00713EB6">
            <w:pPr>
              <w:pStyle w:val="TableText"/>
              <w:rPr>
                <w:noProof w:val="0"/>
                <w:lang w:val="en-GB"/>
              </w:rPr>
            </w:pPr>
            <w:r w:rsidRPr="001B0368">
              <w:rPr>
                <w:noProof w:val="0"/>
                <w:lang w:val="en-GB"/>
              </w:rPr>
              <w:t>False</w:t>
            </w:r>
          </w:p>
        </w:tc>
      </w:tr>
      <w:tr w:rsidR="002F33C7" w:rsidRPr="001B0368" w14:paraId="3D9ED7AE" w14:textId="77777777" w:rsidTr="00713EB6">
        <w:trPr>
          <w:jc w:val="center"/>
        </w:trPr>
        <w:tc>
          <w:tcPr>
            <w:tcW w:w="1716" w:type="dxa"/>
            <w:tcBorders>
              <w:top w:val="single" w:sz="4" w:space="0" w:color="auto"/>
              <w:left w:val="single" w:sz="4" w:space="0" w:color="auto"/>
              <w:bottom w:val="double" w:sz="4" w:space="0" w:color="auto"/>
              <w:right w:val="single" w:sz="4" w:space="0" w:color="auto"/>
            </w:tcBorders>
          </w:tcPr>
          <w:p w14:paraId="3648E86A" w14:textId="77777777" w:rsidR="002F33C7" w:rsidRPr="001B0368" w:rsidRDefault="002F33C7" w:rsidP="00713EB6">
            <w:pPr>
              <w:pStyle w:val="TableText"/>
              <w:rPr>
                <w:b/>
                <w:noProof w:val="0"/>
                <w:lang w:val="en-GB"/>
              </w:rPr>
            </w:pPr>
            <w:r w:rsidRPr="001B0368">
              <w:rPr>
                <w:b/>
                <w:noProof w:val="0"/>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2608F7E9"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492" w:type="dxa"/>
            <w:tcBorders>
              <w:top w:val="single" w:sz="4" w:space="0" w:color="auto"/>
              <w:left w:val="single" w:sz="4" w:space="0" w:color="auto"/>
              <w:bottom w:val="double" w:sz="4" w:space="0" w:color="auto"/>
              <w:right w:val="single" w:sz="4" w:space="0" w:color="auto"/>
            </w:tcBorders>
          </w:tcPr>
          <w:p w14:paraId="411B7179"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2268" w:type="dxa"/>
            <w:tcBorders>
              <w:top w:val="single" w:sz="4" w:space="0" w:color="auto"/>
              <w:left w:val="single" w:sz="4" w:space="0" w:color="auto"/>
              <w:bottom w:val="double" w:sz="4" w:space="0" w:color="auto"/>
              <w:right w:val="single" w:sz="4" w:space="0" w:color="auto"/>
            </w:tcBorders>
          </w:tcPr>
          <w:p w14:paraId="54DD01E7" w14:textId="77777777" w:rsidR="002F33C7" w:rsidRPr="001B0368" w:rsidRDefault="002F33C7" w:rsidP="00713EB6">
            <w:pPr>
              <w:pStyle w:val="TableText"/>
              <w:rPr>
                <w:b/>
                <w:noProof w:val="0"/>
                <w:lang w:val="en-GB"/>
              </w:rPr>
            </w:pPr>
            <w:r w:rsidRPr="001B0368">
              <w:rPr>
                <w:b/>
                <w:noProof w:val="0"/>
                <w:lang w:val="en-GB"/>
              </w:rPr>
              <w:t>Comment</w:t>
            </w:r>
          </w:p>
        </w:tc>
      </w:tr>
      <w:tr w:rsidR="002F33C7" w:rsidRPr="001B0368" w14:paraId="731595F4" w14:textId="77777777" w:rsidTr="00097D63">
        <w:trPr>
          <w:jc w:val="center"/>
        </w:trPr>
        <w:tc>
          <w:tcPr>
            <w:tcW w:w="1716" w:type="dxa"/>
            <w:tcBorders>
              <w:top w:val="double" w:sz="4" w:space="0" w:color="auto"/>
              <w:left w:val="single" w:sz="4" w:space="0" w:color="auto"/>
              <w:bottom w:val="single" w:sz="4" w:space="0" w:color="auto"/>
              <w:right w:val="single" w:sz="4" w:space="0" w:color="auto"/>
            </w:tcBorders>
          </w:tcPr>
          <w:p w14:paraId="11C5031C" w14:textId="77777777" w:rsidR="002F33C7" w:rsidRPr="001B0368" w:rsidRDefault="002F33C7" w:rsidP="00713EB6">
            <w:pPr>
              <w:pStyle w:val="TableText"/>
              <w:rPr>
                <w:noProof w:val="0"/>
                <w:lang w:val="en-GB"/>
              </w:rPr>
            </w:pPr>
          </w:p>
        </w:tc>
        <w:tc>
          <w:tcPr>
            <w:tcW w:w="1681" w:type="dxa"/>
            <w:tcBorders>
              <w:top w:val="double" w:sz="4" w:space="0" w:color="auto"/>
              <w:left w:val="single" w:sz="4" w:space="0" w:color="auto"/>
              <w:bottom w:val="single" w:sz="4" w:space="0" w:color="auto"/>
              <w:right w:val="single" w:sz="4" w:space="0" w:color="auto"/>
            </w:tcBorders>
          </w:tcPr>
          <w:p w14:paraId="4E14F4EE" w14:textId="77777777" w:rsidR="002F33C7" w:rsidRPr="001B0368" w:rsidRDefault="002F33C7" w:rsidP="00713EB6">
            <w:pPr>
              <w:pStyle w:val="TableText"/>
              <w:rPr>
                <w:noProof w:val="0"/>
                <w:lang w:val="en-GB"/>
              </w:rPr>
            </w:pPr>
          </w:p>
        </w:tc>
        <w:tc>
          <w:tcPr>
            <w:tcW w:w="2492" w:type="dxa"/>
            <w:tcBorders>
              <w:top w:val="double" w:sz="4" w:space="0" w:color="auto"/>
              <w:left w:val="single" w:sz="4" w:space="0" w:color="auto"/>
              <w:bottom w:val="single" w:sz="4" w:space="0" w:color="auto"/>
              <w:right w:val="single" w:sz="4" w:space="0" w:color="auto"/>
            </w:tcBorders>
          </w:tcPr>
          <w:p w14:paraId="15052B4D" w14:textId="77777777" w:rsidR="002F33C7" w:rsidRPr="001B0368" w:rsidRDefault="002F33C7" w:rsidP="00713EB6">
            <w:pPr>
              <w:pStyle w:val="TableText"/>
              <w:rPr>
                <w:noProof w:val="0"/>
                <w:lang w:val="en-GB"/>
              </w:rPr>
            </w:pPr>
          </w:p>
        </w:tc>
        <w:tc>
          <w:tcPr>
            <w:tcW w:w="2268" w:type="dxa"/>
            <w:tcBorders>
              <w:top w:val="double" w:sz="4" w:space="0" w:color="auto"/>
              <w:left w:val="single" w:sz="4" w:space="0" w:color="auto"/>
              <w:bottom w:val="single" w:sz="4" w:space="0" w:color="auto"/>
              <w:right w:val="single" w:sz="4" w:space="0" w:color="auto"/>
            </w:tcBorders>
          </w:tcPr>
          <w:p w14:paraId="025ADE7A" w14:textId="77777777" w:rsidR="002F33C7" w:rsidRPr="001B0368" w:rsidRDefault="002F33C7" w:rsidP="00713EB6">
            <w:pPr>
              <w:pStyle w:val="TableText"/>
              <w:rPr>
                <w:noProof w:val="0"/>
                <w:lang w:val="en-GB"/>
              </w:rPr>
            </w:pPr>
          </w:p>
        </w:tc>
      </w:tr>
      <w:tr w:rsidR="007D58DF" w:rsidRPr="001B0368" w14:paraId="5746548D" w14:textId="77777777" w:rsidTr="00AC165E">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65966FA7" w14:textId="4F851F90" w:rsidR="007D58DF" w:rsidRPr="001B0368" w:rsidRDefault="001955E9" w:rsidP="00713EB6">
            <w:pPr>
              <w:pStyle w:val="TableText"/>
              <w:rPr>
                <w:noProof w:val="0"/>
                <w:lang w:val="en-GB"/>
              </w:rPr>
            </w:pPr>
            <w:r w:rsidRPr="001B0368">
              <w:rPr>
                <w:b/>
                <w:bCs/>
                <w:noProof w:val="0"/>
                <w:lang w:val="en-GB"/>
              </w:rPr>
              <w:t>Conformance Units</w:t>
            </w:r>
          </w:p>
        </w:tc>
      </w:tr>
      <w:tr w:rsidR="007D58DF" w:rsidRPr="001B0368" w14:paraId="0D9B481C" w14:textId="77777777" w:rsidTr="00AC165E">
        <w:trPr>
          <w:jc w:val="center"/>
        </w:trPr>
        <w:tc>
          <w:tcPr>
            <w:tcW w:w="8157" w:type="dxa"/>
            <w:gridSpan w:val="4"/>
            <w:tcBorders>
              <w:top w:val="single" w:sz="4" w:space="0" w:color="auto"/>
              <w:left w:val="single" w:sz="4" w:space="0" w:color="auto"/>
              <w:bottom w:val="single" w:sz="4" w:space="0" w:color="auto"/>
              <w:right w:val="single" w:sz="4" w:space="0" w:color="auto"/>
            </w:tcBorders>
          </w:tcPr>
          <w:p w14:paraId="1CD0B422" w14:textId="1929FFCA" w:rsidR="007D58DF" w:rsidRPr="001B0368" w:rsidRDefault="007D58DF" w:rsidP="00713EB6">
            <w:pPr>
              <w:pStyle w:val="TableText"/>
              <w:rPr>
                <w:noProof w:val="0"/>
                <w:lang w:val="en-GB"/>
              </w:rPr>
            </w:pPr>
            <w:r w:rsidRPr="001B0368">
              <w:rPr>
                <w:noProof w:val="0"/>
                <w:lang w:val="en-GB"/>
              </w:rPr>
              <w:t>Base Info Finite State Machine Instance</w:t>
            </w:r>
          </w:p>
        </w:tc>
      </w:tr>
    </w:tbl>
    <w:p w14:paraId="1E26B538" w14:textId="77777777" w:rsidR="002F33C7" w:rsidRPr="001B0368" w:rsidRDefault="002F33C7" w:rsidP="002F33C7">
      <w:pPr>
        <w:pStyle w:val="Spacer0"/>
        <w:rPr>
          <w:rFonts w:eastAsia="平成明朝"/>
          <w:noProof w:val="0"/>
          <w:lang w:val="en-GB"/>
        </w:rPr>
      </w:pPr>
    </w:p>
    <w:p w14:paraId="4E02EE66" w14:textId="77777777" w:rsidR="002F33C7" w:rsidRPr="001B0368" w:rsidRDefault="002F33C7" w:rsidP="002F33C7">
      <w:pPr>
        <w:pStyle w:val="Heading3"/>
        <w:rPr>
          <w:noProof w:val="0"/>
        </w:rPr>
      </w:pPr>
      <w:bookmarkStart w:id="230" w:name="_Toc84953502"/>
      <w:proofErr w:type="spellStart"/>
      <w:r w:rsidRPr="001B0368">
        <w:rPr>
          <w:noProof w:val="0"/>
        </w:rPr>
        <w:t>TransitionEventType</w:t>
      </w:r>
      <w:bookmarkEnd w:id="230"/>
      <w:proofErr w:type="spellEnd"/>
    </w:p>
    <w:p w14:paraId="61809CB7" w14:textId="2A738A96" w:rsidR="002F33C7" w:rsidRPr="001B0368" w:rsidRDefault="002F33C7" w:rsidP="002F33C7">
      <w:pPr>
        <w:pStyle w:val="PARAGRAPH"/>
        <w:rPr>
          <w:noProof w:val="0"/>
          <w:lang w:eastAsia="ja-JP"/>
        </w:rPr>
      </w:pPr>
      <w:r w:rsidRPr="001B0368">
        <w:rPr>
          <w:noProof w:val="0"/>
          <w:lang w:eastAsia="ja-JP"/>
        </w:rPr>
        <w:t>The</w:t>
      </w:r>
      <w:r w:rsidRPr="001B0368">
        <w:rPr>
          <w:i/>
          <w:noProof w:val="0"/>
          <w:lang w:eastAsia="ja-JP"/>
        </w:rPr>
        <w:t xml:space="preserve"> </w:t>
      </w:r>
      <w:proofErr w:type="spellStart"/>
      <w:r w:rsidRPr="001B0368">
        <w:rPr>
          <w:i/>
          <w:noProof w:val="0"/>
          <w:lang w:eastAsia="ja-JP"/>
        </w:rPr>
        <w:t>TransitionEventType</w:t>
      </w:r>
      <w:proofErr w:type="spellEnd"/>
      <w:r w:rsidRPr="001B0368">
        <w:rPr>
          <w:noProof w:val="0"/>
          <w:lang w:eastAsia="ja-JP"/>
        </w:rPr>
        <w:t xml:space="preserve"> is a subtype of the </w:t>
      </w:r>
      <w:proofErr w:type="spellStart"/>
      <w:r w:rsidRPr="001B0368">
        <w:rPr>
          <w:i/>
          <w:noProof w:val="0"/>
          <w:lang w:eastAsia="ja-JP"/>
        </w:rPr>
        <w:t>BaseEventType</w:t>
      </w:r>
      <w:proofErr w:type="spellEnd"/>
      <w:r w:rsidRPr="001B0368">
        <w:rPr>
          <w:noProof w:val="0"/>
          <w:lang w:eastAsia="ja-JP"/>
        </w:rPr>
        <w:t xml:space="preserve">. It can be used to generate an </w:t>
      </w:r>
      <w:r w:rsidRPr="001B0368">
        <w:rPr>
          <w:i/>
          <w:noProof w:val="0"/>
          <w:lang w:eastAsia="ja-JP"/>
        </w:rPr>
        <w:t>Event</w:t>
      </w:r>
      <w:r w:rsidRPr="001B0368">
        <w:rPr>
          <w:noProof w:val="0"/>
          <w:lang w:eastAsia="ja-JP"/>
        </w:rPr>
        <w:t xml:space="preserve"> identifying that a </w:t>
      </w:r>
      <w:r w:rsidRPr="001B0368">
        <w:rPr>
          <w:i/>
          <w:noProof w:val="0"/>
          <w:lang w:eastAsia="ja-JP"/>
        </w:rPr>
        <w:t>Transition</w:t>
      </w:r>
      <w:r w:rsidRPr="001B0368">
        <w:rPr>
          <w:noProof w:val="0"/>
          <w:lang w:eastAsia="ja-JP"/>
        </w:rPr>
        <w:t xml:space="preserve"> of a </w:t>
      </w:r>
      <w:proofErr w:type="spellStart"/>
      <w:r w:rsidRPr="001B0368">
        <w:rPr>
          <w:i/>
          <w:noProof w:val="0"/>
          <w:lang w:eastAsia="ja-JP"/>
        </w:rPr>
        <w:t>StateMachine</w:t>
      </w:r>
      <w:proofErr w:type="spellEnd"/>
      <w:r w:rsidRPr="001B0368">
        <w:rPr>
          <w:noProof w:val="0"/>
          <w:lang w:eastAsia="ja-JP"/>
        </w:rPr>
        <w:t xml:space="preserve"> was triggered. It is </w:t>
      </w:r>
      <w:r w:rsidRPr="001B0368">
        <w:rPr>
          <w:noProof w:val="0"/>
        </w:rPr>
        <w:t>formally defined in</w:t>
      </w:r>
      <w:r w:rsidRPr="001B0368">
        <w:rPr>
          <w:noProof w:val="0"/>
          <w:lang w:eastAsia="ja-JP"/>
        </w:rPr>
        <w:t xml:space="preserve"> </w:t>
      </w:r>
      <w:r w:rsidR="00914796" w:rsidRPr="001B0368">
        <w:rPr>
          <w:noProof w:val="0"/>
          <w:lang w:eastAsia="ja-JP"/>
        </w:rPr>
        <w:fldChar w:fldCharType="begin"/>
      </w:r>
      <w:r w:rsidR="00914796" w:rsidRPr="001B0368">
        <w:rPr>
          <w:noProof w:val="0"/>
          <w:lang w:eastAsia="ja-JP"/>
        </w:rPr>
        <w:instrText xml:space="preserve"> REF _Ref33078308 \h </w:instrText>
      </w:r>
      <w:r w:rsidR="00914796" w:rsidRPr="001B0368">
        <w:rPr>
          <w:noProof w:val="0"/>
          <w:lang w:eastAsia="ja-JP"/>
        </w:rPr>
      </w:r>
      <w:r w:rsidR="00914796" w:rsidRPr="001B0368">
        <w:rPr>
          <w:noProof w:val="0"/>
          <w:lang w:eastAsia="ja-JP"/>
        </w:rPr>
        <w:fldChar w:fldCharType="separate"/>
      </w:r>
      <w:r w:rsidR="00C57605" w:rsidRPr="001B0368">
        <w:rPr>
          <w:noProof w:val="0"/>
        </w:rPr>
        <w:t xml:space="preserve">Table </w:t>
      </w:r>
      <w:r w:rsidR="00C57605">
        <w:t>15</w:t>
      </w:r>
      <w:r w:rsidR="00914796" w:rsidRPr="001B0368">
        <w:rPr>
          <w:noProof w:val="0"/>
          <w:lang w:eastAsia="ja-JP"/>
        </w:rPr>
        <w:fldChar w:fldCharType="end"/>
      </w:r>
      <w:r w:rsidRPr="001B0368">
        <w:rPr>
          <w:noProof w:val="0"/>
          <w:lang w:eastAsia="ja-JP"/>
        </w:rPr>
        <w:t>.</w:t>
      </w:r>
    </w:p>
    <w:p w14:paraId="1E08F445" w14:textId="375E77F4" w:rsidR="002F33C7" w:rsidRPr="001B0368" w:rsidRDefault="00F52AFE" w:rsidP="002F33C7">
      <w:pPr>
        <w:pStyle w:val="TABLE-title"/>
        <w:rPr>
          <w:noProof w:val="0"/>
        </w:rPr>
      </w:pPr>
      <w:bookmarkStart w:id="231" w:name="_Ref33078308"/>
      <w:bookmarkStart w:id="232" w:name="_Toc84953551"/>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15</w:t>
      </w:r>
      <w:r w:rsidRPr="001B0368">
        <w:rPr>
          <w:noProof w:val="0"/>
        </w:rPr>
        <w:fldChar w:fldCharType="end"/>
      </w:r>
      <w:bookmarkEnd w:id="231"/>
      <w:r w:rsidRPr="001B0368">
        <w:rPr>
          <w:noProof w:val="0"/>
        </w:rPr>
        <w:t xml:space="preserve"> – </w:t>
      </w:r>
      <w:proofErr w:type="spellStart"/>
      <w:r w:rsidR="002F33C7" w:rsidRPr="001B0368">
        <w:rPr>
          <w:noProof w:val="0"/>
        </w:rPr>
        <w:t>TransitionEventType</w:t>
      </w:r>
      <w:bookmarkEnd w:id="232"/>
      <w:proofErr w:type="spellEnd"/>
    </w:p>
    <w:tbl>
      <w:tblPr>
        <w:tblW w:w="93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158"/>
        <w:gridCol w:w="553"/>
        <w:gridCol w:w="1275"/>
        <w:gridCol w:w="1560"/>
        <w:gridCol w:w="1417"/>
        <w:gridCol w:w="1985"/>
        <w:gridCol w:w="1426"/>
      </w:tblGrid>
      <w:tr w:rsidR="002F33C7" w:rsidRPr="001B0368" w14:paraId="51002C79" w14:textId="77777777" w:rsidTr="00713EB6">
        <w:trPr>
          <w:jc w:val="center"/>
        </w:trPr>
        <w:tc>
          <w:tcPr>
            <w:tcW w:w="1158" w:type="dxa"/>
            <w:tcBorders>
              <w:top w:val="single" w:sz="4" w:space="0" w:color="auto"/>
              <w:left w:val="single" w:sz="4" w:space="0" w:color="auto"/>
              <w:bottom w:val="double" w:sz="4" w:space="0" w:color="auto"/>
              <w:right w:val="single" w:sz="4" w:space="0" w:color="auto"/>
            </w:tcBorders>
          </w:tcPr>
          <w:p w14:paraId="588FC219" w14:textId="77777777" w:rsidR="002F33C7" w:rsidRPr="001B0368" w:rsidRDefault="002F33C7" w:rsidP="00713EB6">
            <w:pPr>
              <w:pStyle w:val="TableText"/>
              <w:rPr>
                <w:b/>
                <w:noProof w:val="0"/>
                <w:lang w:val="en-GB"/>
              </w:rPr>
            </w:pPr>
            <w:r w:rsidRPr="001B0368">
              <w:rPr>
                <w:b/>
                <w:noProof w:val="0"/>
                <w:lang w:val="en-GB"/>
              </w:rPr>
              <w:t>Attribute</w:t>
            </w:r>
          </w:p>
        </w:tc>
        <w:tc>
          <w:tcPr>
            <w:tcW w:w="8216" w:type="dxa"/>
            <w:gridSpan w:val="6"/>
            <w:tcBorders>
              <w:top w:val="single" w:sz="4" w:space="0" w:color="auto"/>
              <w:left w:val="single" w:sz="4" w:space="0" w:color="auto"/>
              <w:bottom w:val="double" w:sz="4" w:space="0" w:color="auto"/>
              <w:right w:val="single" w:sz="4" w:space="0" w:color="auto"/>
            </w:tcBorders>
          </w:tcPr>
          <w:p w14:paraId="1E161A6B"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1C4AD646" w14:textId="77777777" w:rsidTr="00713EB6">
        <w:trPr>
          <w:jc w:val="center"/>
        </w:trPr>
        <w:tc>
          <w:tcPr>
            <w:tcW w:w="1158" w:type="dxa"/>
            <w:tcBorders>
              <w:top w:val="double" w:sz="4" w:space="0" w:color="auto"/>
              <w:left w:val="single" w:sz="4" w:space="0" w:color="auto"/>
              <w:bottom w:val="single" w:sz="4" w:space="0" w:color="auto"/>
              <w:right w:val="single" w:sz="4" w:space="0" w:color="auto"/>
            </w:tcBorders>
          </w:tcPr>
          <w:p w14:paraId="0EB7013E"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8216" w:type="dxa"/>
            <w:gridSpan w:val="6"/>
            <w:tcBorders>
              <w:top w:val="double" w:sz="4" w:space="0" w:color="auto"/>
              <w:left w:val="single" w:sz="4" w:space="0" w:color="auto"/>
              <w:bottom w:val="single" w:sz="4" w:space="0" w:color="auto"/>
              <w:right w:val="single" w:sz="4" w:space="0" w:color="auto"/>
            </w:tcBorders>
          </w:tcPr>
          <w:p w14:paraId="1DB74E7D" w14:textId="77777777" w:rsidR="002F33C7" w:rsidRPr="001B0368" w:rsidRDefault="002F33C7" w:rsidP="00713EB6">
            <w:pPr>
              <w:pStyle w:val="TableText"/>
              <w:rPr>
                <w:noProof w:val="0"/>
                <w:lang w:val="en-GB"/>
              </w:rPr>
            </w:pPr>
            <w:proofErr w:type="spellStart"/>
            <w:r w:rsidRPr="001B0368">
              <w:rPr>
                <w:noProof w:val="0"/>
                <w:lang w:val="en-GB"/>
              </w:rPr>
              <w:t>TransitionEventType</w:t>
            </w:r>
            <w:proofErr w:type="spellEnd"/>
          </w:p>
        </w:tc>
      </w:tr>
      <w:tr w:rsidR="002F33C7" w:rsidRPr="001B0368" w14:paraId="35B61B27" w14:textId="77777777" w:rsidTr="00713EB6">
        <w:trPr>
          <w:jc w:val="center"/>
        </w:trPr>
        <w:tc>
          <w:tcPr>
            <w:tcW w:w="1158" w:type="dxa"/>
            <w:tcBorders>
              <w:top w:val="single" w:sz="4" w:space="0" w:color="auto"/>
              <w:left w:val="single" w:sz="4" w:space="0" w:color="auto"/>
              <w:bottom w:val="single" w:sz="4" w:space="0" w:color="auto"/>
              <w:right w:val="single" w:sz="4" w:space="0" w:color="auto"/>
            </w:tcBorders>
          </w:tcPr>
          <w:p w14:paraId="7E0AEC21"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8216" w:type="dxa"/>
            <w:gridSpan w:val="6"/>
            <w:tcBorders>
              <w:top w:val="single" w:sz="4" w:space="0" w:color="auto"/>
              <w:left w:val="single" w:sz="4" w:space="0" w:color="auto"/>
              <w:bottom w:val="single" w:sz="4" w:space="0" w:color="auto"/>
              <w:right w:val="single" w:sz="4" w:space="0" w:color="auto"/>
            </w:tcBorders>
          </w:tcPr>
          <w:p w14:paraId="0411B0BE" w14:textId="77777777" w:rsidR="002F33C7" w:rsidRPr="001B0368" w:rsidRDefault="002F33C7" w:rsidP="00713EB6">
            <w:pPr>
              <w:pStyle w:val="TableText"/>
              <w:rPr>
                <w:noProof w:val="0"/>
                <w:lang w:val="en-GB"/>
              </w:rPr>
            </w:pPr>
            <w:r w:rsidRPr="001B0368">
              <w:rPr>
                <w:noProof w:val="0"/>
                <w:lang w:val="en-GB"/>
              </w:rPr>
              <w:t>True</w:t>
            </w:r>
          </w:p>
        </w:tc>
      </w:tr>
      <w:tr w:rsidR="002F33C7" w:rsidRPr="001B0368" w14:paraId="6270E596" w14:textId="77777777" w:rsidTr="00713EB6">
        <w:trPr>
          <w:jc w:val="center"/>
        </w:trPr>
        <w:tc>
          <w:tcPr>
            <w:tcW w:w="1711" w:type="dxa"/>
            <w:gridSpan w:val="2"/>
            <w:tcBorders>
              <w:top w:val="single" w:sz="4" w:space="0" w:color="auto"/>
              <w:left w:val="single" w:sz="4" w:space="0" w:color="auto"/>
              <w:bottom w:val="single" w:sz="4" w:space="0" w:color="auto"/>
              <w:right w:val="single" w:sz="4" w:space="0" w:color="auto"/>
            </w:tcBorders>
          </w:tcPr>
          <w:p w14:paraId="263C6E80" w14:textId="77777777" w:rsidR="002F33C7" w:rsidRPr="001B0368" w:rsidRDefault="002F33C7" w:rsidP="00713EB6">
            <w:pPr>
              <w:pStyle w:val="TableText"/>
              <w:rPr>
                <w:b/>
                <w:noProof w:val="0"/>
                <w:lang w:val="en-GB"/>
              </w:rPr>
            </w:pPr>
            <w:r w:rsidRPr="001B0368">
              <w:rPr>
                <w:b/>
                <w:noProof w:val="0"/>
                <w:lang w:val="en-GB"/>
              </w:rPr>
              <w:t>References</w:t>
            </w:r>
          </w:p>
        </w:tc>
        <w:tc>
          <w:tcPr>
            <w:tcW w:w="1275" w:type="dxa"/>
            <w:tcBorders>
              <w:top w:val="single" w:sz="4" w:space="0" w:color="auto"/>
              <w:left w:val="single" w:sz="4" w:space="0" w:color="auto"/>
              <w:bottom w:val="single" w:sz="4" w:space="0" w:color="auto"/>
              <w:right w:val="single" w:sz="4" w:space="0" w:color="auto"/>
            </w:tcBorders>
          </w:tcPr>
          <w:p w14:paraId="7767FB57"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1560" w:type="dxa"/>
            <w:tcBorders>
              <w:top w:val="single" w:sz="4" w:space="0" w:color="auto"/>
              <w:left w:val="single" w:sz="4" w:space="0" w:color="auto"/>
              <w:bottom w:val="single" w:sz="4" w:space="0" w:color="auto"/>
              <w:right w:val="single" w:sz="4" w:space="0" w:color="auto"/>
            </w:tcBorders>
          </w:tcPr>
          <w:p w14:paraId="6B222673"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417" w:type="dxa"/>
            <w:tcBorders>
              <w:top w:val="single" w:sz="4" w:space="0" w:color="auto"/>
              <w:left w:val="single" w:sz="4" w:space="0" w:color="auto"/>
              <w:bottom w:val="single" w:sz="4" w:space="0" w:color="auto"/>
              <w:right w:val="single" w:sz="4" w:space="0" w:color="auto"/>
            </w:tcBorders>
          </w:tcPr>
          <w:p w14:paraId="1829EEB5"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985" w:type="dxa"/>
            <w:tcBorders>
              <w:top w:val="single" w:sz="4" w:space="0" w:color="auto"/>
              <w:left w:val="single" w:sz="4" w:space="0" w:color="auto"/>
              <w:bottom w:val="single" w:sz="4" w:space="0" w:color="auto"/>
              <w:right w:val="single" w:sz="4" w:space="0" w:color="auto"/>
            </w:tcBorders>
          </w:tcPr>
          <w:p w14:paraId="1BB76302"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426" w:type="dxa"/>
            <w:tcBorders>
              <w:top w:val="single" w:sz="4" w:space="0" w:color="auto"/>
              <w:left w:val="single" w:sz="4" w:space="0" w:color="auto"/>
              <w:bottom w:val="single" w:sz="4" w:space="0" w:color="auto"/>
              <w:right w:val="single" w:sz="4" w:space="0" w:color="auto"/>
            </w:tcBorders>
          </w:tcPr>
          <w:p w14:paraId="655E019E" w14:textId="77777777" w:rsidR="002F33C7" w:rsidRPr="001B0368" w:rsidRDefault="002F33C7" w:rsidP="00713EB6">
            <w:pPr>
              <w:pStyle w:val="TableText"/>
              <w:rPr>
                <w:b/>
                <w:noProof w:val="0"/>
                <w:lang w:val="en-GB"/>
              </w:rPr>
            </w:pPr>
            <w:proofErr w:type="spellStart"/>
            <w:r w:rsidRPr="001B0368">
              <w:rPr>
                <w:b/>
                <w:noProof w:val="0"/>
                <w:lang w:val="en-GB"/>
              </w:rPr>
              <w:t>ModellingRule</w:t>
            </w:r>
            <w:proofErr w:type="spellEnd"/>
          </w:p>
        </w:tc>
      </w:tr>
      <w:tr w:rsidR="002F33C7" w:rsidRPr="001B0368" w14:paraId="346F3BCD"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20248782" w14:textId="1C5570BD" w:rsidR="002F33C7" w:rsidRPr="001B0368" w:rsidRDefault="002F33C7" w:rsidP="00713EB6">
            <w:pPr>
              <w:pStyle w:val="TableText"/>
              <w:rPr>
                <w:b/>
                <w:noProof w:val="0"/>
                <w:lang w:val="en-GB"/>
              </w:rPr>
            </w:pPr>
            <w:r w:rsidRPr="001B0368">
              <w:rPr>
                <w:noProof w:val="0"/>
                <w:lang w:val="en-GB"/>
              </w:rPr>
              <w:t xml:space="preserve">Subtype of the base </w:t>
            </w:r>
            <w:proofErr w:type="spellStart"/>
            <w:r w:rsidRPr="001B0368">
              <w:rPr>
                <w:i/>
                <w:noProof w:val="0"/>
                <w:lang w:val="en-GB"/>
              </w:rPr>
              <w:t>BaseEventType</w:t>
            </w:r>
            <w:proofErr w:type="spellEnd"/>
            <w:r w:rsidRPr="001B0368">
              <w:rPr>
                <w:noProof w:val="0"/>
                <w:lang w:val="en-GB"/>
              </w:rPr>
              <w:t xml:space="preserve"> defined in </w:t>
            </w:r>
            <w:r w:rsidR="00221B27" w:rsidRPr="001B0368">
              <w:rPr>
                <w:noProof w:val="0"/>
                <w:lang w:val="en-GB"/>
              </w:rPr>
              <w:fldChar w:fldCharType="begin"/>
            </w:r>
            <w:r w:rsidR="00221B27" w:rsidRPr="001B0368">
              <w:rPr>
                <w:noProof w:val="0"/>
                <w:lang w:val="en-GB"/>
              </w:rPr>
              <w:instrText xml:space="preserve"> REF UAPart5 \h </w:instrText>
            </w:r>
            <w:r w:rsidR="00221B27" w:rsidRPr="001B0368">
              <w:rPr>
                <w:noProof w:val="0"/>
                <w:lang w:val="en-GB"/>
              </w:rPr>
            </w:r>
            <w:r w:rsidR="00221B27" w:rsidRPr="001B0368">
              <w:rPr>
                <w:noProof w:val="0"/>
                <w:lang w:val="en-GB"/>
              </w:rPr>
              <w:fldChar w:fldCharType="separate"/>
            </w:r>
            <w:r w:rsidR="00C57605" w:rsidRPr="001B0368">
              <w:rPr>
                <w:noProof w:val="0"/>
              </w:rPr>
              <w:t>OPC 10000-5</w:t>
            </w:r>
            <w:r w:rsidR="00221B27" w:rsidRPr="001B0368">
              <w:rPr>
                <w:noProof w:val="0"/>
                <w:lang w:val="en-GB"/>
              </w:rPr>
              <w:fldChar w:fldCharType="end"/>
            </w:r>
          </w:p>
        </w:tc>
      </w:tr>
      <w:tr w:rsidR="002F33C7" w:rsidRPr="001B0368" w14:paraId="5D955F18" w14:textId="77777777" w:rsidTr="00713EB6">
        <w:trPr>
          <w:jc w:val="center"/>
        </w:trPr>
        <w:tc>
          <w:tcPr>
            <w:tcW w:w="1711" w:type="dxa"/>
            <w:gridSpan w:val="2"/>
            <w:tcBorders>
              <w:top w:val="single" w:sz="4" w:space="0" w:color="auto"/>
              <w:left w:val="single" w:sz="4" w:space="0" w:color="auto"/>
              <w:bottom w:val="single" w:sz="4" w:space="0" w:color="auto"/>
              <w:right w:val="single" w:sz="4" w:space="0" w:color="auto"/>
            </w:tcBorders>
          </w:tcPr>
          <w:p w14:paraId="2A55FC71"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1275" w:type="dxa"/>
            <w:tcBorders>
              <w:top w:val="single" w:sz="4" w:space="0" w:color="auto"/>
              <w:left w:val="single" w:sz="4" w:space="0" w:color="auto"/>
              <w:bottom w:val="single" w:sz="4" w:space="0" w:color="auto"/>
              <w:right w:val="single" w:sz="4" w:space="0" w:color="auto"/>
            </w:tcBorders>
          </w:tcPr>
          <w:p w14:paraId="3FC25424" w14:textId="77777777" w:rsidR="002F33C7" w:rsidRPr="001B0368" w:rsidRDefault="002F33C7" w:rsidP="00713EB6">
            <w:pPr>
              <w:pStyle w:val="TableText"/>
              <w:rPr>
                <w:noProof w:val="0"/>
                <w:lang w:val="en-GB"/>
              </w:rPr>
            </w:pPr>
            <w:r w:rsidRPr="001B0368">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1D22C1CC" w14:textId="77777777" w:rsidR="002F33C7" w:rsidRPr="001B0368" w:rsidRDefault="002F33C7" w:rsidP="00713EB6">
            <w:pPr>
              <w:pStyle w:val="TableText"/>
              <w:tabs>
                <w:tab w:val="left" w:pos="1678"/>
              </w:tabs>
              <w:rPr>
                <w:noProof w:val="0"/>
                <w:lang w:val="en-GB"/>
              </w:rPr>
            </w:pPr>
            <w:r w:rsidRPr="001B0368">
              <w:rPr>
                <w:noProof w:val="0"/>
                <w:lang w:val="en-GB"/>
              </w:rPr>
              <w:t>Transition</w:t>
            </w:r>
          </w:p>
        </w:tc>
        <w:tc>
          <w:tcPr>
            <w:tcW w:w="1417" w:type="dxa"/>
            <w:tcBorders>
              <w:top w:val="single" w:sz="4" w:space="0" w:color="auto"/>
              <w:left w:val="single" w:sz="4" w:space="0" w:color="auto"/>
              <w:bottom w:val="single" w:sz="4" w:space="0" w:color="auto"/>
              <w:right w:val="single" w:sz="4" w:space="0" w:color="auto"/>
            </w:tcBorders>
          </w:tcPr>
          <w:p w14:paraId="597164FB"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c>
          <w:tcPr>
            <w:tcW w:w="1985" w:type="dxa"/>
            <w:tcBorders>
              <w:top w:val="single" w:sz="4" w:space="0" w:color="auto"/>
              <w:left w:val="single" w:sz="4" w:space="0" w:color="auto"/>
              <w:bottom w:val="single" w:sz="4" w:space="0" w:color="auto"/>
              <w:right w:val="single" w:sz="4" w:space="0" w:color="auto"/>
            </w:tcBorders>
          </w:tcPr>
          <w:p w14:paraId="6E3BE206" w14:textId="77777777" w:rsidR="002F33C7" w:rsidRPr="001B0368" w:rsidRDefault="002F33C7" w:rsidP="00713EB6">
            <w:pPr>
              <w:pStyle w:val="TableText"/>
              <w:rPr>
                <w:noProof w:val="0"/>
                <w:lang w:val="en-GB"/>
              </w:rPr>
            </w:pPr>
            <w:proofErr w:type="spellStart"/>
            <w:r w:rsidRPr="001B0368">
              <w:rPr>
                <w:noProof w:val="0"/>
                <w:lang w:val="en-GB"/>
              </w:rPr>
              <w:t>TransitionVariableType</w:t>
            </w:r>
            <w:proofErr w:type="spellEnd"/>
          </w:p>
        </w:tc>
        <w:tc>
          <w:tcPr>
            <w:tcW w:w="1426" w:type="dxa"/>
            <w:tcBorders>
              <w:top w:val="single" w:sz="4" w:space="0" w:color="auto"/>
              <w:left w:val="single" w:sz="4" w:space="0" w:color="auto"/>
              <w:bottom w:val="single" w:sz="4" w:space="0" w:color="auto"/>
              <w:right w:val="single" w:sz="4" w:space="0" w:color="auto"/>
            </w:tcBorders>
          </w:tcPr>
          <w:p w14:paraId="0A5AEF27" w14:textId="77777777" w:rsidR="002F33C7" w:rsidRPr="001B0368" w:rsidRDefault="002F33C7" w:rsidP="00713EB6">
            <w:pPr>
              <w:pStyle w:val="TableText"/>
              <w:rPr>
                <w:noProof w:val="0"/>
                <w:lang w:val="en-GB"/>
              </w:rPr>
            </w:pPr>
            <w:r w:rsidRPr="001B0368">
              <w:rPr>
                <w:noProof w:val="0"/>
                <w:lang w:val="en-GB"/>
              </w:rPr>
              <w:t>Mandatory</w:t>
            </w:r>
          </w:p>
        </w:tc>
      </w:tr>
      <w:tr w:rsidR="002F33C7" w:rsidRPr="001B0368" w14:paraId="5FB4E5E9" w14:textId="77777777" w:rsidTr="00713EB6">
        <w:trPr>
          <w:jc w:val="center"/>
        </w:trPr>
        <w:tc>
          <w:tcPr>
            <w:tcW w:w="1711" w:type="dxa"/>
            <w:gridSpan w:val="2"/>
            <w:tcBorders>
              <w:top w:val="single" w:sz="4" w:space="0" w:color="auto"/>
              <w:left w:val="single" w:sz="4" w:space="0" w:color="auto"/>
              <w:bottom w:val="single" w:sz="4" w:space="0" w:color="auto"/>
              <w:right w:val="single" w:sz="4" w:space="0" w:color="auto"/>
            </w:tcBorders>
          </w:tcPr>
          <w:p w14:paraId="466DF0D6"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1275" w:type="dxa"/>
            <w:tcBorders>
              <w:top w:val="single" w:sz="4" w:space="0" w:color="auto"/>
              <w:left w:val="single" w:sz="4" w:space="0" w:color="auto"/>
              <w:bottom w:val="single" w:sz="4" w:space="0" w:color="auto"/>
              <w:right w:val="single" w:sz="4" w:space="0" w:color="auto"/>
            </w:tcBorders>
          </w:tcPr>
          <w:p w14:paraId="02BD28C6" w14:textId="77777777" w:rsidR="002F33C7" w:rsidRPr="001B0368" w:rsidRDefault="002F33C7" w:rsidP="00713EB6">
            <w:pPr>
              <w:pStyle w:val="TableText"/>
              <w:rPr>
                <w:noProof w:val="0"/>
                <w:lang w:val="en-GB"/>
              </w:rPr>
            </w:pPr>
            <w:r w:rsidRPr="001B0368">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2DD1DE0A" w14:textId="77777777" w:rsidR="002F33C7" w:rsidRPr="001B0368" w:rsidRDefault="002F33C7" w:rsidP="00713EB6">
            <w:pPr>
              <w:pStyle w:val="TableText"/>
              <w:rPr>
                <w:noProof w:val="0"/>
                <w:lang w:val="en-GB"/>
              </w:rPr>
            </w:pPr>
            <w:proofErr w:type="spellStart"/>
            <w:r w:rsidRPr="001B0368">
              <w:rPr>
                <w:noProof w:val="0"/>
                <w:lang w:val="en-GB"/>
              </w:rPr>
              <w:t>FromState</w:t>
            </w:r>
            <w:proofErr w:type="spellEnd"/>
          </w:p>
        </w:tc>
        <w:tc>
          <w:tcPr>
            <w:tcW w:w="1417" w:type="dxa"/>
            <w:tcBorders>
              <w:top w:val="single" w:sz="4" w:space="0" w:color="auto"/>
              <w:left w:val="single" w:sz="4" w:space="0" w:color="auto"/>
              <w:bottom w:val="single" w:sz="4" w:space="0" w:color="auto"/>
              <w:right w:val="single" w:sz="4" w:space="0" w:color="auto"/>
            </w:tcBorders>
          </w:tcPr>
          <w:p w14:paraId="6740029E"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c>
          <w:tcPr>
            <w:tcW w:w="1985" w:type="dxa"/>
            <w:tcBorders>
              <w:top w:val="single" w:sz="4" w:space="0" w:color="auto"/>
              <w:left w:val="single" w:sz="4" w:space="0" w:color="auto"/>
              <w:bottom w:val="single" w:sz="4" w:space="0" w:color="auto"/>
              <w:right w:val="single" w:sz="4" w:space="0" w:color="auto"/>
            </w:tcBorders>
          </w:tcPr>
          <w:p w14:paraId="1DB16834" w14:textId="77777777" w:rsidR="002F33C7" w:rsidRPr="001B0368" w:rsidRDefault="002F33C7" w:rsidP="00713EB6">
            <w:pPr>
              <w:pStyle w:val="TableText"/>
              <w:rPr>
                <w:noProof w:val="0"/>
                <w:lang w:val="en-GB"/>
              </w:rPr>
            </w:pPr>
            <w:proofErr w:type="spellStart"/>
            <w:r w:rsidRPr="001B0368">
              <w:rPr>
                <w:noProof w:val="0"/>
                <w:lang w:val="en-GB"/>
              </w:rPr>
              <w:t>StateVariableType</w:t>
            </w:r>
            <w:proofErr w:type="spellEnd"/>
          </w:p>
        </w:tc>
        <w:tc>
          <w:tcPr>
            <w:tcW w:w="1426" w:type="dxa"/>
            <w:tcBorders>
              <w:top w:val="single" w:sz="4" w:space="0" w:color="auto"/>
              <w:left w:val="single" w:sz="4" w:space="0" w:color="auto"/>
              <w:bottom w:val="single" w:sz="4" w:space="0" w:color="auto"/>
              <w:right w:val="single" w:sz="4" w:space="0" w:color="auto"/>
            </w:tcBorders>
          </w:tcPr>
          <w:p w14:paraId="39F74F95" w14:textId="77777777" w:rsidR="002F33C7" w:rsidRPr="001B0368" w:rsidRDefault="002F33C7" w:rsidP="00713EB6">
            <w:pPr>
              <w:pStyle w:val="TableText"/>
              <w:rPr>
                <w:noProof w:val="0"/>
                <w:lang w:val="en-GB"/>
              </w:rPr>
            </w:pPr>
            <w:r w:rsidRPr="001B0368">
              <w:rPr>
                <w:noProof w:val="0"/>
                <w:lang w:val="en-GB"/>
              </w:rPr>
              <w:t>Mandatory</w:t>
            </w:r>
          </w:p>
        </w:tc>
      </w:tr>
      <w:tr w:rsidR="002F33C7" w:rsidRPr="001B0368" w14:paraId="133DBEAD" w14:textId="77777777" w:rsidTr="00713EB6">
        <w:trPr>
          <w:jc w:val="center"/>
        </w:trPr>
        <w:tc>
          <w:tcPr>
            <w:tcW w:w="1711" w:type="dxa"/>
            <w:gridSpan w:val="2"/>
            <w:tcBorders>
              <w:top w:val="single" w:sz="4" w:space="0" w:color="auto"/>
              <w:left w:val="single" w:sz="4" w:space="0" w:color="auto"/>
              <w:bottom w:val="single" w:sz="4" w:space="0" w:color="auto"/>
              <w:right w:val="single" w:sz="4" w:space="0" w:color="auto"/>
            </w:tcBorders>
          </w:tcPr>
          <w:p w14:paraId="39E5133B" w14:textId="77777777" w:rsidR="002F33C7" w:rsidRPr="001B0368" w:rsidRDefault="002F33C7" w:rsidP="00713EB6">
            <w:pPr>
              <w:pStyle w:val="TableText"/>
              <w:rPr>
                <w:noProof w:val="0"/>
                <w:lang w:val="en-GB"/>
              </w:rPr>
            </w:pPr>
            <w:proofErr w:type="spellStart"/>
            <w:r w:rsidRPr="001B0368">
              <w:rPr>
                <w:noProof w:val="0"/>
                <w:lang w:val="en-GB"/>
              </w:rPr>
              <w:t>HasComponent</w:t>
            </w:r>
            <w:proofErr w:type="spellEnd"/>
          </w:p>
        </w:tc>
        <w:tc>
          <w:tcPr>
            <w:tcW w:w="1275" w:type="dxa"/>
            <w:tcBorders>
              <w:top w:val="single" w:sz="4" w:space="0" w:color="auto"/>
              <w:left w:val="single" w:sz="4" w:space="0" w:color="auto"/>
              <w:bottom w:val="single" w:sz="4" w:space="0" w:color="auto"/>
              <w:right w:val="single" w:sz="4" w:space="0" w:color="auto"/>
            </w:tcBorders>
          </w:tcPr>
          <w:p w14:paraId="241F9461" w14:textId="77777777" w:rsidR="002F33C7" w:rsidRPr="001B0368" w:rsidRDefault="002F33C7" w:rsidP="00713EB6">
            <w:pPr>
              <w:pStyle w:val="TableText"/>
              <w:rPr>
                <w:noProof w:val="0"/>
                <w:lang w:val="en-GB"/>
              </w:rPr>
            </w:pPr>
            <w:r w:rsidRPr="001B0368">
              <w:rPr>
                <w:noProof w:val="0"/>
                <w:lang w:val="en-GB"/>
              </w:rPr>
              <w:t>Variable</w:t>
            </w:r>
          </w:p>
        </w:tc>
        <w:tc>
          <w:tcPr>
            <w:tcW w:w="1560" w:type="dxa"/>
            <w:tcBorders>
              <w:top w:val="single" w:sz="4" w:space="0" w:color="auto"/>
              <w:left w:val="single" w:sz="4" w:space="0" w:color="auto"/>
              <w:bottom w:val="single" w:sz="4" w:space="0" w:color="auto"/>
              <w:right w:val="single" w:sz="4" w:space="0" w:color="auto"/>
            </w:tcBorders>
          </w:tcPr>
          <w:p w14:paraId="6A8C0DD3" w14:textId="77777777" w:rsidR="002F33C7" w:rsidRPr="001B0368" w:rsidRDefault="002F33C7" w:rsidP="00713EB6">
            <w:pPr>
              <w:pStyle w:val="TableText"/>
              <w:rPr>
                <w:noProof w:val="0"/>
                <w:lang w:val="en-GB"/>
              </w:rPr>
            </w:pPr>
            <w:proofErr w:type="spellStart"/>
            <w:r w:rsidRPr="001B0368">
              <w:rPr>
                <w:noProof w:val="0"/>
                <w:lang w:val="en-GB"/>
              </w:rPr>
              <w:t>ToState</w:t>
            </w:r>
            <w:proofErr w:type="spellEnd"/>
          </w:p>
        </w:tc>
        <w:tc>
          <w:tcPr>
            <w:tcW w:w="1417" w:type="dxa"/>
            <w:tcBorders>
              <w:top w:val="single" w:sz="4" w:space="0" w:color="auto"/>
              <w:left w:val="single" w:sz="4" w:space="0" w:color="auto"/>
              <w:bottom w:val="single" w:sz="4" w:space="0" w:color="auto"/>
              <w:right w:val="single" w:sz="4" w:space="0" w:color="auto"/>
            </w:tcBorders>
          </w:tcPr>
          <w:p w14:paraId="19FB4786" w14:textId="77777777" w:rsidR="002F33C7" w:rsidRPr="001B0368" w:rsidRDefault="002F33C7" w:rsidP="00713EB6">
            <w:pPr>
              <w:pStyle w:val="TableText"/>
              <w:rPr>
                <w:noProof w:val="0"/>
                <w:lang w:val="en-GB"/>
              </w:rPr>
            </w:pPr>
            <w:proofErr w:type="spellStart"/>
            <w:r w:rsidRPr="001B0368">
              <w:rPr>
                <w:noProof w:val="0"/>
                <w:lang w:val="en-GB"/>
              </w:rPr>
              <w:t>LocalizedText</w:t>
            </w:r>
            <w:proofErr w:type="spellEnd"/>
          </w:p>
        </w:tc>
        <w:tc>
          <w:tcPr>
            <w:tcW w:w="1985" w:type="dxa"/>
            <w:tcBorders>
              <w:top w:val="single" w:sz="4" w:space="0" w:color="auto"/>
              <w:left w:val="single" w:sz="4" w:space="0" w:color="auto"/>
              <w:bottom w:val="single" w:sz="4" w:space="0" w:color="auto"/>
              <w:right w:val="single" w:sz="4" w:space="0" w:color="auto"/>
            </w:tcBorders>
          </w:tcPr>
          <w:p w14:paraId="57F39A6C" w14:textId="77777777" w:rsidR="002F33C7" w:rsidRPr="001B0368" w:rsidRDefault="002F33C7" w:rsidP="00713EB6">
            <w:pPr>
              <w:pStyle w:val="TableText"/>
              <w:rPr>
                <w:noProof w:val="0"/>
                <w:lang w:val="en-GB"/>
              </w:rPr>
            </w:pPr>
            <w:proofErr w:type="spellStart"/>
            <w:r w:rsidRPr="001B0368">
              <w:rPr>
                <w:noProof w:val="0"/>
                <w:lang w:val="en-GB"/>
              </w:rPr>
              <w:t>StateVariableType</w:t>
            </w:r>
            <w:proofErr w:type="spellEnd"/>
          </w:p>
        </w:tc>
        <w:tc>
          <w:tcPr>
            <w:tcW w:w="1426" w:type="dxa"/>
            <w:tcBorders>
              <w:top w:val="single" w:sz="4" w:space="0" w:color="auto"/>
              <w:left w:val="single" w:sz="4" w:space="0" w:color="auto"/>
              <w:bottom w:val="single" w:sz="4" w:space="0" w:color="auto"/>
              <w:right w:val="single" w:sz="4" w:space="0" w:color="auto"/>
            </w:tcBorders>
          </w:tcPr>
          <w:p w14:paraId="37780AA9" w14:textId="77777777" w:rsidR="002F33C7" w:rsidRPr="001B0368" w:rsidRDefault="002F33C7" w:rsidP="00713EB6">
            <w:pPr>
              <w:pStyle w:val="TableText"/>
              <w:rPr>
                <w:noProof w:val="0"/>
                <w:lang w:val="en-GB"/>
              </w:rPr>
            </w:pPr>
            <w:r w:rsidRPr="001B0368">
              <w:rPr>
                <w:noProof w:val="0"/>
                <w:lang w:val="en-GB"/>
              </w:rPr>
              <w:t>Mandatory</w:t>
            </w:r>
          </w:p>
        </w:tc>
      </w:tr>
      <w:tr w:rsidR="001955E9" w:rsidRPr="001B0368" w14:paraId="7F214B66" w14:textId="77777777" w:rsidTr="00AC165E">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457A47CD" w14:textId="4118A7DC"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2E82C125" w14:textId="77777777" w:rsidTr="00AC165E">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0ABA7763" w14:textId="69387A69" w:rsidR="001955E9" w:rsidRPr="001B0368" w:rsidRDefault="001955E9" w:rsidP="00713EB6">
            <w:pPr>
              <w:pStyle w:val="TableText"/>
              <w:rPr>
                <w:noProof w:val="0"/>
                <w:lang w:val="en-GB"/>
              </w:rPr>
            </w:pPr>
            <w:r w:rsidRPr="001B0368">
              <w:rPr>
                <w:noProof w:val="0"/>
                <w:lang w:val="en-GB"/>
              </w:rPr>
              <w:t>Base Info Finite State Machine Instance</w:t>
            </w:r>
          </w:p>
        </w:tc>
      </w:tr>
    </w:tbl>
    <w:p w14:paraId="42C8BF0D" w14:textId="77777777" w:rsidR="002F33C7" w:rsidRPr="001B0368" w:rsidRDefault="002F33C7" w:rsidP="002F33C7">
      <w:pPr>
        <w:pStyle w:val="Spacer0"/>
        <w:rPr>
          <w:noProof w:val="0"/>
          <w:lang w:val="en-GB"/>
        </w:rPr>
      </w:pPr>
    </w:p>
    <w:p w14:paraId="2A562526"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TransitionEventType</w:t>
      </w:r>
      <w:proofErr w:type="spellEnd"/>
      <w:r w:rsidRPr="001B0368">
        <w:rPr>
          <w:noProof w:val="0"/>
        </w:rPr>
        <w:t xml:space="preserve"> inherits the </w:t>
      </w:r>
      <w:r w:rsidRPr="001B0368">
        <w:rPr>
          <w:i/>
          <w:noProof w:val="0"/>
        </w:rPr>
        <w:t>Properties</w:t>
      </w:r>
      <w:r w:rsidRPr="001B0368">
        <w:rPr>
          <w:noProof w:val="0"/>
        </w:rPr>
        <w:t xml:space="preserve"> of the </w:t>
      </w:r>
      <w:proofErr w:type="spellStart"/>
      <w:r w:rsidRPr="001B0368">
        <w:rPr>
          <w:i/>
          <w:noProof w:val="0"/>
        </w:rPr>
        <w:t>BaseEventType</w:t>
      </w:r>
      <w:proofErr w:type="spellEnd"/>
      <w:r w:rsidRPr="001B0368">
        <w:rPr>
          <w:noProof w:val="0"/>
        </w:rPr>
        <w:t>.</w:t>
      </w:r>
    </w:p>
    <w:p w14:paraId="45DBEAF6" w14:textId="77777777" w:rsidR="002F33C7" w:rsidRPr="001B0368" w:rsidRDefault="002F33C7" w:rsidP="002F33C7">
      <w:pPr>
        <w:pStyle w:val="PARAGRAPH"/>
        <w:rPr>
          <w:noProof w:val="0"/>
        </w:rPr>
      </w:pPr>
      <w:r w:rsidRPr="001B0368">
        <w:rPr>
          <w:noProof w:val="0"/>
        </w:rPr>
        <w:t xml:space="preserve">The inherited </w:t>
      </w:r>
      <w:r w:rsidRPr="001B0368">
        <w:rPr>
          <w:i/>
          <w:noProof w:val="0"/>
        </w:rPr>
        <w:t>Property</w:t>
      </w:r>
      <w:r w:rsidRPr="001B0368">
        <w:rPr>
          <w:noProof w:val="0"/>
        </w:rPr>
        <w:t xml:space="preserve"> </w:t>
      </w:r>
      <w:proofErr w:type="spellStart"/>
      <w:r w:rsidRPr="001B0368">
        <w:rPr>
          <w:i/>
          <w:noProof w:val="0"/>
        </w:rPr>
        <w:t>SourceNode</w:t>
      </w:r>
      <w:proofErr w:type="spellEnd"/>
      <w:r w:rsidRPr="001B0368">
        <w:rPr>
          <w:noProof w:val="0"/>
        </w:rPr>
        <w:t xml:space="preserve"> shall be filled with the </w:t>
      </w:r>
      <w:proofErr w:type="spellStart"/>
      <w:r w:rsidRPr="001B0368">
        <w:rPr>
          <w:i/>
          <w:noProof w:val="0"/>
        </w:rPr>
        <w:t>NodeId</w:t>
      </w:r>
      <w:proofErr w:type="spellEnd"/>
      <w:r w:rsidRPr="001B0368">
        <w:rPr>
          <w:noProof w:val="0"/>
        </w:rPr>
        <w:t xml:space="preserve"> of the </w:t>
      </w:r>
      <w:proofErr w:type="spellStart"/>
      <w:r w:rsidRPr="001B0368">
        <w:rPr>
          <w:i/>
          <w:noProof w:val="0"/>
        </w:rPr>
        <w:t>StateMachine</w:t>
      </w:r>
      <w:proofErr w:type="spellEnd"/>
      <w:r w:rsidRPr="001B0368">
        <w:rPr>
          <w:noProof w:val="0"/>
        </w:rPr>
        <w:t xml:space="preserve"> instance where the </w:t>
      </w:r>
      <w:r w:rsidRPr="001B0368">
        <w:rPr>
          <w:i/>
          <w:noProof w:val="0"/>
        </w:rPr>
        <w:t>Transition</w:t>
      </w:r>
      <w:r w:rsidRPr="001B0368">
        <w:rPr>
          <w:noProof w:val="0"/>
        </w:rPr>
        <w:t xml:space="preserve"> occurs. If the </w:t>
      </w:r>
      <w:r w:rsidRPr="001B0368">
        <w:rPr>
          <w:i/>
          <w:noProof w:val="0"/>
        </w:rPr>
        <w:t>Transition</w:t>
      </w:r>
      <w:r w:rsidRPr="001B0368">
        <w:rPr>
          <w:noProof w:val="0"/>
        </w:rPr>
        <w:t xml:space="preserve"> occurs in a </w:t>
      </w:r>
      <w:proofErr w:type="spellStart"/>
      <w:r w:rsidRPr="001B0368">
        <w:rPr>
          <w:i/>
          <w:noProof w:val="0"/>
        </w:rPr>
        <w:t>SubStateMachine</w:t>
      </w:r>
      <w:proofErr w:type="spellEnd"/>
      <w:r w:rsidRPr="001B0368">
        <w:rPr>
          <w:noProof w:val="0"/>
        </w:rPr>
        <w:t xml:space="preserve">, then the </w:t>
      </w:r>
      <w:proofErr w:type="spellStart"/>
      <w:r w:rsidRPr="001B0368">
        <w:rPr>
          <w:i/>
          <w:noProof w:val="0"/>
        </w:rPr>
        <w:t>NodeId</w:t>
      </w:r>
      <w:proofErr w:type="spellEnd"/>
      <w:r w:rsidRPr="001B0368">
        <w:rPr>
          <w:noProof w:val="0"/>
        </w:rPr>
        <w:t xml:space="preserve"> of the </w:t>
      </w:r>
      <w:proofErr w:type="spellStart"/>
      <w:r w:rsidRPr="001B0368">
        <w:rPr>
          <w:i/>
          <w:noProof w:val="0"/>
        </w:rPr>
        <w:t>SubStateMachine</w:t>
      </w:r>
      <w:proofErr w:type="spellEnd"/>
      <w:r w:rsidRPr="001B0368">
        <w:rPr>
          <w:noProof w:val="0"/>
        </w:rPr>
        <w:t xml:space="preserve"> </w:t>
      </w:r>
      <w:proofErr w:type="gramStart"/>
      <w:r w:rsidRPr="001B0368">
        <w:rPr>
          <w:noProof w:val="0"/>
        </w:rPr>
        <w:t>has to</w:t>
      </w:r>
      <w:proofErr w:type="gramEnd"/>
      <w:r w:rsidRPr="001B0368">
        <w:rPr>
          <w:noProof w:val="0"/>
        </w:rPr>
        <w:t xml:space="preserve"> be used. If the Transition occurs between a </w:t>
      </w:r>
      <w:proofErr w:type="spellStart"/>
      <w:r w:rsidRPr="001B0368">
        <w:rPr>
          <w:i/>
          <w:noProof w:val="0"/>
        </w:rPr>
        <w:t>StateMachine</w:t>
      </w:r>
      <w:proofErr w:type="spellEnd"/>
      <w:r w:rsidRPr="001B0368">
        <w:rPr>
          <w:noProof w:val="0"/>
        </w:rPr>
        <w:t xml:space="preserve"> and a </w:t>
      </w:r>
      <w:proofErr w:type="spellStart"/>
      <w:r w:rsidRPr="001B0368">
        <w:rPr>
          <w:i/>
          <w:noProof w:val="0"/>
        </w:rPr>
        <w:t>SubStateMachine</w:t>
      </w:r>
      <w:proofErr w:type="spellEnd"/>
      <w:r w:rsidRPr="001B0368">
        <w:rPr>
          <w:noProof w:val="0"/>
        </w:rPr>
        <w:t xml:space="preserve">, then the </w:t>
      </w:r>
      <w:proofErr w:type="spellStart"/>
      <w:r w:rsidRPr="001B0368">
        <w:rPr>
          <w:i/>
          <w:noProof w:val="0"/>
        </w:rPr>
        <w:t>NodeId</w:t>
      </w:r>
      <w:proofErr w:type="spellEnd"/>
      <w:r w:rsidRPr="001B0368">
        <w:rPr>
          <w:noProof w:val="0"/>
        </w:rPr>
        <w:t xml:space="preserve"> of the</w:t>
      </w:r>
      <w:r w:rsidRPr="001B0368">
        <w:rPr>
          <w:i/>
          <w:noProof w:val="0"/>
        </w:rPr>
        <w:t xml:space="preserve"> </w:t>
      </w:r>
      <w:proofErr w:type="spellStart"/>
      <w:r w:rsidRPr="001B0368">
        <w:rPr>
          <w:i/>
          <w:noProof w:val="0"/>
        </w:rPr>
        <w:t>StateMachine</w:t>
      </w:r>
      <w:proofErr w:type="spellEnd"/>
      <w:r w:rsidRPr="001B0368">
        <w:rPr>
          <w:noProof w:val="0"/>
        </w:rPr>
        <w:t xml:space="preserve"> </w:t>
      </w:r>
      <w:proofErr w:type="gramStart"/>
      <w:r w:rsidRPr="001B0368">
        <w:rPr>
          <w:noProof w:val="0"/>
        </w:rPr>
        <w:t>has to</w:t>
      </w:r>
      <w:proofErr w:type="gramEnd"/>
      <w:r w:rsidRPr="001B0368">
        <w:rPr>
          <w:noProof w:val="0"/>
        </w:rPr>
        <w:t xml:space="preserve"> be used, independent of the direction of the </w:t>
      </w:r>
      <w:r w:rsidRPr="001B0368">
        <w:rPr>
          <w:i/>
          <w:noProof w:val="0"/>
        </w:rPr>
        <w:t>Transition</w:t>
      </w:r>
      <w:r w:rsidRPr="001B0368">
        <w:rPr>
          <w:noProof w:val="0"/>
        </w:rPr>
        <w:t>.</w:t>
      </w:r>
    </w:p>
    <w:p w14:paraId="20D1B623" w14:textId="77777777" w:rsidR="002F33C7" w:rsidRPr="001B0368" w:rsidRDefault="002F33C7" w:rsidP="002F33C7">
      <w:pPr>
        <w:pStyle w:val="PARAGRAPH"/>
        <w:rPr>
          <w:noProof w:val="0"/>
        </w:rPr>
      </w:pPr>
      <w:r w:rsidRPr="001B0368">
        <w:rPr>
          <w:i/>
          <w:noProof w:val="0"/>
        </w:rPr>
        <w:t>Transition</w:t>
      </w:r>
      <w:r w:rsidRPr="001B0368">
        <w:rPr>
          <w:noProof w:val="0"/>
        </w:rPr>
        <w:t xml:space="preserve"> identifies the </w:t>
      </w:r>
      <w:r w:rsidRPr="001B0368">
        <w:rPr>
          <w:i/>
          <w:noProof w:val="0"/>
        </w:rPr>
        <w:t>Transition</w:t>
      </w:r>
      <w:r w:rsidRPr="001B0368">
        <w:rPr>
          <w:noProof w:val="0"/>
        </w:rPr>
        <w:t xml:space="preserve"> that triggered the </w:t>
      </w:r>
      <w:r w:rsidRPr="001B0368">
        <w:rPr>
          <w:i/>
          <w:noProof w:val="0"/>
        </w:rPr>
        <w:t>Event</w:t>
      </w:r>
      <w:r w:rsidRPr="001B0368">
        <w:rPr>
          <w:noProof w:val="0"/>
        </w:rPr>
        <w:t>.</w:t>
      </w:r>
    </w:p>
    <w:p w14:paraId="28451D3B" w14:textId="77777777" w:rsidR="002F33C7" w:rsidRPr="001B0368" w:rsidRDefault="002F33C7" w:rsidP="002F33C7">
      <w:pPr>
        <w:pStyle w:val="PARAGRAPH"/>
        <w:rPr>
          <w:noProof w:val="0"/>
        </w:rPr>
      </w:pPr>
      <w:proofErr w:type="spellStart"/>
      <w:r w:rsidRPr="001B0368">
        <w:rPr>
          <w:i/>
          <w:noProof w:val="0"/>
        </w:rPr>
        <w:t>FromState</w:t>
      </w:r>
      <w:proofErr w:type="spellEnd"/>
      <w:r w:rsidRPr="001B0368">
        <w:rPr>
          <w:noProof w:val="0"/>
        </w:rPr>
        <w:t xml:space="preserve"> identifies the </w:t>
      </w:r>
      <w:r w:rsidRPr="001B0368">
        <w:rPr>
          <w:i/>
          <w:noProof w:val="0"/>
        </w:rPr>
        <w:t>State</w:t>
      </w:r>
      <w:r w:rsidRPr="001B0368">
        <w:rPr>
          <w:noProof w:val="0"/>
        </w:rPr>
        <w:t xml:space="preserve"> before the </w:t>
      </w:r>
      <w:r w:rsidRPr="001B0368">
        <w:rPr>
          <w:i/>
          <w:noProof w:val="0"/>
        </w:rPr>
        <w:t>Transition</w:t>
      </w:r>
      <w:r w:rsidRPr="001B0368">
        <w:rPr>
          <w:noProof w:val="0"/>
        </w:rPr>
        <w:t>.</w:t>
      </w:r>
    </w:p>
    <w:p w14:paraId="7E7F22F7" w14:textId="77777777" w:rsidR="002F33C7" w:rsidRPr="001B0368" w:rsidRDefault="002F33C7" w:rsidP="002F33C7">
      <w:pPr>
        <w:pStyle w:val="PARAGRAPH"/>
        <w:rPr>
          <w:noProof w:val="0"/>
        </w:rPr>
      </w:pPr>
      <w:proofErr w:type="spellStart"/>
      <w:r w:rsidRPr="001B0368">
        <w:rPr>
          <w:i/>
          <w:noProof w:val="0"/>
        </w:rPr>
        <w:t>ToState</w:t>
      </w:r>
      <w:proofErr w:type="spellEnd"/>
      <w:r w:rsidRPr="001B0368">
        <w:rPr>
          <w:noProof w:val="0"/>
        </w:rPr>
        <w:t xml:space="preserve"> identifies the </w:t>
      </w:r>
      <w:r w:rsidRPr="001B0368">
        <w:rPr>
          <w:i/>
          <w:noProof w:val="0"/>
        </w:rPr>
        <w:t>State</w:t>
      </w:r>
      <w:r w:rsidRPr="001B0368">
        <w:rPr>
          <w:noProof w:val="0"/>
        </w:rPr>
        <w:t xml:space="preserve"> after the </w:t>
      </w:r>
      <w:r w:rsidRPr="001B0368">
        <w:rPr>
          <w:i/>
          <w:noProof w:val="0"/>
        </w:rPr>
        <w:t>Transition</w:t>
      </w:r>
      <w:r w:rsidRPr="001B0368">
        <w:rPr>
          <w:noProof w:val="0"/>
        </w:rPr>
        <w:t>.</w:t>
      </w:r>
    </w:p>
    <w:p w14:paraId="6E6D6952" w14:textId="77777777" w:rsidR="002F33C7" w:rsidRPr="001B0368" w:rsidRDefault="002F33C7" w:rsidP="002F33C7">
      <w:pPr>
        <w:pStyle w:val="Heading3"/>
        <w:rPr>
          <w:noProof w:val="0"/>
        </w:rPr>
      </w:pPr>
      <w:bookmarkStart w:id="233" w:name="_Toc84953503"/>
      <w:proofErr w:type="spellStart"/>
      <w:r w:rsidRPr="001B0368">
        <w:rPr>
          <w:noProof w:val="0"/>
        </w:rPr>
        <w:t>AuditUpdateStateEventType</w:t>
      </w:r>
      <w:bookmarkEnd w:id="233"/>
      <w:proofErr w:type="spellEnd"/>
    </w:p>
    <w:p w14:paraId="766E57E9" w14:textId="3BC98DDB" w:rsidR="002F33C7" w:rsidRPr="001B0368" w:rsidRDefault="002F33C7" w:rsidP="002F33C7">
      <w:pPr>
        <w:pStyle w:val="PARAGRAPH"/>
        <w:rPr>
          <w:noProof w:val="0"/>
          <w:lang w:eastAsia="ja-JP"/>
        </w:rPr>
      </w:pPr>
      <w:r w:rsidRPr="001B0368">
        <w:rPr>
          <w:noProof w:val="0"/>
          <w:lang w:eastAsia="ja-JP"/>
        </w:rPr>
        <w:t>The</w:t>
      </w:r>
      <w:r w:rsidRPr="001B0368">
        <w:rPr>
          <w:i/>
          <w:noProof w:val="0"/>
          <w:lang w:eastAsia="ja-JP"/>
        </w:rPr>
        <w:t xml:space="preserve"> </w:t>
      </w:r>
      <w:proofErr w:type="spellStart"/>
      <w:r w:rsidRPr="001B0368">
        <w:rPr>
          <w:i/>
          <w:noProof w:val="0"/>
          <w:lang w:eastAsia="ja-JP"/>
        </w:rPr>
        <w:t>AuditUpdateStateEventType</w:t>
      </w:r>
      <w:proofErr w:type="spellEnd"/>
      <w:r w:rsidRPr="001B0368">
        <w:rPr>
          <w:noProof w:val="0"/>
          <w:lang w:eastAsia="ja-JP"/>
        </w:rPr>
        <w:t xml:space="preserve"> is a subtype of the </w:t>
      </w:r>
      <w:proofErr w:type="spellStart"/>
      <w:r w:rsidRPr="001B0368">
        <w:rPr>
          <w:i/>
          <w:noProof w:val="0"/>
          <w:lang w:eastAsia="ja-JP"/>
        </w:rPr>
        <w:t>AuditUpdateMethodEventType</w:t>
      </w:r>
      <w:proofErr w:type="spellEnd"/>
      <w:r w:rsidRPr="001B0368">
        <w:rPr>
          <w:noProof w:val="0"/>
          <w:lang w:eastAsia="ja-JP"/>
        </w:rPr>
        <w:t xml:space="preserve">. It can be used to generate an </w:t>
      </w:r>
      <w:r w:rsidRPr="001B0368">
        <w:rPr>
          <w:i/>
          <w:noProof w:val="0"/>
          <w:lang w:eastAsia="ja-JP"/>
        </w:rPr>
        <w:t>Event</w:t>
      </w:r>
      <w:r w:rsidRPr="001B0368">
        <w:rPr>
          <w:noProof w:val="0"/>
          <w:lang w:eastAsia="ja-JP"/>
        </w:rPr>
        <w:t xml:space="preserve"> identifying that a </w:t>
      </w:r>
      <w:r w:rsidRPr="001B0368">
        <w:rPr>
          <w:i/>
          <w:noProof w:val="0"/>
          <w:lang w:eastAsia="ja-JP"/>
        </w:rPr>
        <w:t>Transition</w:t>
      </w:r>
      <w:r w:rsidRPr="001B0368">
        <w:rPr>
          <w:noProof w:val="0"/>
          <w:lang w:eastAsia="ja-JP"/>
        </w:rPr>
        <w:t xml:space="preserve"> of a </w:t>
      </w:r>
      <w:proofErr w:type="spellStart"/>
      <w:r w:rsidRPr="001B0368">
        <w:rPr>
          <w:i/>
          <w:noProof w:val="0"/>
          <w:lang w:eastAsia="ja-JP"/>
        </w:rPr>
        <w:t>StateMachine</w:t>
      </w:r>
      <w:proofErr w:type="spellEnd"/>
      <w:r w:rsidRPr="001B0368">
        <w:rPr>
          <w:noProof w:val="0"/>
          <w:lang w:eastAsia="ja-JP"/>
        </w:rPr>
        <w:t xml:space="preserve"> was triggered. It is </w:t>
      </w:r>
      <w:r w:rsidRPr="001B0368">
        <w:rPr>
          <w:noProof w:val="0"/>
        </w:rPr>
        <w:t>formally defined in</w:t>
      </w:r>
      <w:r w:rsidRPr="001B0368">
        <w:rPr>
          <w:noProof w:val="0"/>
          <w:lang w:eastAsia="ja-JP"/>
        </w:rPr>
        <w:t xml:space="preserve"> </w:t>
      </w:r>
      <w:r w:rsidR="00914796" w:rsidRPr="001B0368">
        <w:rPr>
          <w:noProof w:val="0"/>
          <w:lang w:eastAsia="ja-JP"/>
        </w:rPr>
        <w:fldChar w:fldCharType="begin"/>
      </w:r>
      <w:r w:rsidR="00914796" w:rsidRPr="001B0368">
        <w:rPr>
          <w:noProof w:val="0"/>
          <w:lang w:eastAsia="ja-JP"/>
        </w:rPr>
        <w:instrText xml:space="preserve"> REF _Ref33078332 \h </w:instrText>
      </w:r>
      <w:r w:rsidR="00914796" w:rsidRPr="001B0368">
        <w:rPr>
          <w:noProof w:val="0"/>
          <w:lang w:eastAsia="ja-JP"/>
        </w:rPr>
      </w:r>
      <w:r w:rsidR="00914796" w:rsidRPr="001B0368">
        <w:rPr>
          <w:noProof w:val="0"/>
          <w:lang w:eastAsia="ja-JP"/>
        </w:rPr>
        <w:fldChar w:fldCharType="separate"/>
      </w:r>
      <w:r w:rsidR="00C57605" w:rsidRPr="001B0368">
        <w:rPr>
          <w:noProof w:val="0"/>
        </w:rPr>
        <w:t xml:space="preserve">Table </w:t>
      </w:r>
      <w:r w:rsidR="00C57605">
        <w:t>16</w:t>
      </w:r>
      <w:r w:rsidR="00914796" w:rsidRPr="001B0368">
        <w:rPr>
          <w:noProof w:val="0"/>
          <w:lang w:eastAsia="ja-JP"/>
        </w:rPr>
        <w:fldChar w:fldCharType="end"/>
      </w:r>
      <w:r w:rsidR="00914796" w:rsidRPr="001B0368">
        <w:rPr>
          <w:noProof w:val="0"/>
          <w:lang w:eastAsia="ja-JP"/>
        </w:rPr>
        <w:t>.</w:t>
      </w:r>
    </w:p>
    <w:p w14:paraId="022F7FDB" w14:textId="158A31D4" w:rsidR="002F33C7" w:rsidRPr="001B0368" w:rsidRDefault="00F52AFE" w:rsidP="002F33C7">
      <w:pPr>
        <w:pStyle w:val="TABLE-title"/>
        <w:rPr>
          <w:noProof w:val="0"/>
        </w:rPr>
      </w:pPr>
      <w:bookmarkStart w:id="234" w:name="_Ref33078332"/>
      <w:bookmarkStart w:id="235" w:name="_Toc84953552"/>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16</w:t>
      </w:r>
      <w:r w:rsidRPr="001B0368">
        <w:rPr>
          <w:noProof w:val="0"/>
        </w:rPr>
        <w:fldChar w:fldCharType="end"/>
      </w:r>
      <w:bookmarkEnd w:id="234"/>
      <w:r w:rsidRPr="001B0368">
        <w:rPr>
          <w:noProof w:val="0"/>
        </w:rPr>
        <w:t xml:space="preserve"> – </w:t>
      </w:r>
      <w:proofErr w:type="spellStart"/>
      <w:r w:rsidR="002F33C7" w:rsidRPr="001B0368">
        <w:rPr>
          <w:noProof w:val="0"/>
        </w:rPr>
        <w:t>AuditUpdateStateEventType</w:t>
      </w:r>
      <w:bookmarkEnd w:id="235"/>
      <w:proofErr w:type="spellEnd"/>
    </w:p>
    <w:tbl>
      <w:tblPr>
        <w:tblW w:w="916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59"/>
        <w:gridCol w:w="383"/>
        <w:gridCol w:w="751"/>
        <w:gridCol w:w="2078"/>
        <w:gridCol w:w="1350"/>
        <w:gridCol w:w="1537"/>
        <w:gridCol w:w="1605"/>
      </w:tblGrid>
      <w:tr w:rsidR="002F33C7" w:rsidRPr="001B0368" w14:paraId="65F4D195" w14:textId="77777777" w:rsidTr="00713EB6">
        <w:trPr>
          <w:jc w:val="center"/>
        </w:trPr>
        <w:tc>
          <w:tcPr>
            <w:tcW w:w="1842" w:type="dxa"/>
            <w:gridSpan w:val="2"/>
            <w:tcBorders>
              <w:top w:val="single" w:sz="4" w:space="0" w:color="auto"/>
              <w:left w:val="single" w:sz="4" w:space="0" w:color="auto"/>
              <w:bottom w:val="double" w:sz="4" w:space="0" w:color="auto"/>
              <w:right w:val="single" w:sz="4" w:space="0" w:color="auto"/>
            </w:tcBorders>
          </w:tcPr>
          <w:p w14:paraId="7348B1EC" w14:textId="77777777" w:rsidR="002F33C7" w:rsidRPr="001B0368" w:rsidRDefault="002F33C7" w:rsidP="00713EB6">
            <w:pPr>
              <w:pStyle w:val="TableText"/>
              <w:rPr>
                <w:b/>
                <w:noProof w:val="0"/>
                <w:lang w:val="en-GB"/>
              </w:rPr>
            </w:pPr>
            <w:r w:rsidRPr="001B0368">
              <w:rPr>
                <w:b/>
                <w:noProof w:val="0"/>
                <w:lang w:val="en-GB"/>
              </w:rPr>
              <w:t>Attribute</w:t>
            </w:r>
          </w:p>
        </w:tc>
        <w:tc>
          <w:tcPr>
            <w:tcW w:w="7321" w:type="dxa"/>
            <w:gridSpan w:val="5"/>
            <w:tcBorders>
              <w:top w:val="single" w:sz="4" w:space="0" w:color="auto"/>
              <w:left w:val="single" w:sz="4" w:space="0" w:color="auto"/>
              <w:bottom w:val="double" w:sz="4" w:space="0" w:color="auto"/>
              <w:right w:val="single" w:sz="4" w:space="0" w:color="auto"/>
            </w:tcBorders>
          </w:tcPr>
          <w:p w14:paraId="46DEA1DF" w14:textId="77777777" w:rsidR="002F33C7" w:rsidRPr="001B0368" w:rsidRDefault="002F33C7" w:rsidP="00713EB6">
            <w:pPr>
              <w:pStyle w:val="TableText"/>
              <w:rPr>
                <w:b/>
                <w:noProof w:val="0"/>
                <w:lang w:val="en-GB"/>
              </w:rPr>
            </w:pPr>
            <w:r w:rsidRPr="001B0368">
              <w:rPr>
                <w:b/>
                <w:noProof w:val="0"/>
                <w:lang w:val="en-GB"/>
              </w:rPr>
              <w:t>Value</w:t>
            </w:r>
          </w:p>
        </w:tc>
      </w:tr>
      <w:tr w:rsidR="002F33C7" w:rsidRPr="001B0368" w14:paraId="3EAF1F84" w14:textId="77777777" w:rsidTr="00713EB6">
        <w:trPr>
          <w:jc w:val="center"/>
        </w:trPr>
        <w:tc>
          <w:tcPr>
            <w:tcW w:w="1842" w:type="dxa"/>
            <w:gridSpan w:val="2"/>
            <w:tcBorders>
              <w:top w:val="double" w:sz="4" w:space="0" w:color="auto"/>
              <w:left w:val="single" w:sz="4" w:space="0" w:color="auto"/>
              <w:bottom w:val="single" w:sz="4" w:space="0" w:color="auto"/>
              <w:right w:val="single" w:sz="4" w:space="0" w:color="auto"/>
            </w:tcBorders>
          </w:tcPr>
          <w:p w14:paraId="7C193EB5" w14:textId="77777777" w:rsidR="002F33C7" w:rsidRPr="001B0368" w:rsidRDefault="002F33C7" w:rsidP="00713EB6">
            <w:pPr>
              <w:pStyle w:val="TableText"/>
              <w:rPr>
                <w:noProof w:val="0"/>
                <w:lang w:val="en-GB"/>
              </w:rPr>
            </w:pPr>
            <w:proofErr w:type="spellStart"/>
            <w:r w:rsidRPr="001B0368">
              <w:rPr>
                <w:noProof w:val="0"/>
                <w:lang w:val="en-GB"/>
              </w:rPr>
              <w:t>BrowseName</w:t>
            </w:r>
            <w:proofErr w:type="spellEnd"/>
          </w:p>
        </w:tc>
        <w:tc>
          <w:tcPr>
            <w:tcW w:w="7321" w:type="dxa"/>
            <w:gridSpan w:val="5"/>
            <w:tcBorders>
              <w:top w:val="double" w:sz="4" w:space="0" w:color="auto"/>
              <w:left w:val="single" w:sz="4" w:space="0" w:color="auto"/>
              <w:bottom w:val="single" w:sz="4" w:space="0" w:color="auto"/>
              <w:right w:val="single" w:sz="4" w:space="0" w:color="auto"/>
            </w:tcBorders>
          </w:tcPr>
          <w:p w14:paraId="6F879013" w14:textId="77777777" w:rsidR="002F33C7" w:rsidRPr="001B0368" w:rsidRDefault="002F33C7" w:rsidP="00713EB6">
            <w:pPr>
              <w:pStyle w:val="TableText"/>
              <w:rPr>
                <w:noProof w:val="0"/>
                <w:lang w:val="en-GB"/>
              </w:rPr>
            </w:pPr>
            <w:proofErr w:type="spellStart"/>
            <w:r w:rsidRPr="001B0368">
              <w:rPr>
                <w:noProof w:val="0"/>
                <w:lang w:val="en-GB"/>
              </w:rPr>
              <w:t>AuditUpdateStateEventType</w:t>
            </w:r>
            <w:proofErr w:type="spellEnd"/>
          </w:p>
        </w:tc>
      </w:tr>
      <w:tr w:rsidR="002F33C7" w:rsidRPr="001B0368" w14:paraId="55157110" w14:textId="77777777" w:rsidTr="00713EB6">
        <w:trPr>
          <w:jc w:val="center"/>
        </w:trPr>
        <w:tc>
          <w:tcPr>
            <w:tcW w:w="1842" w:type="dxa"/>
            <w:gridSpan w:val="2"/>
            <w:tcBorders>
              <w:top w:val="single" w:sz="4" w:space="0" w:color="auto"/>
              <w:left w:val="single" w:sz="4" w:space="0" w:color="auto"/>
              <w:bottom w:val="single" w:sz="4" w:space="0" w:color="auto"/>
              <w:right w:val="single" w:sz="4" w:space="0" w:color="auto"/>
            </w:tcBorders>
          </w:tcPr>
          <w:p w14:paraId="5F58D31C" w14:textId="77777777" w:rsidR="002F33C7" w:rsidRPr="001B0368" w:rsidRDefault="002F33C7" w:rsidP="00713EB6">
            <w:pPr>
              <w:pStyle w:val="TableText"/>
              <w:rPr>
                <w:noProof w:val="0"/>
                <w:lang w:val="en-GB"/>
              </w:rPr>
            </w:pPr>
            <w:proofErr w:type="spellStart"/>
            <w:r w:rsidRPr="001B0368">
              <w:rPr>
                <w:noProof w:val="0"/>
                <w:lang w:val="en-GB"/>
              </w:rPr>
              <w:t>IsAbstract</w:t>
            </w:r>
            <w:proofErr w:type="spellEnd"/>
          </w:p>
        </w:tc>
        <w:tc>
          <w:tcPr>
            <w:tcW w:w="7321" w:type="dxa"/>
            <w:gridSpan w:val="5"/>
            <w:tcBorders>
              <w:top w:val="single" w:sz="4" w:space="0" w:color="auto"/>
              <w:left w:val="single" w:sz="4" w:space="0" w:color="auto"/>
              <w:bottom w:val="single" w:sz="4" w:space="0" w:color="auto"/>
              <w:right w:val="single" w:sz="4" w:space="0" w:color="auto"/>
            </w:tcBorders>
          </w:tcPr>
          <w:p w14:paraId="6DA7AFF0" w14:textId="77777777" w:rsidR="002F33C7" w:rsidRPr="001B0368" w:rsidRDefault="002F33C7" w:rsidP="00713EB6">
            <w:pPr>
              <w:pStyle w:val="TableText"/>
              <w:rPr>
                <w:noProof w:val="0"/>
                <w:lang w:val="en-GB"/>
              </w:rPr>
            </w:pPr>
            <w:r w:rsidRPr="001B0368">
              <w:rPr>
                <w:noProof w:val="0"/>
                <w:lang w:val="en-GB"/>
              </w:rPr>
              <w:t>True</w:t>
            </w:r>
          </w:p>
        </w:tc>
      </w:tr>
      <w:tr w:rsidR="002F33C7" w:rsidRPr="001B0368" w14:paraId="10CBD3C2" w14:textId="77777777" w:rsidTr="00713EB6">
        <w:trPr>
          <w:jc w:val="center"/>
        </w:trPr>
        <w:tc>
          <w:tcPr>
            <w:tcW w:w="1459" w:type="dxa"/>
            <w:tcBorders>
              <w:top w:val="single" w:sz="4" w:space="0" w:color="auto"/>
              <w:left w:val="single" w:sz="4" w:space="0" w:color="auto"/>
              <w:bottom w:val="single" w:sz="4" w:space="0" w:color="auto"/>
              <w:right w:val="single" w:sz="4" w:space="0" w:color="auto"/>
            </w:tcBorders>
          </w:tcPr>
          <w:p w14:paraId="329F5BCA" w14:textId="77777777" w:rsidR="002F33C7" w:rsidRPr="001B0368" w:rsidRDefault="002F33C7" w:rsidP="00713EB6">
            <w:pPr>
              <w:pStyle w:val="TableText"/>
              <w:rPr>
                <w:b/>
                <w:noProof w:val="0"/>
                <w:lang w:val="en-GB"/>
              </w:rPr>
            </w:pPr>
            <w:r w:rsidRPr="001B0368">
              <w:rPr>
                <w:b/>
                <w:noProof w:val="0"/>
                <w:lang w:val="en-GB"/>
              </w:rPr>
              <w:t>References</w:t>
            </w:r>
          </w:p>
        </w:tc>
        <w:tc>
          <w:tcPr>
            <w:tcW w:w="1134" w:type="dxa"/>
            <w:gridSpan w:val="2"/>
            <w:tcBorders>
              <w:top w:val="single" w:sz="4" w:space="0" w:color="auto"/>
              <w:left w:val="single" w:sz="4" w:space="0" w:color="auto"/>
              <w:bottom w:val="single" w:sz="4" w:space="0" w:color="auto"/>
              <w:right w:val="single" w:sz="4" w:space="0" w:color="auto"/>
            </w:tcBorders>
          </w:tcPr>
          <w:p w14:paraId="26911A38" w14:textId="77777777" w:rsidR="002F33C7" w:rsidRPr="001B0368" w:rsidRDefault="002F33C7" w:rsidP="00713EB6">
            <w:pPr>
              <w:pStyle w:val="TableText"/>
              <w:rPr>
                <w:b/>
                <w:noProof w:val="0"/>
                <w:lang w:val="en-GB"/>
              </w:rPr>
            </w:pPr>
            <w:proofErr w:type="spellStart"/>
            <w:r w:rsidRPr="001B0368">
              <w:rPr>
                <w:b/>
                <w:noProof w:val="0"/>
                <w:lang w:val="en-GB"/>
              </w:rPr>
              <w:t>NodeClass</w:t>
            </w:r>
            <w:proofErr w:type="spellEnd"/>
          </w:p>
        </w:tc>
        <w:tc>
          <w:tcPr>
            <w:tcW w:w="2078" w:type="dxa"/>
            <w:tcBorders>
              <w:top w:val="single" w:sz="4" w:space="0" w:color="auto"/>
              <w:left w:val="single" w:sz="4" w:space="0" w:color="auto"/>
              <w:bottom w:val="single" w:sz="4" w:space="0" w:color="auto"/>
              <w:right w:val="single" w:sz="4" w:space="0" w:color="auto"/>
            </w:tcBorders>
          </w:tcPr>
          <w:p w14:paraId="27A794E9" w14:textId="77777777" w:rsidR="002F33C7" w:rsidRPr="001B0368" w:rsidRDefault="002F33C7" w:rsidP="00713EB6">
            <w:pPr>
              <w:pStyle w:val="TableText"/>
              <w:rPr>
                <w:b/>
                <w:noProof w:val="0"/>
                <w:lang w:val="en-GB"/>
              </w:rPr>
            </w:pPr>
            <w:proofErr w:type="spellStart"/>
            <w:r w:rsidRPr="001B0368">
              <w:rPr>
                <w:b/>
                <w:noProof w:val="0"/>
                <w:lang w:val="en-GB"/>
              </w:rPr>
              <w:t>BrowseName</w:t>
            </w:r>
            <w:proofErr w:type="spellEnd"/>
          </w:p>
        </w:tc>
        <w:tc>
          <w:tcPr>
            <w:tcW w:w="1350" w:type="dxa"/>
            <w:tcBorders>
              <w:top w:val="single" w:sz="4" w:space="0" w:color="auto"/>
              <w:left w:val="single" w:sz="4" w:space="0" w:color="auto"/>
              <w:bottom w:val="single" w:sz="4" w:space="0" w:color="auto"/>
              <w:right w:val="single" w:sz="4" w:space="0" w:color="auto"/>
            </w:tcBorders>
          </w:tcPr>
          <w:p w14:paraId="63087BD2" w14:textId="77777777" w:rsidR="002F33C7" w:rsidRPr="001B0368" w:rsidRDefault="002F33C7" w:rsidP="00713EB6">
            <w:pPr>
              <w:pStyle w:val="TableText"/>
              <w:rPr>
                <w:b/>
                <w:noProof w:val="0"/>
                <w:lang w:val="en-GB"/>
              </w:rPr>
            </w:pPr>
            <w:proofErr w:type="spellStart"/>
            <w:r w:rsidRPr="001B0368">
              <w:rPr>
                <w:b/>
                <w:noProof w:val="0"/>
                <w:lang w:val="en-GB"/>
              </w:rPr>
              <w:t>DataType</w:t>
            </w:r>
            <w:proofErr w:type="spellEnd"/>
          </w:p>
        </w:tc>
        <w:tc>
          <w:tcPr>
            <w:tcW w:w="1537" w:type="dxa"/>
            <w:tcBorders>
              <w:top w:val="single" w:sz="4" w:space="0" w:color="auto"/>
              <w:left w:val="single" w:sz="4" w:space="0" w:color="auto"/>
              <w:bottom w:val="single" w:sz="4" w:space="0" w:color="auto"/>
              <w:right w:val="single" w:sz="4" w:space="0" w:color="auto"/>
            </w:tcBorders>
          </w:tcPr>
          <w:p w14:paraId="57830493" w14:textId="77777777" w:rsidR="002F33C7" w:rsidRPr="001B0368" w:rsidRDefault="002F33C7" w:rsidP="00713EB6">
            <w:pPr>
              <w:pStyle w:val="TableText"/>
              <w:rPr>
                <w:b/>
                <w:noProof w:val="0"/>
                <w:lang w:val="en-GB"/>
              </w:rPr>
            </w:pPr>
            <w:proofErr w:type="spellStart"/>
            <w:r w:rsidRPr="001B0368">
              <w:rPr>
                <w:b/>
                <w:noProof w:val="0"/>
                <w:lang w:val="en-GB"/>
              </w:rPr>
              <w:t>TypeDefinition</w:t>
            </w:r>
            <w:proofErr w:type="spellEnd"/>
          </w:p>
        </w:tc>
        <w:tc>
          <w:tcPr>
            <w:tcW w:w="1605" w:type="dxa"/>
            <w:tcBorders>
              <w:top w:val="single" w:sz="4" w:space="0" w:color="auto"/>
              <w:left w:val="single" w:sz="4" w:space="0" w:color="auto"/>
              <w:bottom w:val="single" w:sz="4" w:space="0" w:color="auto"/>
              <w:right w:val="single" w:sz="4" w:space="0" w:color="auto"/>
            </w:tcBorders>
          </w:tcPr>
          <w:p w14:paraId="58535AB6" w14:textId="77777777" w:rsidR="002F33C7" w:rsidRPr="001B0368" w:rsidRDefault="002F33C7" w:rsidP="00713EB6">
            <w:pPr>
              <w:pStyle w:val="TableText"/>
              <w:rPr>
                <w:b/>
                <w:noProof w:val="0"/>
                <w:lang w:val="en-GB"/>
              </w:rPr>
            </w:pPr>
            <w:proofErr w:type="spellStart"/>
            <w:r w:rsidRPr="001B0368">
              <w:rPr>
                <w:b/>
                <w:noProof w:val="0"/>
                <w:lang w:val="en-GB"/>
              </w:rPr>
              <w:t>ModellingRule</w:t>
            </w:r>
            <w:proofErr w:type="spellEnd"/>
          </w:p>
        </w:tc>
      </w:tr>
      <w:tr w:rsidR="002F33C7" w:rsidRPr="001B0368" w14:paraId="4543349D" w14:textId="77777777" w:rsidTr="00713EB6">
        <w:trPr>
          <w:jc w:val="center"/>
        </w:trPr>
        <w:tc>
          <w:tcPr>
            <w:tcW w:w="9163" w:type="dxa"/>
            <w:gridSpan w:val="7"/>
            <w:tcBorders>
              <w:top w:val="single" w:sz="4" w:space="0" w:color="auto"/>
              <w:left w:val="single" w:sz="4" w:space="0" w:color="auto"/>
              <w:bottom w:val="single" w:sz="4" w:space="0" w:color="auto"/>
              <w:right w:val="single" w:sz="4" w:space="0" w:color="auto"/>
            </w:tcBorders>
          </w:tcPr>
          <w:p w14:paraId="76877292" w14:textId="44C50C7C" w:rsidR="002F33C7" w:rsidRPr="001B0368" w:rsidRDefault="002F33C7" w:rsidP="00713EB6">
            <w:pPr>
              <w:pStyle w:val="TableText"/>
              <w:rPr>
                <w:b/>
                <w:noProof w:val="0"/>
                <w:lang w:val="en-GB"/>
              </w:rPr>
            </w:pPr>
            <w:r w:rsidRPr="001B0368">
              <w:rPr>
                <w:noProof w:val="0"/>
                <w:lang w:val="en-GB"/>
              </w:rPr>
              <w:t xml:space="preserve">Subtype of the </w:t>
            </w:r>
            <w:proofErr w:type="spellStart"/>
            <w:r w:rsidRPr="001B0368">
              <w:rPr>
                <w:i/>
                <w:noProof w:val="0"/>
                <w:lang w:val="en-GB"/>
              </w:rPr>
              <w:t>AuditUpdateMethodEventType</w:t>
            </w:r>
            <w:proofErr w:type="spellEnd"/>
            <w:r w:rsidRPr="001B0368">
              <w:rPr>
                <w:noProof w:val="0"/>
                <w:lang w:val="en-GB"/>
              </w:rPr>
              <w:t xml:space="preserve"> defined in </w:t>
            </w:r>
            <w:r w:rsidR="00221B27" w:rsidRPr="001B0368">
              <w:rPr>
                <w:noProof w:val="0"/>
                <w:lang w:val="en-GB"/>
              </w:rPr>
              <w:fldChar w:fldCharType="begin"/>
            </w:r>
            <w:r w:rsidR="00221B27" w:rsidRPr="001B0368">
              <w:rPr>
                <w:noProof w:val="0"/>
                <w:lang w:val="en-GB"/>
              </w:rPr>
              <w:instrText xml:space="preserve"> REF UAPart5 \h </w:instrText>
            </w:r>
            <w:r w:rsidR="00221B27" w:rsidRPr="001B0368">
              <w:rPr>
                <w:noProof w:val="0"/>
                <w:lang w:val="en-GB"/>
              </w:rPr>
            </w:r>
            <w:r w:rsidR="00221B27" w:rsidRPr="001B0368">
              <w:rPr>
                <w:noProof w:val="0"/>
                <w:lang w:val="en-GB"/>
              </w:rPr>
              <w:fldChar w:fldCharType="separate"/>
            </w:r>
            <w:r w:rsidR="00C57605" w:rsidRPr="001B0368">
              <w:rPr>
                <w:noProof w:val="0"/>
              </w:rPr>
              <w:t>OPC 10000-5</w:t>
            </w:r>
            <w:r w:rsidR="00221B27" w:rsidRPr="001B0368">
              <w:rPr>
                <w:noProof w:val="0"/>
                <w:lang w:val="en-GB"/>
              </w:rPr>
              <w:fldChar w:fldCharType="end"/>
            </w:r>
          </w:p>
        </w:tc>
      </w:tr>
      <w:tr w:rsidR="002F33C7" w:rsidRPr="001B0368" w14:paraId="48443CDE" w14:textId="77777777" w:rsidTr="00713EB6">
        <w:trPr>
          <w:jc w:val="center"/>
        </w:trPr>
        <w:tc>
          <w:tcPr>
            <w:tcW w:w="1459" w:type="dxa"/>
            <w:tcBorders>
              <w:top w:val="single" w:sz="4" w:space="0" w:color="auto"/>
              <w:left w:val="single" w:sz="4" w:space="0" w:color="auto"/>
              <w:bottom w:val="single" w:sz="4" w:space="0" w:color="auto"/>
              <w:right w:val="single" w:sz="4" w:space="0" w:color="auto"/>
            </w:tcBorders>
          </w:tcPr>
          <w:p w14:paraId="3E464254"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286B5B72" w14:textId="77777777" w:rsidR="002F33C7" w:rsidRPr="001B0368" w:rsidRDefault="002F33C7" w:rsidP="00713EB6">
            <w:pPr>
              <w:pStyle w:val="TableText"/>
              <w:rPr>
                <w:noProof w:val="0"/>
                <w:lang w:val="en-GB"/>
              </w:rPr>
            </w:pPr>
            <w:r w:rsidRPr="001B0368">
              <w:rPr>
                <w:noProof w:val="0"/>
                <w:lang w:val="en-GB"/>
              </w:rPr>
              <w:t>Variable</w:t>
            </w:r>
          </w:p>
        </w:tc>
        <w:tc>
          <w:tcPr>
            <w:tcW w:w="2078" w:type="dxa"/>
            <w:tcBorders>
              <w:top w:val="single" w:sz="4" w:space="0" w:color="auto"/>
              <w:left w:val="single" w:sz="4" w:space="0" w:color="auto"/>
              <w:bottom w:val="single" w:sz="4" w:space="0" w:color="auto"/>
              <w:right w:val="single" w:sz="4" w:space="0" w:color="auto"/>
            </w:tcBorders>
          </w:tcPr>
          <w:p w14:paraId="399FF078" w14:textId="77777777" w:rsidR="002F33C7" w:rsidRPr="001B0368" w:rsidRDefault="002F33C7" w:rsidP="00713EB6">
            <w:pPr>
              <w:pStyle w:val="TableText"/>
              <w:rPr>
                <w:noProof w:val="0"/>
                <w:lang w:val="en-GB"/>
              </w:rPr>
            </w:pPr>
            <w:proofErr w:type="spellStart"/>
            <w:r w:rsidRPr="001B0368">
              <w:rPr>
                <w:noProof w:val="0"/>
                <w:lang w:val="en-GB"/>
              </w:rPr>
              <w:t>OldStateId</w:t>
            </w:r>
            <w:proofErr w:type="spellEnd"/>
          </w:p>
        </w:tc>
        <w:tc>
          <w:tcPr>
            <w:tcW w:w="1350" w:type="dxa"/>
            <w:tcBorders>
              <w:top w:val="single" w:sz="4" w:space="0" w:color="auto"/>
              <w:left w:val="single" w:sz="4" w:space="0" w:color="auto"/>
              <w:bottom w:val="single" w:sz="4" w:space="0" w:color="auto"/>
              <w:right w:val="single" w:sz="4" w:space="0" w:color="auto"/>
            </w:tcBorders>
          </w:tcPr>
          <w:p w14:paraId="47D8ED15" w14:textId="77777777" w:rsidR="002F33C7" w:rsidRPr="001B0368" w:rsidRDefault="002F33C7" w:rsidP="00713EB6">
            <w:pPr>
              <w:pStyle w:val="TableText"/>
              <w:rPr>
                <w:noProof w:val="0"/>
                <w:lang w:val="en-GB"/>
              </w:rPr>
            </w:pPr>
            <w:proofErr w:type="spellStart"/>
            <w:r w:rsidRPr="001B0368">
              <w:rPr>
                <w:noProof w:val="0"/>
                <w:lang w:val="en-GB"/>
              </w:rPr>
              <w:t>BaseDataType</w:t>
            </w:r>
            <w:proofErr w:type="spellEnd"/>
          </w:p>
        </w:tc>
        <w:tc>
          <w:tcPr>
            <w:tcW w:w="1537" w:type="dxa"/>
            <w:tcBorders>
              <w:top w:val="single" w:sz="4" w:space="0" w:color="auto"/>
              <w:left w:val="single" w:sz="4" w:space="0" w:color="auto"/>
              <w:bottom w:val="single" w:sz="4" w:space="0" w:color="auto"/>
              <w:right w:val="single" w:sz="4" w:space="0" w:color="auto"/>
            </w:tcBorders>
          </w:tcPr>
          <w:p w14:paraId="680C0F06"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605" w:type="dxa"/>
            <w:tcBorders>
              <w:top w:val="single" w:sz="4" w:space="0" w:color="auto"/>
              <w:left w:val="single" w:sz="4" w:space="0" w:color="auto"/>
              <w:bottom w:val="single" w:sz="4" w:space="0" w:color="auto"/>
              <w:right w:val="single" w:sz="4" w:space="0" w:color="auto"/>
            </w:tcBorders>
          </w:tcPr>
          <w:p w14:paraId="31A95590" w14:textId="77777777" w:rsidR="002F33C7" w:rsidRPr="001B0368" w:rsidRDefault="002F33C7" w:rsidP="00713EB6">
            <w:pPr>
              <w:pStyle w:val="TableText"/>
              <w:rPr>
                <w:noProof w:val="0"/>
                <w:lang w:val="en-GB"/>
              </w:rPr>
            </w:pPr>
            <w:r w:rsidRPr="001B0368">
              <w:rPr>
                <w:noProof w:val="0"/>
                <w:lang w:val="en-GB"/>
              </w:rPr>
              <w:t>Mandatory</w:t>
            </w:r>
          </w:p>
        </w:tc>
      </w:tr>
      <w:tr w:rsidR="002F33C7" w:rsidRPr="001B0368" w14:paraId="2A2A9A9C" w14:textId="77777777" w:rsidTr="00713EB6">
        <w:trPr>
          <w:jc w:val="center"/>
        </w:trPr>
        <w:tc>
          <w:tcPr>
            <w:tcW w:w="1459" w:type="dxa"/>
            <w:tcBorders>
              <w:top w:val="single" w:sz="4" w:space="0" w:color="auto"/>
              <w:left w:val="single" w:sz="4" w:space="0" w:color="auto"/>
              <w:bottom w:val="single" w:sz="4" w:space="0" w:color="auto"/>
              <w:right w:val="single" w:sz="4" w:space="0" w:color="auto"/>
            </w:tcBorders>
          </w:tcPr>
          <w:p w14:paraId="7CDFFC64" w14:textId="77777777" w:rsidR="002F33C7" w:rsidRPr="001B0368" w:rsidRDefault="002F33C7" w:rsidP="00713EB6">
            <w:pPr>
              <w:pStyle w:val="TableText"/>
              <w:rPr>
                <w:noProof w:val="0"/>
                <w:lang w:val="en-GB"/>
              </w:rPr>
            </w:pPr>
            <w:proofErr w:type="spellStart"/>
            <w:r w:rsidRPr="001B0368">
              <w:rPr>
                <w:noProof w:val="0"/>
                <w:lang w:val="en-GB"/>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37E2902D" w14:textId="77777777" w:rsidR="002F33C7" w:rsidRPr="001B0368" w:rsidRDefault="002F33C7" w:rsidP="00713EB6">
            <w:pPr>
              <w:pStyle w:val="TableText"/>
              <w:rPr>
                <w:noProof w:val="0"/>
                <w:lang w:val="en-GB"/>
              </w:rPr>
            </w:pPr>
            <w:r w:rsidRPr="001B0368">
              <w:rPr>
                <w:noProof w:val="0"/>
                <w:lang w:val="en-GB"/>
              </w:rPr>
              <w:t>Variable</w:t>
            </w:r>
          </w:p>
        </w:tc>
        <w:tc>
          <w:tcPr>
            <w:tcW w:w="2078" w:type="dxa"/>
            <w:tcBorders>
              <w:top w:val="single" w:sz="4" w:space="0" w:color="auto"/>
              <w:left w:val="single" w:sz="4" w:space="0" w:color="auto"/>
              <w:bottom w:val="single" w:sz="4" w:space="0" w:color="auto"/>
              <w:right w:val="single" w:sz="4" w:space="0" w:color="auto"/>
            </w:tcBorders>
          </w:tcPr>
          <w:p w14:paraId="09C1CDF7" w14:textId="77777777" w:rsidR="002F33C7" w:rsidRPr="001B0368" w:rsidRDefault="002F33C7" w:rsidP="00713EB6">
            <w:pPr>
              <w:pStyle w:val="TableText"/>
              <w:rPr>
                <w:noProof w:val="0"/>
                <w:lang w:val="en-GB"/>
              </w:rPr>
            </w:pPr>
            <w:proofErr w:type="spellStart"/>
            <w:r w:rsidRPr="001B0368">
              <w:rPr>
                <w:noProof w:val="0"/>
                <w:lang w:val="en-GB"/>
              </w:rPr>
              <w:t>NewStateId</w:t>
            </w:r>
            <w:proofErr w:type="spellEnd"/>
          </w:p>
        </w:tc>
        <w:tc>
          <w:tcPr>
            <w:tcW w:w="1350" w:type="dxa"/>
            <w:tcBorders>
              <w:top w:val="single" w:sz="4" w:space="0" w:color="auto"/>
              <w:left w:val="single" w:sz="4" w:space="0" w:color="auto"/>
              <w:bottom w:val="single" w:sz="4" w:space="0" w:color="auto"/>
              <w:right w:val="single" w:sz="4" w:space="0" w:color="auto"/>
            </w:tcBorders>
          </w:tcPr>
          <w:p w14:paraId="6B07385F" w14:textId="77777777" w:rsidR="002F33C7" w:rsidRPr="001B0368" w:rsidRDefault="002F33C7" w:rsidP="00713EB6">
            <w:pPr>
              <w:pStyle w:val="TableText"/>
              <w:rPr>
                <w:noProof w:val="0"/>
                <w:lang w:val="en-GB"/>
              </w:rPr>
            </w:pPr>
            <w:proofErr w:type="spellStart"/>
            <w:r w:rsidRPr="001B0368">
              <w:rPr>
                <w:noProof w:val="0"/>
                <w:lang w:val="en-GB"/>
              </w:rPr>
              <w:t>BaseDataType</w:t>
            </w:r>
            <w:proofErr w:type="spellEnd"/>
          </w:p>
        </w:tc>
        <w:tc>
          <w:tcPr>
            <w:tcW w:w="1537" w:type="dxa"/>
            <w:tcBorders>
              <w:top w:val="single" w:sz="4" w:space="0" w:color="auto"/>
              <w:left w:val="single" w:sz="4" w:space="0" w:color="auto"/>
              <w:bottom w:val="single" w:sz="4" w:space="0" w:color="auto"/>
              <w:right w:val="single" w:sz="4" w:space="0" w:color="auto"/>
            </w:tcBorders>
          </w:tcPr>
          <w:p w14:paraId="0F0A84D5" w14:textId="77777777" w:rsidR="002F33C7" w:rsidRPr="001B0368" w:rsidRDefault="002F33C7" w:rsidP="00713EB6">
            <w:pPr>
              <w:pStyle w:val="TableText"/>
              <w:rPr>
                <w:noProof w:val="0"/>
                <w:lang w:val="en-GB"/>
              </w:rPr>
            </w:pPr>
            <w:proofErr w:type="spellStart"/>
            <w:r w:rsidRPr="001B0368">
              <w:rPr>
                <w:noProof w:val="0"/>
                <w:lang w:val="en-GB"/>
              </w:rPr>
              <w:t>PropertyType</w:t>
            </w:r>
            <w:proofErr w:type="spellEnd"/>
          </w:p>
        </w:tc>
        <w:tc>
          <w:tcPr>
            <w:tcW w:w="1605" w:type="dxa"/>
            <w:tcBorders>
              <w:top w:val="single" w:sz="4" w:space="0" w:color="auto"/>
              <w:left w:val="single" w:sz="4" w:space="0" w:color="auto"/>
              <w:bottom w:val="single" w:sz="4" w:space="0" w:color="auto"/>
              <w:right w:val="single" w:sz="4" w:space="0" w:color="auto"/>
            </w:tcBorders>
          </w:tcPr>
          <w:p w14:paraId="21969DA6" w14:textId="77777777" w:rsidR="002F33C7" w:rsidRPr="001B0368" w:rsidRDefault="002F33C7" w:rsidP="00713EB6">
            <w:pPr>
              <w:pStyle w:val="TableText"/>
              <w:rPr>
                <w:noProof w:val="0"/>
                <w:lang w:val="en-GB"/>
              </w:rPr>
            </w:pPr>
            <w:r w:rsidRPr="001B0368">
              <w:rPr>
                <w:noProof w:val="0"/>
                <w:lang w:val="en-GB"/>
              </w:rPr>
              <w:t>Mandatory</w:t>
            </w:r>
          </w:p>
        </w:tc>
      </w:tr>
      <w:tr w:rsidR="001955E9" w:rsidRPr="001B0368" w14:paraId="75C3CA3C" w14:textId="77777777" w:rsidTr="00AC165E">
        <w:trPr>
          <w:jc w:val="center"/>
        </w:trPr>
        <w:tc>
          <w:tcPr>
            <w:tcW w:w="9163" w:type="dxa"/>
            <w:gridSpan w:val="7"/>
            <w:tcBorders>
              <w:top w:val="single" w:sz="4" w:space="0" w:color="auto"/>
              <w:left w:val="single" w:sz="4" w:space="0" w:color="auto"/>
              <w:bottom w:val="single" w:sz="4" w:space="0" w:color="auto"/>
              <w:right w:val="single" w:sz="4" w:space="0" w:color="auto"/>
            </w:tcBorders>
          </w:tcPr>
          <w:p w14:paraId="41946A6E" w14:textId="69EC86E0"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6E574B9E" w14:textId="77777777" w:rsidTr="00AC165E">
        <w:trPr>
          <w:jc w:val="center"/>
        </w:trPr>
        <w:tc>
          <w:tcPr>
            <w:tcW w:w="9163" w:type="dxa"/>
            <w:gridSpan w:val="7"/>
            <w:tcBorders>
              <w:top w:val="single" w:sz="4" w:space="0" w:color="auto"/>
              <w:left w:val="single" w:sz="4" w:space="0" w:color="auto"/>
              <w:bottom w:val="single" w:sz="4" w:space="0" w:color="auto"/>
              <w:right w:val="single" w:sz="4" w:space="0" w:color="auto"/>
            </w:tcBorders>
          </w:tcPr>
          <w:p w14:paraId="375260C6" w14:textId="650CF932" w:rsidR="001955E9" w:rsidRPr="001B0368" w:rsidRDefault="00815A97" w:rsidP="00713EB6">
            <w:pPr>
              <w:pStyle w:val="TableText"/>
              <w:rPr>
                <w:noProof w:val="0"/>
                <w:lang w:val="en-GB"/>
              </w:rPr>
            </w:pPr>
            <w:r>
              <w:rPr>
                <w:noProof w:val="0"/>
                <w:lang w:val="en-GB"/>
              </w:rPr>
              <w:t>Auditing Base</w:t>
            </w:r>
          </w:p>
        </w:tc>
      </w:tr>
    </w:tbl>
    <w:p w14:paraId="3F7A1A14" w14:textId="77777777" w:rsidR="002F33C7" w:rsidRPr="001B0368" w:rsidRDefault="002F33C7" w:rsidP="002F33C7">
      <w:pPr>
        <w:pStyle w:val="Spacer0"/>
        <w:rPr>
          <w:noProof w:val="0"/>
          <w:lang w:val="en-GB"/>
        </w:rPr>
      </w:pPr>
    </w:p>
    <w:p w14:paraId="4A474F13" w14:textId="77777777" w:rsidR="002F33C7" w:rsidRPr="001B0368" w:rsidRDefault="002F33C7" w:rsidP="002F33C7">
      <w:pPr>
        <w:pStyle w:val="PARAGRAPH"/>
        <w:rPr>
          <w:noProof w:val="0"/>
        </w:rPr>
      </w:pPr>
      <w:r w:rsidRPr="001B0368">
        <w:rPr>
          <w:noProof w:val="0"/>
        </w:rPr>
        <w:lastRenderedPageBreak/>
        <w:t xml:space="preserve">The </w:t>
      </w:r>
      <w:proofErr w:type="spellStart"/>
      <w:r w:rsidRPr="001B0368">
        <w:rPr>
          <w:i/>
          <w:noProof w:val="0"/>
          <w:lang w:eastAsia="ja-JP"/>
        </w:rPr>
        <w:t>AuditUpdateStateEventType</w:t>
      </w:r>
      <w:proofErr w:type="spellEnd"/>
      <w:r w:rsidRPr="001B0368">
        <w:rPr>
          <w:noProof w:val="0"/>
        </w:rPr>
        <w:t xml:space="preserve"> inherits the </w:t>
      </w:r>
      <w:r w:rsidRPr="001B0368">
        <w:rPr>
          <w:i/>
          <w:noProof w:val="0"/>
        </w:rPr>
        <w:t>Properties</w:t>
      </w:r>
      <w:r w:rsidRPr="001B0368">
        <w:rPr>
          <w:noProof w:val="0"/>
        </w:rPr>
        <w:t xml:space="preserve"> of the </w:t>
      </w:r>
      <w:proofErr w:type="spellStart"/>
      <w:r w:rsidRPr="001B0368">
        <w:rPr>
          <w:i/>
          <w:noProof w:val="0"/>
        </w:rPr>
        <w:t>AuditUpdateMethodEventType</w:t>
      </w:r>
      <w:proofErr w:type="spellEnd"/>
      <w:r w:rsidRPr="001B0368">
        <w:rPr>
          <w:noProof w:val="0"/>
        </w:rPr>
        <w:t>.</w:t>
      </w:r>
    </w:p>
    <w:p w14:paraId="2CB175A1" w14:textId="77777777" w:rsidR="002F33C7" w:rsidRPr="001B0368" w:rsidRDefault="002F33C7" w:rsidP="002F33C7">
      <w:pPr>
        <w:pStyle w:val="PARAGRAPH"/>
        <w:rPr>
          <w:noProof w:val="0"/>
        </w:rPr>
      </w:pPr>
      <w:r w:rsidRPr="001B0368">
        <w:rPr>
          <w:noProof w:val="0"/>
        </w:rPr>
        <w:t xml:space="preserve">The inherited </w:t>
      </w:r>
      <w:r w:rsidRPr="001B0368">
        <w:rPr>
          <w:i/>
          <w:noProof w:val="0"/>
        </w:rPr>
        <w:t>Property</w:t>
      </w:r>
      <w:r w:rsidRPr="001B0368">
        <w:rPr>
          <w:noProof w:val="0"/>
        </w:rPr>
        <w:t xml:space="preserve"> </w:t>
      </w:r>
      <w:proofErr w:type="spellStart"/>
      <w:r w:rsidRPr="001B0368">
        <w:rPr>
          <w:i/>
          <w:noProof w:val="0"/>
        </w:rPr>
        <w:t>SourceNode</w:t>
      </w:r>
      <w:proofErr w:type="spellEnd"/>
      <w:r w:rsidRPr="001B0368">
        <w:rPr>
          <w:noProof w:val="0"/>
        </w:rPr>
        <w:t xml:space="preserve"> shall be filled with the </w:t>
      </w:r>
      <w:proofErr w:type="spellStart"/>
      <w:r w:rsidRPr="001B0368">
        <w:rPr>
          <w:i/>
          <w:noProof w:val="0"/>
        </w:rPr>
        <w:t>NodeId</w:t>
      </w:r>
      <w:proofErr w:type="spellEnd"/>
      <w:r w:rsidRPr="001B0368">
        <w:rPr>
          <w:noProof w:val="0"/>
        </w:rPr>
        <w:t xml:space="preserve"> of the </w:t>
      </w:r>
      <w:proofErr w:type="spellStart"/>
      <w:r w:rsidRPr="001B0368">
        <w:rPr>
          <w:i/>
          <w:noProof w:val="0"/>
        </w:rPr>
        <w:t>StateMachine</w:t>
      </w:r>
      <w:proofErr w:type="spellEnd"/>
      <w:r w:rsidRPr="001B0368">
        <w:rPr>
          <w:noProof w:val="0"/>
        </w:rPr>
        <w:t xml:space="preserve"> instance where the </w:t>
      </w:r>
      <w:r w:rsidRPr="001B0368">
        <w:rPr>
          <w:i/>
          <w:noProof w:val="0"/>
        </w:rPr>
        <w:t xml:space="preserve">State </w:t>
      </w:r>
      <w:r w:rsidRPr="001B0368">
        <w:rPr>
          <w:noProof w:val="0"/>
        </w:rPr>
        <w:t xml:space="preserve">changed. If the </w:t>
      </w:r>
      <w:r w:rsidRPr="001B0368">
        <w:rPr>
          <w:i/>
          <w:noProof w:val="0"/>
        </w:rPr>
        <w:t xml:space="preserve">State </w:t>
      </w:r>
      <w:r w:rsidRPr="001B0368">
        <w:rPr>
          <w:noProof w:val="0"/>
        </w:rPr>
        <w:t xml:space="preserve">changed in a </w:t>
      </w:r>
      <w:proofErr w:type="spellStart"/>
      <w:r w:rsidRPr="001B0368">
        <w:rPr>
          <w:i/>
          <w:noProof w:val="0"/>
        </w:rPr>
        <w:t>SubStateMachine</w:t>
      </w:r>
      <w:proofErr w:type="spellEnd"/>
      <w:r w:rsidRPr="001B0368">
        <w:rPr>
          <w:noProof w:val="0"/>
        </w:rPr>
        <w:t xml:space="preserve">, then the </w:t>
      </w:r>
      <w:proofErr w:type="spellStart"/>
      <w:r w:rsidRPr="001B0368">
        <w:rPr>
          <w:i/>
          <w:noProof w:val="0"/>
        </w:rPr>
        <w:t>NodeId</w:t>
      </w:r>
      <w:proofErr w:type="spellEnd"/>
      <w:r w:rsidRPr="001B0368">
        <w:rPr>
          <w:noProof w:val="0"/>
        </w:rPr>
        <w:t xml:space="preserve"> of the </w:t>
      </w:r>
      <w:proofErr w:type="spellStart"/>
      <w:r w:rsidRPr="001B0368">
        <w:rPr>
          <w:i/>
          <w:noProof w:val="0"/>
        </w:rPr>
        <w:t>SubStateMachine</w:t>
      </w:r>
      <w:proofErr w:type="spellEnd"/>
      <w:r w:rsidRPr="001B0368" w:rsidDel="001E7AA1">
        <w:rPr>
          <w:noProof w:val="0"/>
        </w:rPr>
        <w:t xml:space="preserve"> </w:t>
      </w:r>
      <w:proofErr w:type="gramStart"/>
      <w:r w:rsidRPr="001B0368">
        <w:rPr>
          <w:noProof w:val="0"/>
        </w:rPr>
        <w:t>has to</w:t>
      </w:r>
      <w:proofErr w:type="gramEnd"/>
      <w:r w:rsidRPr="001B0368">
        <w:rPr>
          <w:noProof w:val="0"/>
        </w:rPr>
        <w:t xml:space="preserve"> be used.</w:t>
      </w:r>
    </w:p>
    <w:p w14:paraId="2EFA6048" w14:textId="78D298F5" w:rsidR="002F33C7" w:rsidRPr="001B0368" w:rsidRDefault="002F33C7" w:rsidP="002F33C7">
      <w:pPr>
        <w:pStyle w:val="PARAGRAPH"/>
        <w:rPr>
          <w:noProof w:val="0"/>
        </w:rPr>
      </w:pPr>
      <w:r w:rsidRPr="001B0368">
        <w:rPr>
          <w:noProof w:val="0"/>
        </w:rPr>
        <w:t xml:space="preserve">The </w:t>
      </w:r>
      <w:proofErr w:type="spellStart"/>
      <w:r w:rsidRPr="001B0368">
        <w:rPr>
          <w:i/>
          <w:noProof w:val="0"/>
        </w:rPr>
        <w:t>SourceName</w:t>
      </w:r>
      <w:proofErr w:type="spellEnd"/>
      <w:r w:rsidRPr="001B0368">
        <w:rPr>
          <w:noProof w:val="0"/>
        </w:rPr>
        <w:t xml:space="preserve"> for </w:t>
      </w:r>
      <w:r w:rsidRPr="001B0368">
        <w:rPr>
          <w:i/>
          <w:noProof w:val="0"/>
        </w:rPr>
        <w:t>Events</w:t>
      </w:r>
      <w:r w:rsidRPr="001B0368">
        <w:rPr>
          <w:noProof w:val="0"/>
        </w:rPr>
        <w:t xml:space="preserve"> of this type should be the effect that generated the event (</w:t>
      </w:r>
      <w:proofErr w:type="gramStart"/>
      <w:r w:rsidRPr="001B0368">
        <w:rPr>
          <w:noProof w:val="0"/>
        </w:rPr>
        <w:t>e.g.</w:t>
      </w:r>
      <w:proofErr w:type="gramEnd"/>
      <w:r w:rsidRPr="001B0368">
        <w:rPr>
          <w:noProof w:val="0"/>
        </w:rPr>
        <w:t xml:space="preserve"> the name of a Method). If the effect was generated by a </w:t>
      </w:r>
      <w:r w:rsidRPr="001B0368">
        <w:rPr>
          <w:i/>
          <w:noProof w:val="0"/>
        </w:rPr>
        <w:t>Method</w:t>
      </w:r>
      <w:r w:rsidRPr="001B0368">
        <w:rPr>
          <w:noProof w:val="0"/>
        </w:rPr>
        <w:t xml:space="preserve"> call, the </w:t>
      </w:r>
      <w:proofErr w:type="spellStart"/>
      <w:r w:rsidRPr="001B0368">
        <w:rPr>
          <w:i/>
          <w:noProof w:val="0"/>
        </w:rPr>
        <w:t>SourceName</w:t>
      </w:r>
      <w:proofErr w:type="spellEnd"/>
      <w:r w:rsidRPr="001B0368">
        <w:rPr>
          <w:noProof w:val="0"/>
        </w:rPr>
        <w:t xml:space="preserve"> should be the name of the </w:t>
      </w:r>
      <w:r w:rsidRPr="001B0368">
        <w:rPr>
          <w:i/>
          <w:noProof w:val="0"/>
        </w:rPr>
        <w:t>Method</w:t>
      </w:r>
      <w:r w:rsidRPr="001B0368">
        <w:rPr>
          <w:noProof w:val="0"/>
        </w:rPr>
        <w:t xml:space="preserve"> prefixed with "Method/".</w:t>
      </w:r>
    </w:p>
    <w:p w14:paraId="564C65E0" w14:textId="77777777" w:rsidR="002F33C7" w:rsidRPr="001B0368" w:rsidRDefault="002F33C7" w:rsidP="002F33C7">
      <w:pPr>
        <w:pStyle w:val="PARAGRAPH"/>
        <w:rPr>
          <w:noProof w:val="0"/>
        </w:rPr>
      </w:pPr>
      <w:proofErr w:type="spellStart"/>
      <w:r w:rsidRPr="001B0368">
        <w:rPr>
          <w:i/>
          <w:noProof w:val="0"/>
        </w:rPr>
        <w:t>OldStateId</w:t>
      </w:r>
      <w:proofErr w:type="spellEnd"/>
      <w:r w:rsidRPr="001B0368">
        <w:rPr>
          <w:noProof w:val="0"/>
        </w:rPr>
        <w:t xml:space="preserve"> reflects the </w:t>
      </w:r>
      <w:r w:rsidRPr="001B0368">
        <w:rPr>
          <w:i/>
          <w:noProof w:val="0"/>
        </w:rPr>
        <w:t xml:space="preserve">Id </w:t>
      </w:r>
      <w:r w:rsidRPr="001B0368">
        <w:rPr>
          <w:noProof w:val="0"/>
        </w:rPr>
        <w:t>of the state prior the change.</w:t>
      </w:r>
    </w:p>
    <w:p w14:paraId="4BED134C" w14:textId="77777777" w:rsidR="002F33C7" w:rsidRPr="001B0368" w:rsidRDefault="002F33C7" w:rsidP="002F33C7">
      <w:pPr>
        <w:pStyle w:val="PARAGRAPH"/>
        <w:rPr>
          <w:noProof w:val="0"/>
        </w:rPr>
      </w:pPr>
      <w:proofErr w:type="spellStart"/>
      <w:r w:rsidRPr="001B0368">
        <w:rPr>
          <w:i/>
          <w:noProof w:val="0"/>
        </w:rPr>
        <w:t>NewStateId</w:t>
      </w:r>
      <w:proofErr w:type="spellEnd"/>
      <w:r w:rsidRPr="001B0368">
        <w:rPr>
          <w:noProof w:val="0"/>
        </w:rPr>
        <w:t xml:space="preserve"> reflects the new </w:t>
      </w:r>
      <w:r w:rsidRPr="001B0368">
        <w:rPr>
          <w:i/>
          <w:noProof w:val="0"/>
        </w:rPr>
        <w:t xml:space="preserve">Id </w:t>
      </w:r>
      <w:r w:rsidRPr="001B0368">
        <w:rPr>
          <w:noProof w:val="0"/>
        </w:rPr>
        <w:t>of the state after the change.</w:t>
      </w:r>
    </w:p>
    <w:p w14:paraId="610A2B0A" w14:textId="77777777" w:rsidR="002F33C7" w:rsidRPr="001B0368" w:rsidRDefault="002F33C7" w:rsidP="002F33C7">
      <w:pPr>
        <w:pStyle w:val="Heading3"/>
        <w:rPr>
          <w:noProof w:val="0"/>
        </w:rPr>
      </w:pPr>
      <w:bookmarkStart w:id="236" w:name="_Ref33081822"/>
      <w:bookmarkStart w:id="237" w:name="_Toc84953504"/>
      <w:r w:rsidRPr="001B0368">
        <w:rPr>
          <w:noProof w:val="0"/>
        </w:rPr>
        <w:t xml:space="preserve">Special Restrictions on subtyping </w:t>
      </w:r>
      <w:proofErr w:type="spellStart"/>
      <w:r w:rsidRPr="001B0368">
        <w:rPr>
          <w:noProof w:val="0"/>
        </w:rPr>
        <w:t>StateMachines</w:t>
      </w:r>
      <w:bookmarkEnd w:id="236"/>
      <w:bookmarkEnd w:id="237"/>
      <w:proofErr w:type="spellEnd"/>
    </w:p>
    <w:p w14:paraId="6EC2D1C3" w14:textId="338C9DC5" w:rsidR="000101C9" w:rsidRPr="001B0368" w:rsidRDefault="002F33C7" w:rsidP="002F33C7">
      <w:pPr>
        <w:pStyle w:val="PARAGRAPH"/>
        <w:rPr>
          <w:noProof w:val="0"/>
        </w:rPr>
      </w:pPr>
      <w:r w:rsidRPr="001B0368">
        <w:rPr>
          <w:noProof w:val="0"/>
        </w:rPr>
        <w:t xml:space="preserve">In general, all rules on subtyping apply for </w:t>
      </w:r>
      <w:proofErr w:type="spellStart"/>
      <w:r w:rsidRPr="001B0368">
        <w:rPr>
          <w:i/>
          <w:noProof w:val="0"/>
        </w:rPr>
        <w:t>StateMachine</w:t>
      </w:r>
      <w:proofErr w:type="spellEnd"/>
      <w:r w:rsidRPr="001B0368">
        <w:rPr>
          <w:noProof w:val="0"/>
        </w:rPr>
        <w:t xml:space="preserve"> types as well. Some additional rules apply for </w:t>
      </w:r>
      <w:proofErr w:type="spellStart"/>
      <w:r w:rsidRPr="001B0368">
        <w:rPr>
          <w:i/>
          <w:noProof w:val="0"/>
        </w:rPr>
        <w:t>StateMachine</w:t>
      </w:r>
      <w:proofErr w:type="spellEnd"/>
      <w:r w:rsidRPr="001B0368">
        <w:rPr>
          <w:noProof w:val="0"/>
        </w:rPr>
        <w:t xml:space="preserve"> types. </w:t>
      </w:r>
    </w:p>
    <w:p w14:paraId="6C751F69" w14:textId="266EE914" w:rsidR="000101C9" w:rsidRPr="001B0368" w:rsidRDefault="000101C9" w:rsidP="002F33C7">
      <w:pPr>
        <w:pStyle w:val="PARAGRAPH"/>
        <w:rPr>
          <w:noProof w:val="0"/>
        </w:rPr>
      </w:pPr>
      <w:r w:rsidRPr="001B0368">
        <w:rPr>
          <w:i/>
          <w:iCs/>
          <w:noProof w:val="0"/>
        </w:rPr>
        <w:t>States</w:t>
      </w:r>
      <w:r w:rsidRPr="001B0368">
        <w:rPr>
          <w:noProof w:val="0"/>
        </w:rPr>
        <w:t xml:space="preserve"> and </w:t>
      </w:r>
      <w:r w:rsidRPr="001B0368">
        <w:rPr>
          <w:i/>
          <w:iCs/>
          <w:noProof w:val="0"/>
        </w:rPr>
        <w:t>Transitions</w:t>
      </w:r>
      <w:r w:rsidRPr="001B0368">
        <w:rPr>
          <w:noProof w:val="0"/>
        </w:rPr>
        <w:t xml:space="preserve"> are not </w:t>
      </w:r>
      <w:r w:rsidR="001B0368" w:rsidRPr="001B0368">
        <w:rPr>
          <w:noProof w:val="0"/>
        </w:rPr>
        <w:t>instantiated</w:t>
      </w:r>
      <w:r w:rsidRPr="001B0368">
        <w:rPr>
          <w:noProof w:val="0"/>
        </w:rPr>
        <w:t xml:space="preserve">, this information is only provided on the </w:t>
      </w:r>
      <w:proofErr w:type="spellStart"/>
      <w:r w:rsidRPr="001B0368">
        <w:rPr>
          <w:i/>
          <w:iCs/>
          <w:noProof w:val="0"/>
        </w:rPr>
        <w:t>ObjectType</w:t>
      </w:r>
      <w:proofErr w:type="spellEnd"/>
      <w:r w:rsidRPr="001B0368">
        <w:rPr>
          <w:noProof w:val="0"/>
        </w:rPr>
        <w:t xml:space="preserve">. They have no </w:t>
      </w:r>
      <w:proofErr w:type="spellStart"/>
      <w:r w:rsidRPr="001B0368">
        <w:rPr>
          <w:i/>
          <w:iCs/>
          <w:noProof w:val="0"/>
        </w:rPr>
        <w:t>ModellingRule</w:t>
      </w:r>
      <w:proofErr w:type="spellEnd"/>
      <w:r w:rsidRPr="001B0368">
        <w:rPr>
          <w:noProof w:val="0"/>
        </w:rPr>
        <w:t xml:space="preserve">, and thus, also the inheritance of </w:t>
      </w:r>
      <w:r w:rsidRPr="001B0368">
        <w:rPr>
          <w:i/>
          <w:iCs/>
          <w:noProof w:val="0"/>
        </w:rPr>
        <w:t>States</w:t>
      </w:r>
      <w:r w:rsidRPr="001B0368">
        <w:rPr>
          <w:noProof w:val="0"/>
        </w:rPr>
        <w:t xml:space="preserve"> and </w:t>
      </w:r>
      <w:r w:rsidRPr="001B0368">
        <w:rPr>
          <w:i/>
          <w:iCs/>
          <w:noProof w:val="0"/>
        </w:rPr>
        <w:t>Transitions</w:t>
      </w:r>
      <w:r w:rsidRPr="001B0368">
        <w:rPr>
          <w:noProof w:val="0"/>
        </w:rPr>
        <w:t xml:space="preserve"> is not defined. Therefore, the following rules apply for subtyping </w:t>
      </w:r>
      <w:proofErr w:type="spellStart"/>
      <w:r w:rsidRPr="001B0368">
        <w:rPr>
          <w:i/>
          <w:iCs/>
          <w:noProof w:val="0"/>
        </w:rPr>
        <w:t>StateMachines</w:t>
      </w:r>
      <w:proofErr w:type="spellEnd"/>
      <w:r w:rsidRPr="001B0368">
        <w:rPr>
          <w:noProof w:val="0"/>
        </w:rPr>
        <w:t xml:space="preserve">. Each </w:t>
      </w:r>
      <w:r w:rsidRPr="001B0368">
        <w:rPr>
          <w:i/>
          <w:iCs/>
          <w:noProof w:val="0"/>
        </w:rPr>
        <w:t>State</w:t>
      </w:r>
      <w:r w:rsidRPr="001B0368">
        <w:rPr>
          <w:noProof w:val="0"/>
        </w:rPr>
        <w:t xml:space="preserve"> and </w:t>
      </w:r>
      <w:r w:rsidRPr="001B0368">
        <w:rPr>
          <w:i/>
          <w:iCs/>
          <w:noProof w:val="0"/>
        </w:rPr>
        <w:t>Transition</w:t>
      </w:r>
      <w:r w:rsidRPr="001B0368">
        <w:rPr>
          <w:noProof w:val="0"/>
        </w:rPr>
        <w:t xml:space="preserve"> defined on the supertype shall be available on the subtype as well. That is, for each </w:t>
      </w:r>
      <w:r w:rsidRPr="001B0368">
        <w:rPr>
          <w:i/>
          <w:iCs/>
          <w:noProof w:val="0"/>
        </w:rPr>
        <w:t>State</w:t>
      </w:r>
      <w:r w:rsidRPr="001B0368">
        <w:rPr>
          <w:noProof w:val="0"/>
        </w:rPr>
        <w:t xml:space="preserve"> defined on the supertype another </w:t>
      </w:r>
      <w:r w:rsidRPr="001B0368">
        <w:rPr>
          <w:i/>
          <w:iCs/>
          <w:noProof w:val="0"/>
        </w:rPr>
        <w:t>Node</w:t>
      </w:r>
      <w:r w:rsidRPr="001B0368">
        <w:rPr>
          <w:noProof w:val="0"/>
        </w:rPr>
        <w:t xml:space="preserve"> of the same </w:t>
      </w:r>
      <w:proofErr w:type="spellStart"/>
      <w:r w:rsidRPr="001B0368">
        <w:rPr>
          <w:i/>
          <w:iCs/>
          <w:noProof w:val="0"/>
        </w:rPr>
        <w:t>ObjectType</w:t>
      </w:r>
      <w:proofErr w:type="spellEnd"/>
      <w:r w:rsidRPr="001B0368">
        <w:rPr>
          <w:noProof w:val="0"/>
        </w:rPr>
        <w:t xml:space="preserve"> having the same </w:t>
      </w:r>
      <w:proofErr w:type="spellStart"/>
      <w:r w:rsidRPr="001B0368">
        <w:rPr>
          <w:i/>
          <w:iCs/>
          <w:noProof w:val="0"/>
        </w:rPr>
        <w:t>BrowseName</w:t>
      </w:r>
      <w:proofErr w:type="spellEnd"/>
      <w:r w:rsidRPr="001B0368">
        <w:rPr>
          <w:noProof w:val="0"/>
        </w:rPr>
        <w:t xml:space="preserve"> and the same </w:t>
      </w:r>
      <w:proofErr w:type="spellStart"/>
      <w:r w:rsidRPr="001B0368">
        <w:rPr>
          <w:i/>
          <w:iCs/>
          <w:noProof w:val="0"/>
        </w:rPr>
        <w:t>StateNumber</w:t>
      </w:r>
      <w:proofErr w:type="spellEnd"/>
      <w:r w:rsidRPr="001B0368">
        <w:rPr>
          <w:noProof w:val="0"/>
        </w:rPr>
        <w:t xml:space="preserve"> shall be defined on the subtype. </w:t>
      </w:r>
      <w:r w:rsidR="00796CA5">
        <w:rPr>
          <w:noProof w:val="0"/>
        </w:rPr>
        <w:t>F</w:t>
      </w:r>
      <w:r w:rsidR="00796CA5" w:rsidRPr="001B0368">
        <w:rPr>
          <w:noProof w:val="0"/>
        </w:rPr>
        <w:t xml:space="preserve">or each </w:t>
      </w:r>
      <w:r w:rsidR="00796CA5" w:rsidRPr="001B0368">
        <w:rPr>
          <w:i/>
          <w:iCs/>
          <w:noProof w:val="0"/>
        </w:rPr>
        <w:t>Transition</w:t>
      </w:r>
      <w:r w:rsidR="00796CA5" w:rsidRPr="001B0368">
        <w:rPr>
          <w:noProof w:val="0"/>
        </w:rPr>
        <w:t xml:space="preserve"> defined on the supertype another </w:t>
      </w:r>
      <w:r w:rsidR="00796CA5" w:rsidRPr="001B0368">
        <w:rPr>
          <w:i/>
          <w:iCs/>
          <w:noProof w:val="0"/>
        </w:rPr>
        <w:t>Node</w:t>
      </w:r>
      <w:r w:rsidR="00796CA5" w:rsidRPr="001B0368">
        <w:rPr>
          <w:noProof w:val="0"/>
        </w:rPr>
        <w:t xml:space="preserve"> of the same </w:t>
      </w:r>
      <w:proofErr w:type="spellStart"/>
      <w:r w:rsidR="00796CA5" w:rsidRPr="001B0368">
        <w:rPr>
          <w:i/>
          <w:iCs/>
          <w:noProof w:val="0"/>
        </w:rPr>
        <w:t>ObjectType</w:t>
      </w:r>
      <w:proofErr w:type="spellEnd"/>
      <w:r w:rsidR="00796CA5" w:rsidRPr="001B0368">
        <w:rPr>
          <w:noProof w:val="0"/>
        </w:rPr>
        <w:t xml:space="preserve"> having the same </w:t>
      </w:r>
      <w:proofErr w:type="spellStart"/>
      <w:r w:rsidR="00796CA5" w:rsidRPr="001B0368">
        <w:rPr>
          <w:i/>
          <w:iCs/>
          <w:noProof w:val="0"/>
        </w:rPr>
        <w:t>BrowseName</w:t>
      </w:r>
      <w:proofErr w:type="spellEnd"/>
      <w:r w:rsidR="00796CA5" w:rsidRPr="001B0368">
        <w:rPr>
          <w:noProof w:val="0"/>
        </w:rPr>
        <w:t xml:space="preserve"> and the same </w:t>
      </w:r>
      <w:proofErr w:type="spellStart"/>
      <w:r w:rsidR="00796CA5" w:rsidRPr="001B0368">
        <w:rPr>
          <w:i/>
          <w:iCs/>
          <w:noProof w:val="0"/>
        </w:rPr>
        <w:t>TransitionNumber</w:t>
      </w:r>
      <w:proofErr w:type="spellEnd"/>
      <w:r w:rsidR="00796CA5" w:rsidRPr="001B0368">
        <w:rPr>
          <w:noProof w:val="0"/>
        </w:rPr>
        <w:t xml:space="preserve"> shall be defined on the subtype. </w:t>
      </w:r>
      <w:r w:rsidR="00A47EC2" w:rsidRPr="001B0368">
        <w:rPr>
          <w:noProof w:val="0"/>
        </w:rPr>
        <w:t xml:space="preserve">All references defining the </w:t>
      </w:r>
      <w:proofErr w:type="spellStart"/>
      <w:r w:rsidR="00A47EC2" w:rsidRPr="001B0368">
        <w:rPr>
          <w:i/>
          <w:iCs/>
          <w:noProof w:val="0"/>
        </w:rPr>
        <w:t>StateMachine</w:t>
      </w:r>
      <w:proofErr w:type="spellEnd"/>
      <w:r w:rsidR="00A47EC2" w:rsidRPr="001B0368">
        <w:rPr>
          <w:noProof w:val="0"/>
        </w:rPr>
        <w:t xml:space="preserve"> (</w:t>
      </w:r>
      <w:proofErr w:type="spellStart"/>
      <w:r w:rsidR="00A47EC2" w:rsidRPr="001B0368">
        <w:rPr>
          <w:i/>
          <w:iCs/>
          <w:noProof w:val="0"/>
        </w:rPr>
        <w:t>HasCause</w:t>
      </w:r>
      <w:proofErr w:type="spellEnd"/>
      <w:r w:rsidR="00A47EC2" w:rsidRPr="001B0368">
        <w:rPr>
          <w:noProof w:val="0"/>
        </w:rPr>
        <w:t xml:space="preserve">, </w:t>
      </w:r>
      <w:proofErr w:type="spellStart"/>
      <w:r w:rsidR="00A47EC2" w:rsidRPr="001B0368">
        <w:rPr>
          <w:i/>
          <w:iCs/>
          <w:noProof w:val="0"/>
        </w:rPr>
        <w:t>HasEffect</w:t>
      </w:r>
      <w:proofErr w:type="spellEnd"/>
      <w:r w:rsidR="00A47EC2" w:rsidRPr="001B0368">
        <w:rPr>
          <w:noProof w:val="0"/>
        </w:rPr>
        <w:t xml:space="preserve">, </w:t>
      </w:r>
      <w:proofErr w:type="spellStart"/>
      <w:r w:rsidR="00A47EC2" w:rsidRPr="001B0368">
        <w:rPr>
          <w:i/>
          <w:iCs/>
          <w:noProof w:val="0"/>
        </w:rPr>
        <w:t>FromState</w:t>
      </w:r>
      <w:proofErr w:type="spellEnd"/>
      <w:r w:rsidR="00A47EC2" w:rsidRPr="001B0368">
        <w:rPr>
          <w:noProof w:val="0"/>
        </w:rPr>
        <w:t xml:space="preserve">, </w:t>
      </w:r>
      <w:proofErr w:type="spellStart"/>
      <w:r w:rsidR="00A47EC2" w:rsidRPr="001B0368">
        <w:rPr>
          <w:i/>
          <w:iCs/>
          <w:noProof w:val="0"/>
        </w:rPr>
        <w:t>ToState</w:t>
      </w:r>
      <w:proofErr w:type="spellEnd"/>
      <w:r w:rsidR="00A47EC2" w:rsidRPr="001B0368">
        <w:rPr>
          <w:noProof w:val="0"/>
        </w:rPr>
        <w:t xml:space="preserve">, </w:t>
      </w:r>
      <w:proofErr w:type="spellStart"/>
      <w:r w:rsidR="00A47EC2" w:rsidRPr="001B0368">
        <w:rPr>
          <w:i/>
          <w:iCs/>
          <w:noProof w:val="0"/>
        </w:rPr>
        <w:t>HasSubStateMachine</w:t>
      </w:r>
      <w:proofErr w:type="spellEnd"/>
      <w:r w:rsidR="00A47EC2" w:rsidRPr="001B0368">
        <w:rPr>
          <w:noProof w:val="0"/>
        </w:rPr>
        <w:t xml:space="preserve">) shall be </w:t>
      </w:r>
      <w:r w:rsidR="00523CA7">
        <w:rPr>
          <w:noProof w:val="0"/>
        </w:rPr>
        <w:t>replicated</w:t>
      </w:r>
      <w:r w:rsidR="00A47EC2" w:rsidRPr="001B0368">
        <w:rPr>
          <w:noProof w:val="0"/>
        </w:rPr>
        <w:t xml:space="preserve"> </w:t>
      </w:r>
      <w:r w:rsidR="00523CA7">
        <w:rPr>
          <w:noProof w:val="0"/>
        </w:rPr>
        <w:t xml:space="preserve">in the subtype </w:t>
      </w:r>
      <w:r w:rsidR="00A47EC2" w:rsidRPr="001B0368">
        <w:rPr>
          <w:noProof w:val="0"/>
        </w:rPr>
        <w:t xml:space="preserve">as well. If </w:t>
      </w:r>
      <w:proofErr w:type="spellStart"/>
      <w:r w:rsidR="00A47EC2" w:rsidRPr="001B0368">
        <w:rPr>
          <w:i/>
          <w:iCs/>
          <w:noProof w:val="0"/>
        </w:rPr>
        <w:t>InstanceDeclarations</w:t>
      </w:r>
      <w:proofErr w:type="spellEnd"/>
      <w:r w:rsidR="00A47EC2" w:rsidRPr="001B0368">
        <w:rPr>
          <w:noProof w:val="0"/>
        </w:rPr>
        <w:t xml:space="preserve"> are referenced (e.g., </w:t>
      </w:r>
      <w:r w:rsidR="00A47EC2" w:rsidRPr="001B0368">
        <w:rPr>
          <w:i/>
          <w:iCs/>
          <w:noProof w:val="0"/>
        </w:rPr>
        <w:t>Methods</w:t>
      </w:r>
      <w:r w:rsidR="00796CA5">
        <w:rPr>
          <w:noProof w:val="0"/>
        </w:rPr>
        <w:t xml:space="preserve"> used </w:t>
      </w:r>
      <w:r w:rsidR="00523CA7">
        <w:rPr>
          <w:noProof w:val="0"/>
        </w:rPr>
        <w:t xml:space="preserve">to trigger </w:t>
      </w:r>
      <w:r w:rsidR="00523CA7" w:rsidRPr="00523CA7">
        <w:rPr>
          <w:i/>
          <w:iCs/>
          <w:noProof w:val="0"/>
        </w:rPr>
        <w:t>Transitions</w:t>
      </w:r>
      <w:r w:rsidR="00A47EC2" w:rsidRPr="001B0368">
        <w:rPr>
          <w:noProof w:val="0"/>
        </w:rPr>
        <w:t xml:space="preserve">) either the </w:t>
      </w:r>
      <w:proofErr w:type="spellStart"/>
      <w:r w:rsidR="00523CA7" w:rsidRPr="00523CA7">
        <w:rPr>
          <w:i/>
          <w:iCs/>
          <w:noProof w:val="0"/>
        </w:rPr>
        <w:t>InstanceDeclaration</w:t>
      </w:r>
      <w:proofErr w:type="spellEnd"/>
      <w:r w:rsidR="00A47EC2" w:rsidRPr="001B0368">
        <w:rPr>
          <w:noProof w:val="0"/>
        </w:rPr>
        <w:t xml:space="preserve"> of the supertype is referenced or the </w:t>
      </w:r>
      <w:proofErr w:type="spellStart"/>
      <w:r w:rsidR="00A47EC2" w:rsidRPr="001B0368">
        <w:rPr>
          <w:i/>
          <w:iCs/>
          <w:noProof w:val="0"/>
        </w:rPr>
        <w:t>InstanceDeclaration</w:t>
      </w:r>
      <w:proofErr w:type="spellEnd"/>
      <w:r w:rsidR="00A47EC2" w:rsidRPr="001B0368">
        <w:rPr>
          <w:noProof w:val="0"/>
        </w:rPr>
        <w:t xml:space="preserve"> is overridden, and in </w:t>
      </w:r>
      <w:r w:rsidR="00523CA7">
        <w:rPr>
          <w:noProof w:val="0"/>
        </w:rPr>
        <w:t>the latter</w:t>
      </w:r>
      <w:r w:rsidR="00A47EC2" w:rsidRPr="001B0368">
        <w:rPr>
          <w:noProof w:val="0"/>
        </w:rPr>
        <w:t xml:space="preserve"> case the overridden </w:t>
      </w:r>
      <w:proofErr w:type="spellStart"/>
      <w:r w:rsidR="00A47EC2" w:rsidRPr="001B0368">
        <w:rPr>
          <w:i/>
          <w:iCs/>
          <w:noProof w:val="0"/>
        </w:rPr>
        <w:t>InstanceDeclaration</w:t>
      </w:r>
      <w:proofErr w:type="spellEnd"/>
      <w:r w:rsidR="00A47EC2" w:rsidRPr="001B0368">
        <w:rPr>
          <w:noProof w:val="0"/>
        </w:rPr>
        <w:t xml:space="preserve"> of the </w:t>
      </w:r>
      <w:r w:rsidR="001B0368" w:rsidRPr="001B0368">
        <w:rPr>
          <w:noProof w:val="0"/>
        </w:rPr>
        <w:t>subtype</w:t>
      </w:r>
      <w:r w:rsidR="00A47EC2" w:rsidRPr="001B0368">
        <w:rPr>
          <w:noProof w:val="0"/>
        </w:rPr>
        <w:t xml:space="preserve"> shall be referenced. </w:t>
      </w:r>
    </w:p>
    <w:p w14:paraId="45AD60AF" w14:textId="2F211C55" w:rsidR="00AC165E" w:rsidRPr="001B0368" w:rsidRDefault="002F33C7" w:rsidP="002F33C7">
      <w:pPr>
        <w:pStyle w:val="PARAGRAPH"/>
        <w:rPr>
          <w:noProof w:val="0"/>
        </w:rPr>
      </w:pPr>
      <w:r w:rsidRPr="001B0368">
        <w:rPr>
          <w:noProof w:val="0"/>
        </w:rPr>
        <w:t xml:space="preserve">If a </w:t>
      </w:r>
      <w:proofErr w:type="spellStart"/>
      <w:r w:rsidRPr="001B0368">
        <w:rPr>
          <w:noProof w:val="0"/>
        </w:rPr>
        <w:t>StateMachine</w:t>
      </w:r>
      <w:proofErr w:type="spellEnd"/>
      <w:r w:rsidRPr="001B0368">
        <w:rPr>
          <w:noProof w:val="0"/>
        </w:rPr>
        <w:t xml:space="preserve"> type is not abstract, subtypes of it shall not change the behaviour of it. That means, that in this case a subtype shall not add </w:t>
      </w:r>
      <w:r w:rsidRPr="001B0368">
        <w:rPr>
          <w:i/>
          <w:noProof w:val="0"/>
        </w:rPr>
        <w:t>States</w:t>
      </w:r>
      <w:r w:rsidRPr="001B0368">
        <w:rPr>
          <w:noProof w:val="0"/>
        </w:rPr>
        <w:t xml:space="preserve"> and it shall not add </w:t>
      </w:r>
      <w:r w:rsidRPr="001B0368">
        <w:rPr>
          <w:i/>
          <w:noProof w:val="0"/>
        </w:rPr>
        <w:t>Transitions</w:t>
      </w:r>
      <w:r w:rsidRPr="001B0368">
        <w:rPr>
          <w:noProof w:val="0"/>
        </w:rPr>
        <w:t xml:space="preserve"> between its </w:t>
      </w:r>
      <w:r w:rsidRPr="001B0368">
        <w:rPr>
          <w:i/>
          <w:noProof w:val="0"/>
        </w:rPr>
        <w:t>States</w:t>
      </w:r>
      <w:r w:rsidRPr="001B0368">
        <w:rPr>
          <w:noProof w:val="0"/>
        </w:rPr>
        <w:t xml:space="preserve">. However, a subtype may add </w:t>
      </w:r>
      <w:proofErr w:type="spellStart"/>
      <w:r w:rsidRPr="001B0368">
        <w:rPr>
          <w:i/>
          <w:noProof w:val="0"/>
        </w:rPr>
        <w:t>SubStateMachines</w:t>
      </w:r>
      <w:proofErr w:type="spellEnd"/>
      <w:r w:rsidRPr="001B0368">
        <w:rPr>
          <w:noProof w:val="0"/>
        </w:rPr>
        <w:t xml:space="preserve">, it may add </w:t>
      </w:r>
      <w:r w:rsidRPr="001B0368">
        <w:rPr>
          <w:i/>
          <w:noProof w:val="0"/>
        </w:rPr>
        <w:t>Transitions</w:t>
      </w:r>
      <w:r w:rsidRPr="001B0368">
        <w:rPr>
          <w:noProof w:val="0"/>
        </w:rPr>
        <w:t xml:space="preserve"> from the </w:t>
      </w:r>
      <w:r w:rsidRPr="001B0368">
        <w:rPr>
          <w:i/>
          <w:noProof w:val="0"/>
        </w:rPr>
        <w:t>States</w:t>
      </w:r>
      <w:r w:rsidRPr="001B0368">
        <w:rPr>
          <w:noProof w:val="0"/>
        </w:rPr>
        <w:t xml:space="preserve"> to the </w:t>
      </w:r>
      <w:r w:rsidRPr="001B0368">
        <w:rPr>
          <w:i/>
          <w:noProof w:val="0"/>
        </w:rPr>
        <w:t>States</w:t>
      </w:r>
      <w:r w:rsidRPr="001B0368">
        <w:rPr>
          <w:noProof w:val="0"/>
        </w:rPr>
        <w:t xml:space="preserve"> of the </w:t>
      </w:r>
      <w:proofErr w:type="spellStart"/>
      <w:r w:rsidRPr="001B0368">
        <w:rPr>
          <w:i/>
          <w:noProof w:val="0"/>
        </w:rPr>
        <w:t>SubStateMachine</w:t>
      </w:r>
      <w:proofErr w:type="spellEnd"/>
      <w:r w:rsidRPr="001B0368">
        <w:rPr>
          <w:noProof w:val="0"/>
        </w:rPr>
        <w:t xml:space="preserve">, and it may add </w:t>
      </w:r>
      <w:r w:rsidRPr="001B0368">
        <w:rPr>
          <w:i/>
          <w:noProof w:val="0"/>
        </w:rPr>
        <w:t>Causes</w:t>
      </w:r>
      <w:r w:rsidRPr="001B0368">
        <w:rPr>
          <w:noProof w:val="0"/>
        </w:rPr>
        <w:t xml:space="preserve"> and </w:t>
      </w:r>
      <w:r w:rsidRPr="001B0368">
        <w:rPr>
          <w:i/>
          <w:noProof w:val="0"/>
        </w:rPr>
        <w:t>Effects</w:t>
      </w:r>
      <w:r w:rsidRPr="001B0368">
        <w:rPr>
          <w:noProof w:val="0"/>
        </w:rPr>
        <w:t xml:space="preserve"> to a </w:t>
      </w:r>
      <w:r w:rsidRPr="001B0368">
        <w:rPr>
          <w:i/>
          <w:noProof w:val="0"/>
        </w:rPr>
        <w:t>Transition</w:t>
      </w:r>
      <w:r w:rsidRPr="001B0368">
        <w:rPr>
          <w:noProof w:val="0"/>
        </w:rPr>
        <w:t xml:space="preserve">. In addition, a subtype of a </w:t>
      </w:r>
      <w:proofErr w:type="spellStart"/>
      <w:r w:rsidRPr="001B0368">
        <w:rPr>
          <w:i/>
          <w:noProof w:val="0"/>
        </w:rPr>
        <w:t>StateMachine</w:t>
      </w:r>
      <w:proofErr w:type="spellEnd"/>
      <w:r w:rsidRPr="001B0368">
        <w:rPr>
          <w:noProof w:val="0"/>
        </w:rPr>
        <w:t xml:space="preserve"> type shall not remove </w:t>
      </w:r>
      <w:r w:rsidRPr="001B0368">
        <w:rPr>
          <w:i/>
          <w:noProof w:val="0"/>
        </w:rPr>
        <w:t>States</w:t>
      </w:r>
      <w:r w:rsidRPr="001B0368">
        <w:rPr>
          <w:noProof w:val="0"/>
        </w:rPr>
        <w:t xml:space="preserve"> or </w:t>
      </w:r>
      <w:r w:rsidRPr="001B0368">
        <w:rPr>
          <w:i/>
          <w:noProof w:val="0"/>
        </w:rPr>
        <w:t>Transitions</w:t>
      </w:r>
      <w:r w:rsidRPr="001B0368">
        <w:rPr>
          <w:noProof w:val="0"/>
        </w:rPr>
        <w:t>.</w:t>
      </w:r>
    </w:p>
    <w:p w14:paraId="5CB5788B" w14:textId="77777777" w:rsidR="002F33C7" w:rsidRPr="001B0368" w:rsidRDefault="002F33C7" w:rsidP="002F33C7">
      <w:pPr>
        <w:pStyle w:val="Heading3"/>
        <w:rPr>
          <w:noProof w:val="0"/>
        </w:rPr>
      </w:pPr>
      <w:bookmarkStart w:id="238" w:name="_Toc84953505"/>
      <w:r w:rsidRPr="001B0368">
        <w:rPr>
          <w:noProof w:val="0"/>
        </w:rPr>
        <w:t xml:space="preserve">Specific </w:t>
      </w:r>
      <w:proofErr w:type="spellStart"/>
      <w:r w:rsidRPr="001B0368">
        <w:rPr>
          <w:noProof w:val="0"/>
        </w:rPr>
        <w:t>StatusCodes</w:t>
      </w:r>
      <w:proofErr w:type="spellEnd"/>
      <w:r w:rsidRPr="001B0368">
        <w:rPr>
          <w:noProof w:val="0"/>
        </w:rPr>
        <w:t xml:space="preserve"> for </w:t>
      </w:r>
      <w:proofErr w:type="spellStart"/>
      <w:r w:rsidRPr="001B0368">
        <w:rPr>
          <w:noProof w:val="0"/>
        </w:rPr>
        <w:t>StateMachines</w:t>
      </w:r>
      <w:bookmarkEnd w:id="238"/>
      <w:proofErr w:type="spellEnd"/>
    </w:p>
    <w:p w14:paraId="38DE5BB1" w14:textId="1D743F7C" w:rsidR="002F33C7" w:rsidRPr="001B0368" w:rsidRDefault="002F33C7" w:rsidP="002F33C7">
      <w:pPr>
        <w:pStyle w:val="PARAGRAPH"/>
        <w:rPr>
          <w:noProof w:val="0"/>
        </w:rPr>
      </w:pPr>
      <w:r w:rsidRPr="001B0368">
        <w:rPr>
          <w:noProof w:val="0"/>
        </w:rPr>
        <w:t xml:space="preserve">In </w:t>
      </w:r>
      <w:r w:rsidR="00914796" w:rsidRPr="001B0368">
        <w:rPr>
          <w:noProof w:val="0"/>
        </w:rPr>
        <w:fldChar w:fldCharType="begin"/>
      </w:r>
      <w:r w:rsidR="00914796" w:rsidRPr="001B0368">
        <w:rPr>
          <w:noProof w:val="0"/>
        </w:rPr>
        <w:instrText xml:space="preserve"> REF _Ref33078422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17</w:t>
      </w:r>
      <w:r w:rsidR="00914796" w:rsidRPr="001B0368">
        <w:rPr>
          <w:noProof w:val="0"/>
        </w:rPr>
        <w:fldChar w:fldCharType="end"/>
      </w:r>
      <w:r w:rsidRPr="001B0368">
        <w:rPr>
          <w:noProof w:val="0"/>
        </w:rPr>
        <w:t xml:space="preserve"> specific </w:t>
      </w:r>
      <w:proofErr w:type="spellStart"/>
      <w:r w:rsidRPr="001B0368">
        <w:rPr>
          <w:i/>
          <w:noProof w:val="0"/>
        </w:rPr>
        <w:t>StatusCodes</w:t>
      </w:r>
      <w:proofErr w:type="spellEnd"/>
      <w:r w:rsidRPr="001B0368">
        <w:rPr>
          <w:noProof w:val="0"/>
        </w:rPr>
        <w:t xml:space="preserve"> used for </w:t>
      </w:r>
      <w:proofErr w:type="spellStart"/>
      <w:r w:rsidRPr="001B0368">
        <w:rPr>
          <w:i/>
          <w:noProof w:val="0"/>
        </w:rPr>
        <w:t>StateMachines</w:t>
      </w:r>
      <w:proofErr w:type="spellEnd"/>
      <w:r w:rsidRPr="001B0368">
        <w:rPr>
          <w:noProof w:val="0"/>
        </w:rPr>
        <w:t xml:space="preserve"> are defined.</w:t>
      </w:r>
    </w:p>
    <w:p w14:paraId="45705E0E" w14:textId="0D098C0A" w:rsidR="002F33C7" w:rsidRPr="001B0368" w:rsidRDefault="00F52AFE" w:rsidP="002F33C7">
      <w:pPr>
        <w:pStyle w:val="TABLE-title"/>
        <w:rPr>
          <w:noProof w:val="0"/>
        </w:rPr>
      </w:pPr>
      <w:bookmarkStart w:id="239" w:name="_Ref33078422"/>
      <w:bookmarkStart w:id="240" w:name="_Toc84953553"/>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17</w:t>
      </w:r>
      <w:r w:rsidRPr="001B0368">
        <w:rPr>
          <w:noProof w:val="0"/>
        </w:rPr>
        <w:fldChar w:fldCharType="end"/>
      </w:r>
      <w:bookmarkEnd w:id="239"/>
      <w:r w:rsidRPr="001B0368">
        <w:rPr>
          <w:noProof w:val="0"/>
        </w:rPr>
        <w:t xml:space="preserve"> – </w:t>
      </w:r>
      <w:r w:rsidR="002F33C7" w:rsidRPr="001B0368">
        <w:rPr>
          <w:noProof w:val="0"/>
        </w:rPr>
        <w:t xml:space="preserve">Specific </w:t>
      </w:r>
      <w:proofErr w:type="spellStart"/>
      <w:r w:rsidR="002F33C7" w:rsidRPr="001B0368">
        <w:rPr>
          <w:noProof w:val="0"/>
        </w:rPr>
        <w:t>StatusCodes</w:t>
      </w:r>
      <w:proofErr w:type="spellEnd"/>
      <w:r w:rsidR="002F33C7" w:rsidRPr="001B0368">
        <w:rPr>
          <w:noProof w:val="0"/>
        </w:rPr>
        <w:t xml:space="preserve"> for </w:t>
      </w:r>
      <w:proofErr w:type="spellStart"/>
      <w:r w:rsidR="002F33C7" w:rsidRPr="001B0368">
        <w:rPr>
          <w:noProof w:val="0"/>
        </w:rPr>
        <w:t>StateMachines</w:t>
      </w:r>
      <w:bookmarkEnd w:id="240"/>
      <w:proofErr w:type="spellEnd"/>
    </w:p>
    <w:tbl>
      <w:tblPr>
        <w:tblW w:w="8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2"/>
        <w:gridCol w:w="5670"/>
      </w:tblGrid>
      <w:tr w:rsidR="002F33C7" w:rsidRPr="001B0368" w14:paraId="62E81913" w14:textId="77777777" w:rsidTr="00713EB6">
        <w:trPr>
          <w:jc w:val="center"/>
        </w:trPr>
        <w:tc>
          <w:tcPr>
            <w:tcW w:w="3312" w:type="dxa"/>
            <w:tcBorders>
              <w:bottom w:val="double" w:sz="4" w:space="0" w:color="auto"/>
            </w:tcBorders>
          </w:tcPr>
          <w:p w14:paraId="02D5273E" w14:textId="77777777" w:rsidR="002F33C7" w:rsidRPr="001B0368" w:rsidRDefault="002F33C7" w:rsidP="00713EB6">
            <w:pPr>
              <w:pStyle w:val="TableHead0"/>
              <w:rPr>
                <w:noProof w:val="0"/>
                <w:lang w:val="en-GB"/>
              </w:rPr>
            </w:pPr>
            <w:r w:rsidRPr="001B0368">
              <w:rPr>
                <w:noProof w:val="0"/>
                <w:lang w:val="en-GB"/>
              </w:rPr>
              <w:t xml:space="preserve">Symbolic Id </w:t>
            </w:r>
          </w:p>
        </w:tc>
        <w:tc>
          <w:tcPr>
            <w:tcW w:w="5670" w:type="dxa"/>
            <w:tcBorders>
              <w:bottom w:val="double" w:sz="4" w:space="0" w:color="auto"/>
            </w:tcBorders>
          </w:tcPr>
          <w:p w14:paraId="464F1511" w14:textId="77777777" w:rsidR="002F33C7" w:rsidRPr="001B0368" w:rsidRDefault="002F33C7" w:rsidP="00713EB6">
            <w:pPr>
              <w:pStyle w:val="TableHead0"/>
              <w:rPr>
                <w:noProof w:val="0"/>
                <w:lang w:val="en-GB"/>
              </w:rPr>
            </w:pPr>
            <w:r w:rsidRPr="001B0368">
              <w:rPr>
                <w:noProof w:val="0"/>
                <w:lang w:val="en-GB"/>
              </w:rPr>
              <w:t>Description</w:t>
            </w:r>
          </w:p>
        </w:tc>
      </w:tr>
      <w:tr w:rsidR="002F33C7" w:rsidRPr="001B0368" w14:paraId="5BC4FC0D" w14:textId="77777777" w:rsidTr="00713EB6">
        <w:trPr>
          <w:jc w:val="center"/>
        </w:trPr>
        <w:tc>
          <w:tcPr>
            <w:tcW w:w="3312" w:type="dxa"/>
            <w:tcBorders>
              <w:top w:val="single" w:sz="4" w:space="0" w:color="auto"/>
              <w:left w:val="single" w:sz="4" w:space="0" w:color="auto"/>
              <w:bottom w:val="single" w:sz="4" w:space="0" w:color="auto"/>
              <w:right w:val="single" w:sz="4" w:space="0" w:color="auto"/>
            </w:tcBorders>
          </w:tcPr>
          <w:p w14:paraId="7D16CDF5" w14:textId="77777777" w:rsidR="002F33C7" w:rsidRPr="001B0368" w:rsidRDefault="002F33C7" w:rsidP="00713EB6">
            <w:pPr>
              <w:pStyle w:val="TableTextWithTabs"/>
              <w:rPr>
                <w:noProof w:val="0"/>
                <w:color w:val="auto"/>
                <w:lang w:val="en-GB"/>
              </w:rPr>
            </w:pPr>
            <w:proofErr w:type="spellStart"/>
            <w:r w:rsidRPr="001B0368">
              <w:rPr>
                <w:noProof w:val="0"/>
                <w:lang w:val="en-GB"/>
              </w:rPr>
              <w:t>Bad</w:t>
            </w:r>
            <w:r w:rsidRPr="001B0368">
              <w:rPr>
                <w:i/>
                <w:noProof w:val="0"/>
                <w:lang w:val="en-GB"/>
              </w:rPr>
              <w:t>_</w:t>
            </w:r>
            <w:r w:rsidRPr="001B0368">
              <w:rPr>
                <w:noProof w:val="0"/>
                <w:lang w:val="en-GB"/>
              </w:rPr>
              <w:t>StateNotActive</w:t>
            </w:r>
            <w:proofErr w:type="spellEnd"/>
          </w:p>
        </w:tc>
        <w:tc>
          <w:tcPr>
            <w:tcW w:w="5670" w:type="dxa"/>
            <w:tcBorders>
              <w:top w:val="single" w:sz="4" w:space="0" w:color="auto"/>
              <w:left w:val="single" w:sz="4" w:space="0" w:color="auto"/>
              <w:bottom w:val="single" w:sz="4" w:space="0" w:color="auto"/>
              <w:right w:val="single" w:sz="4" w:space="0" w:color="auto"/>
            </w:tcBorders>
          </w:tcPr>
          <w:p w14:paraId="6EE82AF5" w14:textId="77777777" w:rsidR="002F33C7" w:rsidRPr="001B0368" w:rsidRDefault="002F33C7" w:rsidP="00713EB6">
            <w:pPr>
              <w:pStyle w:val="TableTextWithTabs"/>
              <w:rPr>
                <w:noProof w:val="0"/>
                <w:color w:val="auto"/>
                <w:lang w:val="en-GB"/>
              </w:rPr>
            </w:pPr>
            <w:r w:rsidRPr="001B0368">
              <w:rPr>
                <w:noProof w:val="0"/>
                <w:color w:val="auto"/>
                <w:lang w:val="en-GB"/>
              </w:rPr>
              <w:t>The accessed state is not active.</w:t>
            </w:r>
          </w:p>
        </w:tc>
      </w:tr>
    </w:tbl>
    <w:p w14:paraId="2F067316" w14:textId="77777777" w:rsidR="002F33C7" w:rsidRPr="001B0368" w:rsidRDefault="002F33C7" w:rsidP="002F33C7">
      <w:pPr>
        <w:pStyle w:val="Spacer0"/>
        <w:rPr>
          <w:noProof w:val="0"/>
          <w:lang w:val="en-GB"/>
        </w:rPr>
      </w:pPr>
    </w:p>
    <w:p w14:paraId="5EE1D67B" w14:textId="77777777" w:rsidR="002F33C7" w:rsidRPr="001B0368" w:rsidRDefault="002F33C7" w:rsidP="002F33C7">
      <w:pPr>
        <w:pStyle w:val="Heading2"/>
        <w:rPr>
          <w:noProof w:val="0"/>
        </w:rPr>
      </w:pPr>
      <w:bookmarkStart w:id="241" w:name="_Toc84953506"/>
      <w:r w:rsidRPr="001B0368">
        <w:rPr>
          <w:noProof w:val="0"/>
        </w:rPr>
        <w:lastRenderedPageBreak/>
        <w:t xml:space="preserve">Examples of </w:t>
      </w:r>
      <w:proofErr w:type="spellStart"/>
      <w:r w:rsidRPr="001B0368">
        <w:rPr>
          <w:noProof w:val="0"/>
        </w:rPr>
        <w:t>StateMachines</w:t>
      </w:r>
      <w:proofErr w:type="spellEnd"/>
      <w:r w:rsidRPr="001B0368">
        <w:rPr>
          <w:noProof w:val="0"/>
        </w:rPr>
        <w:t xml:space="preserve"> in the </w:t>
      </w:r>
      <w:proofErr w:type="spellStart"/>
      <w:r w:rsidRPr="001B0368">
        <w:rPr>
          <w:noProof w:val="0"/>
        </w:rPr>
        <w:t>AddressSpace</w:t>
      </w:r>
      <w:bookmarkEnd w:id="241"/>
      <w:proofErr w:type="spellEnd"/>
    </w:p>
    <w:p w14:paraId="54EE7748" w14:textId="77777777" w:rsidR="002F33C7" w:rsidRPr="001B0368" w:rsidRDefault="002F33C7" w:rsidP="002F33C7">
      <w:pPr>
        <w:pStyle w:val="Heading3"/>
        <w:rPr>
          <w:noProof w:val="0"/>
        </w:rPr>
      </w:pPr>
      <w:bookmarkStart w:id="242" w:name="_Toc84953507"/>
      <w:proofErr w:type="spellStart"/>
      <w:r w:rsidRPr="001B0368">
        <w:rPr>
          <w:noProof w:val="0"/>
        </w:rPr>
        <w:t>StateMachineType</w:t>
      </w:r>
      <w:proofErr w:type="spellEnd"/>
      <w:r w:rsidRPr="001B0368">
        <w:rPr>
          <w:noProof w:val="0"/>
        </w:rPr>
        <w:t xml:space="preserve"> using inheritance</w:t>
      </w:r>
      <w:bookmarkEnd w:id="242"/>
    </w:p>
    <w:p w14:paraId="5B62EEE1" w14:textId="77777777" w:rsidR="002F33C7" w:rsidRPr="001B0368" w:rsidRDefault="002F33C7" w:rsidP="002F33C7">
      <w:pPr>
        <w:pStyle w:val="Spacer0"/>
        <w:rPr>
          <w:noProof w:val="0"/>
          <w:lang w:val="en-GB"/>
        </w:rPr>
      </w:pPr>
      <w:r w:rsidRPr="001B0368">
        <w:rPr>
          <w:noProof w:val="0"/>
          <w:lang w:val="en-GB"/>
        </w:rPr>
        <w:object w:dxaOrig="9125" w:dyaOrig="9863" w14:anchorId="3FCB0031">
          <v:shape id="_x0000_i1029" type="#_x0000_t75" style="width:456pt;height:493.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29" DrawAspect="Content" ObjectID="_1695566599" r:id="rId45"/>
        </w:object>
      </w:r>
    </w:p>
    <w:p w14:paraId="7D7312E3" w14:textId="6344B294" w:rsidR="002F33C7" w:rsidRPr="001B0368" w:rsidRDefault="00F57D07" w:rsidP="002F33C7">
      <w:pPr>
        <w:pStyle w:val="FIGURE-title"/>
        <w:keepNext/>
        <w:keepLines/>
        <w:rPr>
          <w:noProof w:val="0"/>
        </w:rPr>
      </w:pPr>
      <w:bookmarkStart w:id="243" w:name="_Ref33079898"/>
      <w:bookmarkStart w:id="244" w:name="_Toc84953526"/>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7</w:t>
      </w:r>
      <w:r w:rsidRPr="001B0368">
        <w:rPr>
          <w:noProof w:val="0"/>
        </w:rPr>
        <w:fldChar w:fldCharType="end"/>
      </w:r>
      <w:bookmarkEnd w:id="243"/>
      <w:r w:rsidRPr="001B0368">
        <w:rPr>
          <w:noProof w:val="0"/>
        </w:rPr>
        <w:t xml:space="preserve"> – </w:t>
      </w:r>
      <w:r w:rsidR="002F33C7" w:rsidRPr="001B0368">
        <w:rPr>
          <w:noProof w:val="0"/>
        </w:rPr>
        <w:t xml:space="preserve">Example of a </w:t>
      </w:r>
      <w:proofErr w:type="spellStart"/>
      <w:r w:rsidR="002F33C7" w:rsidRPr="001B0368">
        <w:rPr>
          <w:noProof w:val="0"/>
        </w:rPr>
        <w:t>StateMachineType</w:t>
      </w:r>
      <w:proofErr w:type="spellEnd"/>
      <w:r w:rsidR="002F33C7" w:rsidRPr="001B0368">
        <w:rPr>
          <w:noProof w:val="0"/>
        </w:rPr>
        <w:t xml:space="preserve"> using inheritance</w:t>
      </w:r>
      <w:bookmarkEnd w:id="244"/>
    </w:p>
    <w:p w14:paraId="42A896E9" w14:textId="254442AA" w:rsidR="002F33C7" w:rsidRPr="001B0368" w:rsidRDefault="002F33C7" w:rsidP="002F33C7">
      <w:pPr>
        <w:pStyle w:val="PARAGRAPH"/>
        <w:rPr>
          <w:noProof w:val="0"/>
        </w:rPr>
      </w:pPr>
      <w:r w:rsidRPr="001B0368">
        <w:rPr>
          <w:noProof w:val="0"/>
        </w:rPr>
        <w:t xml:space="preserve">In </w:t>
      </w:r>
      <w:r w:rsidR="00AE6990" w:rsidRPr="001B0368">
        <w:rPr>
          <w:noProof w:val="0"/>
        </w:rPr>
        <w:fldChar w:fldCharType="begin"/>
      </w:r>
      <w:r w:rsidR="00AE6990" w:rsidRPr="001B0368">
        <w:rPr>
          <w:noProof w:val="0"/>
        </w:rPr>
        <w:instrText xml:space="preserve"> REF _Ref33079898 \h </w:instrText>
      </w:r>
      <w:r w:rsidR="00AE6990" w:rsidRPr="001B0368">
        <w:rPr>
          <w:noProof w:val="0"/>
        </w:rPr>
      </w:r>
      <w:r w:rsidR="00AE6990" w:rsidRPr="001B0368">
        <w:rPr>
          <w:noProof w:val="0"/>
        </w:rPr>
        <w:fldChar w:fldCharType="separate"/>
      </w:r>
      <w:r w:rsidR="00C57605" w:rsidRPr="001B0368">
        <w:rPr>
          <w:noProof w:val="0"/>
        </w:rPr>
        <w:t xml:space="preserve">Figure </w:t>
      </w:r>
      <w:r w:rsidR="00C57605">
        <w:t>7</w:t>
      </w:r>
      <w:r w:rsidR="00AE6990" w:rsidRPr="001B0368">
        <w:rPr>
          <w:noProof w:val="0"/>
        </w:rPr>
        <w:fldChar w:fldCharType="end"/>
      </w:r>
      <w:r w:rsidR="00BC7BCD" w:rsidRPr="001B0368">
        <w:rPr>
          <w:noProof w:val="0"/>
        </w:rPr>
        <w:t xml:space="preserve"> </w:t>
      </w:r>
      <w:r w:rsidRPr="001B0368">
        <w:rPr>
          <w:noProof w:val="0"/>
        </w:rPr>
        <w:t xml:space="preserve">an example of a </w:t>
      </w:r>
      <w:proofErr w:type="spellStart"/>
      <w:r w:rsidRPr="001B0368">
        <w:rPr>
          <w:i/>
          <w:noProof w:val="0"/>
        </w:rPr>
        <w:t>StateMachine</w:t>
      </w:r>
      <w:proofErr w:type="spellEnd"/>
      <w:r w:rsidRPr="001B0368">
        <w:rPr>
          <w:noProof w:val="0"/>
        </w:rPr>
        <w:t xml:space="preserve"> is given using the Notation defined in </w:t>
      </w:r>
      <w:r w:rsidRPr="001B0368">
        <w:rPr>
          <w:noProof w:val="0"/>
        </w:rPr>
        <w:fldChar w:fldCharType="begin"/>
      </w:r>
      <w:r w:rsidRPr="001B0368">
        <w:rPr>
          <w:noProof w:val="0"/>
        </w:rPr>
        <w:instrText xml:space="preserve"> REF UAPart3 \h </w:instrText>
      </w:r>
      <w:r w:rsidRPr="001B0368">
        <w:rPr>
          <w:noProof w:val="0"/>
        </w:rPr>
      </w:r>
      <w:r w:rsidRPr="001B0368">
        <w:rPr>
          <w:noProof w:val="0"/>
        </w:rPr>
        <w:fldChar w:fldCharType="separate"/>
      </w:r>
      <w:r w:rsidR="00C57605" w:rsidRPr="001B0368">
        <w:rPr>
          <w:noProof w:val="0"/>
        </w:rPr>
        <w:t>OPC 10000-3</w:t>
      </w:r>
      <w:r w:rsidRPr="001B0368">
        <w:rPr>
          <w:noProof w:val="0"/>
        </w:rPr>
        <w:fldChar w:fldCharType="end"/>
      </w:r>
      <w:r w:rsidRPr="001B0368">
        <w:rPr>
          <w:noProof w:val="0"/>
        </w:rPr>
        <w:t xml:space="preserve">. First, a new </w:t>
      </w:r>
      <w:proofErr w:type="spellStart"/>
      <w:r w:rsidRPr="001B0368">
        <w:rPr>
          <w:i/>
          <w:noProof w:val="0"/>
        </w:rPr>
        <w:t>StateMachineType</w:t>
      </w:r>
      <w:proofErr w:type="spellEnd"/>
      <w:r w:rsidRPr="001B0368">
        <w:rPr>
          <w:noProof w:val="0"/>
        </w:rPr>
        <w:t xml:space="preserve"> is defined, called "</w:t>
      </w:r>
      <w:proofErr w:type="spellStart"/>
      <w:r w:rsidRPr="001B0368">
        <w:rPr>
          <w:noProof w:val="0"/>
        </w:rPr>
        <w:t>MyStateMachineType</w:t>
      </w:r>
      <w:proofErr w:type="spellEnd"/>
      <w:r w:rsidRPr="001B0368">
        <w:rPr>
          <w:noProof w:val="0"/>
        </w:rPr>
        <w:t xml:space="preserve">", inheriting from the base </w:t>
      </w:r>
      <w:proofErr w:type="spellStart"/>
      <w:r w:rsidRPr="001B0368">
        <w:rPr>
          <w:i/>
          <w:noProof w:val="0"/>
        </w:rPr>
        <w:t>FiniteStateMachineType</w:t>
      </w:r>
      <w:proofErr w:type="spellEnd"/>
      <w:r w:rsidRPr="001B0368">
        <w:rPr>
          <w:noProof w:val="0"/>
        </w:rPr>
        <w:t xml:space="preserve">. It contains two </w:t>
      </w:r>
      <w:r w:rsidRPr="001B0368">
        <w:rPr>
          <w:i/>
          <w:noProof w:val="0"/>
        </w:rPr>
        <w:t>States</w:t>
      </w:r>
      <w:r w:rsidRPr="001B0368">
        <w:rPr>
          <w:noProof w:val="0"/>
        </w:rPr>
        <w:t xml:space="preserve">, "State1" and "State2" and a </w:t>
      </w:r>
      <w:r w:rsidRPr="001B0368">
        <w:rPr>
          <w:i/>
          <w:noProof w:val="0"/>
        </w:rPr>
        <w:t>Transition</w:t>
      </w:r>
      <w:r w:rsidRPr="001B0368">
        <w:rPr>
          <w:noProof w:val="0"/>
        </w:rPr>
        <w:t xml:space="preserve"> "Transition1" between them. The </w:t>
      </w:r>
      <w:r w:rsidRPr="001B0368">
        <w:rPr>
          <w:i/>
          <w:noProof w:val="0"/>
        </w:rPr>
        <w:t>Transition</w:t>
      </w:r>
      <w:r w:rsidRPr="001B0368">
        <w:rPr>
          <w:noProof w:val="0"/>
        </w:rPr>
        <w:t xml:space="preserve"> points to a </w:t>
      </w:r>
      <w:r w:rsidRPr="001B0368">
        <w:rPr>
          <w:i/>
          <w:noProof w:val="0"/>
        </w:rPr>
        <w:t>Method</w:t>
      </w:r>
      <w:r w:rsidRPr="001B0368">
        <w:rPr>
          <w:noProof w:val="0"/>
        </w:rPr>
        <w:t xml:space="preserve"> "</w:t>
      </w:r>
      <w:proofErr w:type="spellStart"/>
      <w:r w:rsidRPr="001B0368">
        <w:rPr>
          <w:noProof w:val="0"/>
        </w:rPr>
        <w:t>MyMethod</w:t>
      </w:r>
      <w:proofErr w:type="spellEnd"/>
      <w:r w:rsidRPr="001B0368">
        <w:rPr>
          <w:noProof w:val="0"/>
        </w:rPr>
        <w:t xml:space="preserve">" as the </w:t>
      </w:r>
      <w:r w:rsidRPr="001B0368">
        <w:rPr>
          <w:i/>
          <w:noProof w:val="0"/>
        </w:rPr>
        <w:t>Cause</w:t>
      </w:r>
      <w:r w:rsidRPr="001B0368">
        <w:rPr>
          <w:noProof w:val="0"/>
        </w:rPr>
        <w:t xml:space="preserve"> of the </w:t>
      </w:r>
      <w:r w:rsidRPr="001B0368">
        <w:rPr>
          <w:i/>
          <w:noProof w:val="0"/>
        </w:rPr>
        <w:t>Transition</w:t>
      </w:r>
      <w:r w:rsidRPr="001B0368">
        <w:rPr>
          <w:noProof w:val="0"/>
        </w:rPr>
        <w:t xml:space="preserve"> and an </w:t>
      </w:r>
      <w:proofErr w:type="spellStart"/>
      <w:r w:rsidRPr="001B0368">
        <w:rPr>
          <w:i/>
          <w:noProof w:val="0"/>
        </w:rPr>
        <w:t>EventType</w:t>
      </w:r>
      <w:proofErr w:type="spellEnd"/>
      <w:r w:rsidRPr="001B0368">
        <w:rPr>
          <w:noProof w:val="0"/>
        </w:rPr>
        <w:t xml:space="preserve"> "EventType1" as the </w:t>
      </w:r>
      <w:r w:rsidRPr="001B0368">
        <w:rPr>
          <w:i/>
          <w:noProof w:val="0"/>
        </w:rPr>
        <w:t>Effect</w:t>
      </w:r>
      <w:r w:rsidRPr="001B0368">
        <w:rPr>
          <w:noProof w:val="0"/>
        </w:rPr>
        <w:t xml:space="preserve"> of the </w:t>
      </w:r>
      <w:r w:rsidRPr="001B0368">
        <w:rPr>
          <w:i/>
          <w:noProof w:val="0"/>
        </w:rPr>
        <w:t>Transition</w:t>
      </w:r>
      <w:r w:rsidRPr="001B0368">
        <w:rPr>
          <w:noProof w:val="0"/>
        </w:rPr>
        <w:t>.</w:t>
      </w:r>
    </w:p>
    <w:p w14:paraId="58B239A4" w14:textId="6CD3C230" w:rsidR="002F33C7" w:rsidRPr="001B0368" w:rsidRDefault="002F33C7" w:rsidP="002F33C7">
      <w:pPr>
        <w:pStyle w:val="PARAGRAPH"/>
        <w:rPr>
          <w:noProof w:val="0"/>
        </w:rPr>
      </w:pPr>
      <w:r w:rsidRPr="001B0368">
        <w:rPr>
          <w:noProof w:val="0"/>
        </w:rPr>
        <w:t>Instances of "</w:t>
      </w:r>
      <w:proofErr w:type="spellStart"/>
      <w:r w:rsidRPr="001B0368">
        <w:rPr>
          <w:noProof w:val="0"/>
        </w:rPr>
        <w:t>MyStateMachineType</w:t>
      </w:r>
      <w:proofErr w:type="spellEnd"/>
      <w:r w:rsidRPr="001B0368">
        <w:rPr>
          <w:noProof w:val="0"/>
        </w:rPr>
        <w:t>" can be created, for example "</w:t>
      </w:r>
      <w:proofErr w:type="spellStart"/>
      <w:r w:rsidRPr="001B0368">
        <w:rPr>
          <w:noProof w:val="0"/>
        </w:rPr>
        <w:t>MyStateMachine</w:t>
      </w:r>
      <w:proofErr w:type="spellEnd"/>
      <w:r w:rsidRPr="001B0368">
        <w:rPr>
          <w:noProof w:val="0"/>
        </w:rPr>
        <w:t xml:space="preserve">". It has a </w:t>
      </w:r>
      <w:r w:rsidRPr="001B0368">
        <w:rPr>
          <w:i/>
          <w:noProof w:val="0"/>
        </w:rPr>
        <w:t>Variable</w:t>
      </w:r>
      <w:r w:rsidRPr="001B0368">
        <w:rPr>
          <w:noProof w:val="0"/>
        </w:rPr>
        <w:t xml:space="preserve"> "</w:t>
      </w:r>
      <w:proofErr w:type="spellStart"/>
      <w:r w:rsidRPr="001B0368">
        <w:rPr>
          <w:noProof w:val="0"/>
        </w:rPr>
        <w:t>CurrentState</w:t>
      </w:r>
      <w:proofErr w:type="spellEnd"/>
      <w:r w:rsidRPr="001B0368">
        <w:rPr>
          <w:noProof w:val="0"/>
        </w:rPr>
        <w:t xml:space="preserve">" representing the current </w:t>
      </w:r>
      <w:r w:rsidRPr="001B0368">
        <w:rPr>
          <w:i/>
          <w:noProof w:val="0"/>
        </w:rPr>
        <w:t>State</w:t>
      </w:r>
      <w:r w:rsidRPr="001B0368">
        <w:rPr>
          <w:noProof w:val="0"/>
        </w:rPr>
        <w:t>. The "</w:t>
      </w:r>
      <w:proofErr w:type="spellStart"/>
      <w:r w:rsidRPr="001B0368">
        <w:rPr>
          <w:noProof w:val="0"/>
        </w:rPr>
        <w:t>MyStateMachine</w:t>
      </w:r>
      <w:proofErr w:type="spellEnd"/>
      <w:r w:rsidRPr="001B0368">
        <w:rPr>
          <w:noProof w:val="0"/>
        </w:rPr>
        <w:t xml:space="preserve">" </w:t>
      </w:r>
      <w:r w:rsidRPr="001B0368">
        <w:rPr>
          <w:i/>
          <w:noProof w:val="0"/>
        </w:rPr>
        <w:t>Object</w:t>
      </w:r>
      <w:r w:rsidRPr="001B0368">
        <w:rPr>
          <w:noProof w:val="0"/>
        </w:rPr>
        <w:t xml:space="preserve"> only includes the </w:t>
      </w:r>
      <w:r w:rsidRPr="001B0368">
        <w:rPr>
          <w:i/>
          <w:noProof w:val="0"/>
        </w:rPr>
        <w:t>Nodes</w:t>
      </w:r>
      <w:r w:rsidRPr="001B0368">
        <w:rPr>
          <w:noProof w:val="0"/>
        </w:rPr>
        <w:t xml:space="preserve"> which expose information specific to the instance.</w:t>
      </w:r>
    </w:p>
    <w:p w14:paraId="485A2FFB" w14:textId="12CD98FC" w:rsidR="002F33C7" w:rsidRPr="001B0368" w:rsidRDefault="002F33C7" w:rsidP="002F33C7">
      <w:pPr>
        <w:pStyle w:val="Heading3"/>
        <w:rPr>
          <w:noProof w:val="0"/>
        </w:rPr>
      </w:pPr>
      <w:bookmarkStart w:id="245" w:name="_Toc84953508"/>
      <w:proofErr w:type="spellStart"/>
      <w:r w:rsidRPr="001B0368">
        <w:rPr>
          <w:noProof w:val="0"/>
        </w:rPr>
        <w:lastRenderedPageBreak/>
        <w:t>StateMachineType</w:t>
      </w:r>
      <w:proofErr w:type="spellEnd"/>
      <w:r w:rsidRPr="001B0368">
        <w:rPr>
          <w:noProof w:val="0"/>
        </w:rPr>
        <w:t xml:space="preserve"> with a </w:t>
      </w:r>
      <w:proofErr w:type="spellStart"/>
      <w:r w:rsidRPr="001B0368">
        <w:rPr>
          <w:noProof w:val="0"/>
        </w:rPr>
        <w:t>SubStateMachine</w:t>
      </w:r>
      <w:proofErr w:type="spellEnd"/>
      <w:r w:rsidRPr="001B0368">
        <w:rPr>
          <w:noProof w:val="0"/>
        </w:rPr>
        <w:t xml:space="preserve"> using inheritance</w:t>
      </w:r>
      <w:bookmarkEnd w:id="245"/>
    </w:p>
    <w:p w14:paraId="46EF7D23" w14:textId="77777777" w:rsidR="002F33C7" w:rsidRPr="001B0368" w:rsidRDefault="002F33C7" w:rsidP="002F33C7">
      <w:pPr>
        <w:pStyle w:val="PARAGRAPH"/>
        <w:rPr>
          <w:noProof w:val="0"/>
        </w:rPr>
      </w:pPr>
      <w:r w:rsidRPr="001B0368">
        <w:rPr>
          <w:noProof w:val="0"/>
        </w:rPr>
        <w:object w:dxaOrig="9466" w:dyaOrig="11847" w14:anchorId="69D32251">
          <v:shape id="_x0000_i1030" type="#_x0000_t75" style="width:473.25pt;height:592.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Visio.Drawing.11" ShapeID="_x0000_i1030" DrawAspect="Content" ObjectID="_1695566600" r:id="rId47"/>
        </w:object>
      </w:r>
    </w:p>
    <w:p w14:paraId="6CA07018" w14:textId="7B709065" w:rsidR="002F33C7" w:rsidRPr="001B0368" w:rsidRDefault="00F57D07" w:rsidP="002F33C7">
      <w:pPr>
        <w:pStyle w:val="FIGURE-title"/>
        <w:keepLines/>
        <w:rPr>
          <w:noProof w:val="0"/>
        </w:rPr>
      </w:pPr>
      <w:bookmarkStart w:id="246" w:name="_Ref33079935"/>
      <w:bookmarkStart w:id="247" w:name="_Toc84953527"/>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8</w:t>
      </w:r>
      <w:r w:rsidRPr="001B0368">
        <w:rPr>
          <w:noProof w:val="0"/>
        </w:rPr>
        <w:fldChar w:fldCharType="end"/>
      </w:r>
      <w:bookmarkEnd w:id="246"/>
      <w:r w:rsidRPr="001B0368">
        <w:rPr>
          <w:noProof w:val="0"/>
        </w:rPr>
        <w:t xml:space="preserve"> – </w:t>
      </w:r>
      <w:r w:rsidR="002F33C7" w:rsidRPr="001B0368">
        <w:rPr>
          <w:noProof w:val="0"/>
        </w:rPr>
        <w:t xml:space="preserve">Example of a </w:t>
      </w:r>
      <w:proofErr w:type="spellStart"/>
      <w:r w:rsidR="002F33C7" w:rsidRPr="001B0368">
        <w:rPr>
          <w:noProof w:val="0"/>
        </w:rPr>
        <w:t>StateMachineType</w:t>
      </w:r>
      <w:proofErr w:type="spellEnd"/>
      <w:r w:rsidR="002F33C7" w:rsidRPr="001B0368">
        <w:rPr>
          <w:noProof w:val="0"/>
        </w:rPr>
        <w:t xml:space="preserve"> with a </w:t>
      </w:r>
      <w:proofErr w:type="spellStart"/>
      <w:r w:rsidR="002F33C7" w:rsidRPr="001B0368">
        <w:rPr>
          <w:noProof w:val="0"/>
        </w:rPr>
        <w:t>SubStateMachine</w:t>
      </w:r>
      <w:proofErr w:type="spellEnd"/>
      <w:r w:rsidR="002F33C7" w:rsidRPr="001B0368">
        <w:rPr>
          <w:noProof w:val="0"/>
        </w:rPr>
        <w:t xml:space="preserve"> using inheritance</w:t>
      </w:r>
      <w:bookmarkEnd w:id="247"/>
    </w:p>
    <w:p w14:paraId="61F93464" w14:textId="1BDF7354" w:rsidR="002F33C7" w:rsidRPr="001B0368" w:rsidRDefault="00AE6990" w:rsidP="002F33C7">
      <w:pPr>
        <w:pStyle w:val="PARAGRAPH"/>
        <w:rPr>
          <w:noProof w:val="0"/>
        </w:rPr>
      </w:pPr>
      <w:r w:rsidRPr="001B0368">
        <w:rPr>
          <w:noProof w:val="0"/>
        </w:rPr>
        <w:fldChar w:fldCharType="begin"/>
      </w:r>
      <w:r w:rsidRPr="001B0368">
        <w:rPr>
          <w:noProof w:val="0"/>
        </w:rPr>
        <w:instrText xml:space="preserve"> REF _Ref33079935 \h </w:instrText>
      </w:r>
      <w:r w:rsidRPr="001B0368">
        <w:rPr>
          <w:noProof w:val="0"/>
        </w:rPr>
      </w:r>
      <w:r w:rsidRPr="001B0368">
        <w:rPr>
          <w:noProof w:val="0"/>
        </w:rPr>
        <w:fldChar w:fldCharType="separate"/>
      </w:r>
      <w:r w:rsidR="00C57605" w:rsidRPr="001B0368">
        <w:rPr>
          <w:noProof w:val="0"/>
        </w:rPr>
        <w:t xml:space="preserve">Figure </w:t>
      </w:r>
      <w:r w:rsidR="00C57605">
        <w:t>8</w:t>
      </w:r>
      <w:r w:rsidRPr="001B0368">
        <w:rPr>
          <w:noProof w:val="0"/>
        </w:rPr>
        <w:fldChar w:fldCharType="end"/>
      </w:r>
      <w:r w:rsidRPr="001B0368">
        <w:rPr>
          <w:noProof w:val="0"/>
        </w:rPr>
        <w:t xml:space="preserve"> </w:t>
      </w:r>
      <w:r w:rsidR="002F33C7" w:rsidRPr="001B0368">
        <w:rPr>
          <w:noProof w:val="0"/>
        </w:rPr>
        <w:t xml:space="preserve">gives an example of a </w:t>
      </w:r>
      <w:proofErr w:type="spellStart"/>
      <w:r w:rsidR="002F33C7" w:rsidRPr="001B0368">
        <w:rPr>
          <w:i/>
          <w:noProof w:val="0"/>
        </w:rPr>
        <w:t>StateMachineType</w:t>
      </w:r>
      <w:proofErr w:type="spellEnd"/>
      <w:r w:rsidR="002F33C7" w:rsidRPr="001B0368">
        <w:rPr>
          <w:noProof w:val="0"/>
        </w:rPr>
        <w:t xml:space="preserve"> having a </w:t>
      </w:r>
      <w:proofErr w:type="spellStart"/>
      <w:r w:rsidR="002F33C7" w:rsidRPr="001B0368">
        <w:rPr>
          <w:i/>
          <w:noProof w:val="0"/>
        </w:rPr>
        <w:t>SubStateMachine</w:t>
      </w:r>
      <w:proofErr w:type="spellEnd"/>
      <w:r w:rsidR="002F33C7" w:rsidRPr="001B0368">
        <w:rPr>
          <w:noProof w:val="0"/>
        </w:rPr>
        <w:t xml:space="preserve"> for its "State1". For simplicity no effects and causes are shown, as well as type information for the </w:t>
      </w:r>
      <w:r w:rsidR="002F33C7" w:rsidRPr="001B0368">
        <w:rPr>
          <w:i/>
          <w:noProof w:val="0"/>
        </w:rPr>
        <w:t>States</w:t>
      </w:r>
      <w:r w:rsidR="002F33C7" w:rsidRPr="001B0368">
        <w:rPr>
          <w:noProof w:val="0"/>
        </w:rPr>
        <w:t xml:space="preserve"> or </w:t>
      </w:r>
      <w:proofErr w:type="spellStart"/>
      <w:r w:rsidR="002F33C7" w:rsidRPr="001B0368">
        <w:rPr>
          <w:i/>
          <w:noProof w:val="0"/>
        </w:rPr>
        <w:t>ModellingRules</w:t>
      </w:r>
      <w:proofErr w:type="spellEnd"/>
      <w:r w:rsidR="002F33C7" w:rsidRPr="001B0368">
        <w:rPr>
          <w:noProof w:val="0"/>
        </w:rPr>
        <w:t>.</w:t>
      </w:r>
    </w:p>
    <w:p w14:paraId="305BBAEB" w14:textId="668DA5BF" w:rsidR="002F33C7" w:rsidRPr="001B0368" w:rsidRDefault="002F33C7" w:rsidP="002F33C7">
      <w:pPr>
        <w:pStyle w:val="PARAGRAPH"/>
        <w:rPr>
          <w:noProof w:val="0"/>
        </w:rPr>
      </w:pPr>
      <w:r w:rsidRPr="001B0368">
        <w:rPr>
          <w:noProof w:val="0"/>
        </w:rPr>
        <w:lastRenderedPageBreak/>
        <w:t>The "</w:t>
      </w:r>
      <w:proofErr w:type="spellStart"/>
      <w:r w:rsidRPr="001B0368">
        <w:rPr>
          <w:noProof w:val="0"/>
        </w:rPr>
        <w:t>MyStateMachineType</w:t>
      </w:r>
      <w:proofErr w:type="spellEnd"/>
      <w:r w:rsidRPr="001B0368">
        <w:rPr>
          <w:noProof w:val="0"/>
        </w:rPr>
        <w:t xml:space="preserve">" contains an </w:t>
      </w:r>
      <w:r w:rsidRPr="001B0368">
        <w:rPr>
          <w:i/>
          <w:noProof w:val="0"/>
        </w:rPr>
        <w:t>Object</w:t>
      </w:r>
      <w:r w:rsidRPr="001B0368">
        <w:rPr>
          <w:noProof w:val="0"/>
        </w:rPr>
        <w:t xml:space="preserve"> "</w:t>
      </w:r>
      <w:proofErr w:type="spellStart"/>
      <w:r w:rsidRPr="001B0368">
        <w:rPr>
          <w:noProof w:val="0"/>
        </w:rPr>
        <w:t>MySubMachine</w:t>
      </w:r>
      <w:proofErr w:type="spellEnd"/>
      <w:r w:rsidRPr="001B0368">
        <w:rPr>
          <w:noProof w:val="0"/>
        </w:rPr>
        <w:t>" of type "</w:t>
      </w:r>
      <w:proofErr w:type="spellStart"/>
      <w:r w:rsidRPr="001B0368">
        <w:rPr>
          <w:noProof w:val="0"/>
        </w:rPr>
        <w:t>AnotherStateMachineType</w:t>
      </w:r>
      <w:proofErr w:type="spellEnd"/>
      <w:r w:rsidRPr="001B0368">
        <w:rPr>
          <w:noProof w:val="0"/>
        </w:rPr>
        <w:t xml:space="preserve">" representing a </w:t>
      </w:r>
      <w:proofErr w:type="spellStart"/>
      <w:r w:rsidRPr="001B0368">
        <w:rPr>
          <w:i/>
          <w:noProof w:val="0"/>
        </w:rPr>
        <w:t>SubStateMachine</w:t>
      </w:r>
      <w:proofErr w:type="spellEnd"/>
      <w:r w:rsidRPr="001B0368">
        <w:rPr>
          <w:noProof w:val="0"/>
        </w:rPr>
        <w:t xml:space="preserve">. The "State1" references this </w:t>
      </w:r>
      <w:r w:rsidRPr="001B0368">
        <w:rPr>
          <w:i/>
          <w:noProof w:val="0"/>
        </w:rPr>
        <w:t>Object</w:t>
      </w:r>
      <w:r w:rsidRPr="001B0368">
        <w:rPr>
          <w:noProof w:val="0"/>
        </w:rPr>
        <w:t xml:space="preserve"> with a </w:t>
      </w:r>
      <w:proofErr w:type="spellStart"/>
      <w:r w:rsidRPr="001B0368">
        <w:rPr>
          <w:i/>
          <w:noProof w:val="0"/>
        </w:rPr>
        <w:t>HasSubStateMachine</w:t>
      </w:r>
      <w:proofErr w:type="spellEnd"/>
      <w:r w:rsidRPr="001B0368">
        <w:rPr>
          <w:noProof w:val="0"/>
        </w:rPr>
        <w:t xml:space="preserve"> </w:t>
      </w:r>
      <w:r w:rsidRPr="001B0368">
        <w:rPr>
          <w:i/>
          <w:noProof w:val="0"/>
        </w:rPr>
        <w:t>Reference</w:t>
      </w:r>
      <w:r w:rsidRPr="001B0368">
        <w:rPr>
          <w:noProof w:val="0"/>
        </w:rPr>
        <w:t xml:space="preserve">, thus it is a </w:t>
      </w:r>
      <w:proofErr w:type="spellStart"/>
      <w:r w:rsidRPr="001B0368">
        <w:rPr>
          <w:i/>
          <w:noProof w:val="0"/>
        </w:rPr>
        <w:t>SubStateMachine</w:t>
      </w:r>
      <w:proofErr w:type="spellEnd"/>
      <w:r w:rsidRPr="001B0368">
        <w:rPr>
          <w:noProof w:val="0"/>
        </w:rPr>
        <w:t xml:space="preserve"> of "State1". Since "</w:t>
      </w:r>
      <w:proofErr w:type="spellStart"/>
      <w:r w:rsidRPr="001B0368">
        <w:rPr>
          <w:noProof w:val="0"/>
        </w:rPr>
        <w:t>MySubMachine</w:t>
      </w:r>
      <w:proofErr w:type="spellEnd"/>
      <w:r w:rsidRPr="001B0368">
        <w:rPr>
          <w:noProof w:val="0"/>
        </w:rPr>
        <w:t xml:space="preserve">" is an </w:t>
      </w:r>
      <w:r w:rsidRPr="001B0368">
        <w:rPr>
          <w:i/>
          <w:noProof w:val="0"/>
        </w:rPr>
        <w:t>Object</w:t>
      </w:r>
      <w:r w:rsidRPr="001B0368">
        <w:rPr>
          <w:noProof w:val="0"/>
        </w:rPr>
        <w:t xml:space="preserve"> of type "</w:t>
      </w:r>
      <w:proofErr w:type="spellStart"/>
      <w:r w:rsidRPr="001B0368">
        <w:rPr>
          <w:noProof w:val="0"/>
        </w:rPr>
        <w:t>AnotherStateMachineType</w:t>
      </w:r>
      <w:proofErr w:type="spellEnd"/>
      <w:r w:rsidRPr="001B0368">
        <w:rPr>
          <w:noProof w:val="0"/>
        </w:rPr>
        <w:t xml:space="preserve">" it has a </w:t>
      </w:r>
      <w:r w:rsidRPr="001B0368">
        <w:rPr>
          <w:i/>
          <w:noProof w:val="0"/>
        </w:rPr>
        <w:t>Variable</w:t>
      </w:r>
      <w:r w:rsidRPr="001B0368">
        <w:rPr>
          <w:noProof w:val="0"/>
        </w:rPr>
        <w:t xml:space="preserve"> representing the current </w:t>
      </w:r>
      <w:r w:rsidRPr="001B0368">
        <w:rPr>
          <w:i/>
          <w:noProof w:val="0"/>
        </w:rPr>
        <w:t>State</w:t>
      </w:r>
      <w:r w:rsidRPr="001B0368">
        <w:rPr>
          <w:noProof w:val="0"/>
        </w:rPr>
        <w:t xml:space="preserve">. Since it is used as an </w:t>
      </w:r>
      <w:proofErr w:type="spellStart"/>
      <w:r w:rsidRPr="001B0368">
        <w:rPr>
          <w:i/>
          <w:noProof w:val="0"/>
        </w:rPr>
        <w:t>InstanceDeclaration</w:t>
      </w:r>
      <w:proofErr w:type="spellEnd"/>
      <w:r w:rsidRPr="001B0368">
        <w:rPr>
          <w:noProof w:val="0"/>
        </w:rPr>
        <w:t xml:space="preserve">, no value is assigned to this </w:t>
      </w:r>
      <w:r w:rsidRPr="001B0368">
        <w:rPr>
          <w:i/>
          <w:noProof w:val="0"/>
        </w:rPr>
        <w:t>Variable</w:t>
      </w:r>
      <w:r w:rsidRPr="001B0368">
        <w:rPr>
          <w:noProof w:val="0"/>
        </w:rPr>
        <w:t>.</w:t>
      </w:r>
    </w:p>
    <w:p w14:paraId="4A1E9400" w14:textId="025A490E" w:rsidR="002F33C7" w:rsidRPr="001B0368" w:rsidRDefault="002F33C7" w:rsidP="002F33C7">
      <w:pPr>
        <w:pStyle w:val="PARAGRAPH"/>
        <w:rPr>
          <w:noProof w:val="0"/>
        </w:rPr>
      </w:pPr>
      <w:r w:rsidRPr="001B0368">
        <w:rPr>
          <w:noProof w:val="0"/>
        </w:rPr>
        <w:t xml:space="preserve">An </w:t>
      </w:r>
      <w:r w:rsidRPr="001B0368">
        <w:rPr>
          <w:i/>
          <w:noProof w:val="0"/>
        </w:rPr>
        <w:t>Object</w:t>
      </w:r>
      <w:r w:rsidRPr="001B0368">
        <w:rPr>
          <w:noProof w:val="0"/>
        </w:rPr>
        <w:t xml:space="preserve"> of "</w:t>
      </w:r>
      <w:proofErr w:type="spellStart"/>
      <w:r w:rsidRPr="001B0368">
        <w:rPr>
          <w:noProof w:val="0"/>
        </w:rPr>
        <w:t>MyStateMachineType</w:t>
      </w:r>
      <w:proofErr w:type="spellEnd"/>
      <w:r w:rsidRPr="001B0368">
        <w:rPr>
          <w:noProof w:val="0"/>
        </w:rPr>
        <w:t>", called "</w:t>
      </w:r>
      <w:proofErr w:type="spellStart"/>
      <w:r w:rsidRPr="001B0368">
        <w:rPr>
          <w:noProof w:val="0"/>
        </w:rPr>
        <w:t>MyStateMachine</w:t>
      </w:r>
      <w:proofErr w:type="spellEnd"/>
      <w:r w:rsidRPr="001B0368">
        <w:rPr>
          <w:noProof w:val="0"/>
        </w:rPr>
        <w:t xml:space="preserve">" has </w:t>
      </w:r>
      <w:r w:rsidRPr="001B0368">
        <w:rPr>
          <w:i/>
          <w:noProof w:val="0"/>
        </w:rPr>
        <w:t>Variables</w:t>
      </w:r>
      <w:r w:rsidRPr="001B0368">
        <w:rPr>
          <w:noProof w:val="0"/>
        </w:rPr>
        <w:t xml:space="preserve"> for the current </w:t>
      </w:r>
      <w:r w:rsidRPr="001B0368">
        <w:rPr>
          <w:i/>
          <w:noProof w:val="0"/>
        </w:rPr>
        <w:t>State</w:t>
      </w:r>
      <w:r w:rsidRPr="001B0368">
        <w:rPr>
          <w:noProof w:val="0"/>
        </w:rPr>
        <w:t xml:space="preserve">, but also has an </w:t>
      </w:r>
      <w:r w:rsidRPr="001B0368">
        <w:rPr>
          <w:i/>
          <w:noProof w:val="0"/>
        </w:rPr>
        <w:t>Object</w:t>
      </w:r>
      <w:r w:rsidRPr="001B0368">
        <w:rPr>
          <w:noProof w:val="0"/>
        </w:rPr>
        <w:t xml:space="preserve"> "</w:t>
      </w:r>
      <w:proofErr w:type="spellStart"/>
      <w:r w:rsidRPr="001B0368">
        <w:rPr>
          <w:noProof w:val="0"/>
        </w:rPr>
        <w:t>MySubMachine</w:t>
      </w:r>
      <w:proofErr w:type="spellEnd"/>
      <w:r w:rsidRPr="001B0368">
        <w:rPr>
          <w:noProof w:val="0"/>
        </w:rPr>
        <w:t xml:space="preserve">" and a </w:t>
      </w:r>
      <w:r w:rsidRPr="001B0368">
        <w:rPr>
          <w:i/>
          <w:noProof w:val="0"/>
        </w:rPr>
        <w:t>Variable</w:t>
      </w:r>
      <w:r w:rsidRPr="001B0368">
        <w:rPr>
          <w:noProof w:val="0"/>
        </w:rPr>
        <w:t xml:space="preserve"> representing the current state of the </w:t>
      </w:r>
      <w:proofErr w:type="spellStart"/>
      <w:r w:rsidRPr="001B0368">
        <w:rPr>
          <w:i/>
          <w:noProof w:val="0"/>
        </w:rPr>
        <w:t>SubStateMachine</w:t>
      </w:r>
      <w:proofErr w:type="spellEnd"/>
      <w:r w:rsidRPr="001B0368">
        <w:rPr>
          <w:noProof w:val="0"/>
        </w:rPr>
        <w:t xml:space="preserve">. Since the </w:t>
      </w:r>
      <w:proofErr w:type="spellStart"/>
      <w:r w:rsidRPr="001B0368">
        <w:rPr>
          <w:i/>
          <w:noProof w:val="0"/>
        </w:rPr>
        <w:t>SubStateMachine</w:t>
      </w:r>
      <w:proofErr w:type="spellEnd"/>
      <w:r w:rsidRPr="001B0368">
        <w:rPr>
          <w:noProof w:val="0"/>
        </w:rPr>
        <w:t xml:space="preserve"> is only used when "</w:t>
      </w:r>
      <w:proofErr w:type="spellStart"/>
      <w:r w:rsidRPr="001B0368">
        <w:rPr>
          <w:noProof w:val="0"/>
        </w:rPr>
        <w:t>MyStateMachine</w:t>
      </w:r>
      <w:proofErr w:type="spellEnd"/>
      <w:r w:rsidRPr="001B0368">
        <w:rPr>
          <w:noProof w:val="0"/>
        </w:rPr>
        <w:t xml:space="preserve">" is in "State1", a client would receive a </w:t>
      </w:r>
      <w:proofErr w:type="spellStart"/>
      <w:r w:rsidRPr="001B0368">
        <w:rPr>
          <w:i/>
          <w:noProof w:val="0"/>
        </w:rPr>
        <w:t>Bad_StateNotActive</w:t>
      </w:r>
      <w:proofErr w:type="spellEnd"/>
      <w:r w:rsidRPr="001B0368" w:rsidDel="003A0244">
        <w:rPr>
          <w:noProof w:val="0"/>
        </w:rPr>
        <w:t xml:space="preserve"> </w:t>
      </w:r>
      <w:proofErr w:type="spellStart"/>
      <w:r w:rsidRPr="001B0368">
        <w:rPr>
          <w:i/>
          <w:noProof w:val="0"/>
        </w:rPr>
        <w:t>StatusCode</w:t>
      </w:r>
      <w:proofErr w:type="spellEnd"/>
      <w:r w:rsidRPr="001B0368">
        <w:rPr>
          <w:noProof w:val="0"/>
        </w:rPr>
        <w:t xml:space="preserve"> when reading the </w:t>
      </w:r>
      <w:proofErr w:type="spellStart"/>
      <w:r w:rsidRPr="001B0368">
        <w:rPr>
          <w:i/>
          <w:noProof w:val="0"/>
        </w:rPr>
        <w:t>SubStateMachine</w:t>
      </w:r>
      <w:proofErr w:type="spellEnd"/>
      <w:r w:rsidRPr="001B0368">
        <w:rPr>
          <w:noProof w:val="0"/>
        </w:rPr>
        <w:t xml:space="preserve"> </w:t>
      </w:r>
      <w:proofErr w:type="spellStart"/>
      <w:r w:rsidRPr="001B0368">
        <w:rPr>
          <w:i/>
          <w:noProof w:val="0"/>
        </w:rPr>
        <w:t>CurrentState</w:t>
      </w:r>
      <w:proofErr w:type="spellEnd"/>
      <w:r w:rsidRPr="001B0368">
        <w:rPr>
          <w:noProof w:val="0"/>
        </w:rPr>
        <w:t xml:space="preserve"> </w:t>
      </w:r>
      <w:r w:rsidRPr="001B0368">
        <w:rPr>
          <w:i/>
          <w:noProof w:val="0"/>
        </w:rPr>
        <w:t>Variable</w:t>
      </w:r>
      <w:r w:rsidRPr="001B0368">
        <w:rPr>
          <w:noProof w:val="0"/>
        </w:rPr>
        <w:t xml:space="preserve"> if "</w:t>
      </w:r>
      <w:proofErr w:type="spellStart"/>
      <w:r w:rsidRPr="001B0368">
        <w:rPr>
          <w:noProof w:val="0"/>
        </w:rPr>
        <w:t>MyStateMachine</w:t>
      </w:r>
      <w:proofErr w:type="spellEnd"/>
      <w:r w:rsidRPr="001B0368">
        <w:rPr>
          <w:noProof w:val="0"/>
        </w:rPr>
        <w:t xml:space="preserve">" is in a different </w:t>
      </w:r>
      <w:r w:rsidRPr="001B0368">
        <w:rPr>
          <w:i/>
          <w:noProof w:val="0"/>
        </w:rPr>
        <w:t>State</w:t>
      </w:r>
      <w:r w:rsidRPr="001B0368">
        <w:rPr>
          <w:noProof w:val="0"/>
        </w:rPr>
        <w:t>.</w:t>
      </w:r>
    </w:p>
    <w:p w14:paraId="12209A8C" w14:textId="77777777" w:rsidR="002F33C7" w:rsidRPr="001B0368" w:rsidRDefault="002F33C7" w:rsidP="002F33C7">
      <w:pPr>
        <w:pStyle w:val="Heading3"/>
        <w:rPr>
          <w:noProof w:val="0"/>
        </w:rPr>
      </w:pPr>
      <w:bookmarkStart w:id="248" w:name="_Toc84953509"/>
      <w:proofErr w:type="spellStart"/>
      <w:r w:rsidRPr="001B0368">
        <w:rPr>
          <w:noProof w:val="0"/>
        </w:rPr>
        <w:t>StateMachineType</w:t>
      </w:r>
      <w:proofErr w:type="spellEnd"/>
      <w:r w:rsidRPr="001B0368">
        <w:rPr>
          <w:noProof w:val="0"/>
        </w:rPr>
        <w:t xml:space="preserve"> using containment</w:t>
      </w:r>
      <w:bookmarkEnd w:id="248"/>
    </w:p>
    <w:p w14:paraId="07D59879" w14:textId="77777777" w:rsidR="002F33C7" w:rsidRPr="001B0368" w:rsidRDefault="002F33C7" w:rsidP="002F33C7">
      <w:pPr>
        <w:pStyle w:val="PARAGRAPH"/>
        <w:keepNext/>
        <w:rPr>
          <w:noProof w:val="0"/>
        </w:rPr>
      </w:pPr>
      <w:r w:rsidRPr="001B0368">
        <w:rPr>
          <w:noProof w:val="0"/>
        </w:rPr>
        <w:object w:dxaOrig="11242" w:dyaOrig="10977" w14:anchorId="63D85CBC">
          <v:shape id="_x0000_i1031" type="#_x0000_t75" style="width:482.25pt;height:468.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Visio.Drawing.11" ShapeID="_x0000_i1031" DrawAspect="Content" ObjectID="_1695566601" r:id="rId49"/>
        </w:object>
      </w:r>
    </w:p>
    <w:p w14:paraId="2847027F" w14:textId="6ABF6DF6" w:rsidR="002F33C7" w:rsidRPr="001B0368" w:rsidRDefault="00F57D07" w:rsidP="002F33C7">
      <w:pPr>
        <w:pStyle w:val="FIGURE-title"/>
        <w:keepLines/>
        <w:rPr>
          <w:noProof w:val="0"/>
        </w:rPr>
      </w:pPr>
      <w:bookmarkStart w:id="249" w:name="_Ref33079965"/>
      <w:bookmarkStart w:id="250" w:name="_Toc84953528"/>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9</w:t>
      </w:r>
      <w:r w:rsidRPr="001B0368">
        <w:rPr>
          <w:noProof w:val="0"/>
        </w:rPr>
        <w:fldChar w:fldCharType="end"/>
      </w:r>
      <w:bookmarkEnd w:id="249"/>
      <w:r w:rsidRPr="001B0368">
        <w:rPr>
          <w:noProof w:val="0"/>
        </w:rPr>
        <w:t xml:space="preserve"> – </w:t>
      </w:r>
      <w:r w:rsidR="002F33C7" w:rsidRPr="001B0368">
        <w:rPr>
          <w:noProof w:val="0"/>
        </w:rPr>
        <w:t xml:space="preserve">Example of a </w:t>
      </w:r>
      <w:proofErr w:type="spellStart"/>
      <w:r w:rsidR="002F33C7" w:rsidRPr="001B0368">
        <w:rPr>
          <w:noProof w:val="0"/>
        </w:rPr>
        <w:t>StateMachineType</w:t>
      </w:r>
      <w:proofErr w:type="spellEnd"/>
      <w:r w:rsidR="002F33C7" w:rsidRPr="001B0368">
        <w:rPr>
          <w:noProof w:val="0"/>
        </w:rPr>
        <w:t xml:space="preserve"> using containment</w:t>
      </w:r>
      <w:bookmarkEnd w:id="250"/>
    </w:p>
    <w:p w14:paraId="47377FE1" w14:textId="481E41A2" w:rsidR="002F33C7" w:rsidRPr="001B0368" w:rsidRDefault="00AE6990" w:rsidP="002F33C7">
      <w:pPr>
        <w:pStyle w:val="PARAGRAPH"/>
        <w:rPr>
          <w:noProof w:val="0"/>
        </w:rPr>
      </w:pPr>
      <w:r w:rsidRPr="001B0368">
        <w:rPr>
          <w:noProof w:val="0"/>
        </w:rPr>
        <w:fldChar w:fldCharType="begin"/>
      </w:r>
      <w:r w:rsidRPr="001B0368">
        <w:rPr>
          <w:noProof w:val="0"/>
        </w:rPr>
        <w:instrText xml:space="preserve"> REF _Ref33079965 \h </w:instrText>
      </w:r>
      <w:r w:rsidRPr="001B0368">
        <w:rPr>
          <w:noProof w:val="0"/>
        </w:rPr>
      </w:r>
      <w:r w:rsidRPr="001B0368">
        <w:rPr>
          <w:noProof w:val="0"/>
        </w:rPr>
        <w:fldChar w:fldCharType="separate"/>
      </w:r>
      <w:r w:rsidR="00C57605" w:rsidRPr="001B0368">
        <w:rPr>
          <w:noProof w:val="0"/>
        </w:rPr>
        <w:t xml:space="preserve">Figure </w:t>
      </w:r>
      <w:r w:rsidR="00C57605">
        <w:t>9</w:t>
      </w:r>
      <w:r w:rsidRPr="001B0368">
        <w:rPr>
          <w:noProof w:val="0"/>
        </w:rPr>
        <w:fldChar w:fldCharType="end"/>
      </w:r>
      <w:r w:rsidRPr="001B0368">
        <w:rPr>
          <w:noProof w:val="0"/>
        </w:rPr>
        <w:t xml:space="preserve"> </w:t>
      </w:r>
      <w:r w:rsidR="002F33C7" w:rsidRPr="001B0368">
        <w:rPr>
          <w:noProof w:val="0"/>
        </w:rPr>
        <w:t xml:space="preserve">gives an example of an </w:t>
      </w:r>
      <w:proofErr w:type="spellStart"/>
      <w:r w:rsidR="002F33C7" w:rsidRPr="001B0368">
        <w:rPr>
          <w:i/>
          <w:noProof w:val="0"/>
        </w:rPr>
        <w:t>ObjectType</w:t>
      </w:r>
      <w:proofErr w:type="spellEnd"/>
      <w:r w:rsidR="002F33C7" w:rsidRPr="001B0368">
        <w:rPr>
          <w:noProof w:val="0"/>
        </w:rPr>
        <w:t xml:space="preserve"> not only representing a </w:t>
      </w:r>
      <w:proofErr w:type="spellStart"/>
      <w:r w:rsidR="002F33C7" w:rsidRPr="001B0368">
        <w:rPr>
          <w:i/>
          <w:noProof w:val="0"/>
        </w:rPr>
        <w:t>StateMachine</w:t>
      </w:r>
      <w:proofErr w:type="spellEnd"/>
      <w:r w:rsidR="002F33C7" w:rsidRPr="001B0368">
        <w:rPr>
          <w:noProof w:val="0"/>
        </w:rPr>
        <w:t xml:space="preserve"> but also having some other functionality. The </w:t>
      </w:r>
      <w:proofErr w:type="spellStart"/>
      <w:r w:rsidR="002F33C7" w:rsidRPr="001B0368">
        <w:rPr>
          <w:i/>
          <w:noProof w:val="0"/>
        </w:rPr>
        <w:t>ObjectType</w:t>
      </w:r>
      <w:proofErr w:type="spellEnd"/>
      <w:r w:rsidR="002F33C7" w:rsidRPr="001B0368">
        <w:rPr>
          <w:noProof w:val="0"/>
        </w:rPr>
        <w:t xml:space="preserve"> "</w:t>
      </w:r>
      <w:proofErr w:type="spellStart"/>
      <w:r w:rsidR="002F33C7" w:rsidRPr="001B0368">
        <w:rPr>
          <w:noProof w:val="0"/>
        </w:rPr>
        <w:t>MyObjectType</w:t>
      </w:r>
      <w:proofErr w:type="spellEnd"/>
      <w:r w:rsidR="002F33C7" w:rsidRPr="001B0368">
        <w:rPr>
          <w:noProof w:val="0"/>
        </w:rPr>
        <w:t xml:space="preserve">" has an </w:t>
      </w:r>
      <w:r w:rsidR="002F33C7" w:rsidRPr="001B0368">
        <w:rPr>
          <w:i/>
          <w:noProof w:val="0"/>
        </w:rPr>
        <w:t>Object</w:t>
      </w:r>
      <w:r w:rsidR="002F33C7" w:rsidRPr="001B0368">
        <w:rPr>
          <w:noProof w:val="0"/>
        </w:rPr>
        <w:t xml:space="preserve"> "</w:t>
      </w:r>
      <w:proofErr w:type="spellStart"/>
      <w:r w:rsidR="002F33C7" w:rsidRPr="001B0368">
        <w:rPr>
          <w:noProof w:val="0"/>
        </w:rPr>
        <w:t>MyComponent</w:t>
      </w:r>
      <w:proofErr w:type="spellEnd"/>
      <w:r w:rsidR="002F33C7" w:rsidRPr="001B0368">
        <w:rPr>
          <w:noProof w:val="0"/>
        </w:rPr>
        <w:t xml:space="preserve">" representing this other functionality. But it also contains a </w:t>
      </w:r>
      <w:proofErr w:type="spellStart"/>
      <w:r w:rsidR="002F33C7" w:rsidRPr="001B0368">
        <w:rPr>
          <w:i/>
          <w:noProof w:val="0"/>
        </w:rPr>
        <w:t>StateMachine</w:t>
      </w:r>
      <w:proofErr w:type="spellEnd"/>
      <w:r w:rsidR="002F33C7" w:rsidRPr="001B0368">
        <w:rPr>
          <w:noProof w:val="0"/>
        </w:rPr>
        <w:t xml:space="preserve"> </w:t>
      </w:r>
      <w:r w:rsidR="002F33C7" w:rsidRPr="001B0368">
        <w:rPr>
          <w:noProof w:val="0"/>
        </w:rPr>
        <w:lastRenderedPageBreak/>
        <w:t>"</w:t>
      </w:r>
      <w:proofErr w:type="spellStart"/>
      <w:r w:rsidR="002F33C7" w:rsidRPr="001B0368">
        <w:rPr>
          <w:noProof w:val="0"/>
        </w:rPr>
        <w:t>MyStateMachine</w:t>
      </w:r>
      <w:proofErr w:type="spellEnd"/>
      <w:r w:rsidR="002F33C7" w:rsidRPr="001B0368">
        <w:rPr>
          <w:noProof w:val="0"/>
        </w:rPr>
        <w:t>" of the type "</w:t>
      </w:r>
      <w:proofErr w:type="spellStart"/>
      <w:r w:rsidR="002F33C7" w:rsidRPr="001B0368">
        <w:rPr>
          <w:noProof w:val="0"/>
        </w:rPr>
        <w:t>MyStateMachineType</w:t>
      </w:r>
      <w:proofErr w:type="spellEnd"/>
      <w:r w:rsidR="002F33C7" w:rsidRPr="001B0368">
        <w:rPr>
          <w:noProof w:val="0"/>
        </w:rPr>
        <w:t xml:space="preserve">". </w:t>
      </w:r>
      <w:r w:rsidR="002F33C7" w:rsidRPr="001B0368">
        <w:rPr>
          <w:i/>
          <w:noProof w:val="0"/>
        </w:rPr>
        <w:t>Objects</w:t>
      </w:r>
      <w:r w:rsidR="002F33C7" w:rsidRPr="001B0368">
        <w:rPr>
          <w:noProof w:val="0"/>
        </w:rPr>
        <w:t xml:space="preserve"> of "</w:t>
      </w:r>
      <w:proofErr w:type="spellStart"/>
      <w:r w:rsidR="002F33C7" w:rsidRPr="001B0368">
        <w:rPr>
          <w:noProof w:val="0"/>
        </w:rPr>
        <w:t>MyObjectType</w:t>
      </w:r>
      <w:proofErr w:type="spellEnd"/>
      <w:r w:rsidR="002F33C7" w:rsidRPr="001B0368">
        <w:rPr>
          <w:noProof w:val="0"/>
        </w:rPr>
        <w:t xml:space="preserve">" also contain such an </w:t>
      </w:r>
      <w:r w:rsidR="002F33C7" w:rsidRPr="001B0368">
        <w:rPr>
          <w:i/>
          <w:noProof w:val="0"/>
        </w:rPr>
        <w:t>Object</w:t>
      </w:r>
      <w:r w:rsidR="002F33C7" w:rsidRPr="001B0368">
        <w:rPr>
          <w:noProof w:val="0"/>
        </w:rPr>
        <w:t xml:space="preserve"> representing the </w:t>
      </w:r>
      <w:proofErr w:type="spellStart"/>
      <w:r w:rsidR="002F33C7" w:rsidRPr="001B0368">
        <w:rPr>
          <w:noProof w:val="0"/>
        </w:rPr>
        <w:t>StateMachine</w:t>
      </w:r>
      <w:proofErr w:type="spellEnd"/>
      <w:r w:rsidR="002F33C7" w:rsidRPr="001B0368">
        <w:rPr>
          <w:noProof w:val="0"/>
        </w:rPr>
        <w:t xml:space="preserve"> and a </w:t>
      </w:r>
      <w:r w:rsidR="002F33C7" w:rsidRPr="001B0368">
        <w:rPr>
          <w:i/>
          <w:noProof w:val="0"/>
        </w:rPr>
        <w:t>Variable</w:t>
      </w:r>
      <w:r w:rsidR="002F33C7" w:rsidRPr="001B0368">
        <w:rPr>
          <w:noProof w:val="0"/>
        </w:rPr>
        <w:t xml:space="preserve"> containing the current state of the </w:t>
      </w:r>
      <w:proofErr w:type="spellStart"/>
      <w:r w:rsidR="002F33C7" w:rsidRPr="001B0368">
        <w:rPr>
          <w:noProof w:val="0"/>
        </w:rPr>
        <w:t>StateMachine</w:t>
      </w:r>
      <w:proofErr w:type="spellEnd"/>
      <w:r w:rsidR="002F33C7" w:rsidRPr="001B0368">
        <w:rPr>
          <w:noProof w:val="0"/>
        </w:rPr>
        <w:t>, as shown in the Figure.</w:t>
      </w:r>
    </w:p>
    <w:p w14:paraId="3731A7FD" w14:textId="77777777" w:rsidR="002F33C7" w:rsidRPr="001B0368" w:rsidRDefault="002F33C7" w:rsidP="002F33C7">
      <w:pPr>
        <w:pStyle w:val="Heading3"/>
        <w:rPr>
          <w:noProof w:val="0"/>
        </w:rPr>
      </w:pPr>
      <w:bookmarkStart w:id="251" w:name="_Toc84953510"/>
      <w:r w:rsidRPr="001B0368">
        <w:rPr>
          <w:noProof w:val="0"/>
        </w:rPr>
        <w:t xml:space="preserve">Example of a </w:t>
      </w:r>
      <w:proofErr w:type="spellStart"/>
      <w:r w:rsidRPr="001B0368">
        <w:rPr>
          <w:noProof w:val="0"/>
        </w:rPr>
        <w:t>StateMachine</w:t>
      </w:r>
      <w:proofErr w:type="spellEnd"/>
      <w:r w:rsidRPr="001B0368">
        <w:rPr>
          <w:noProof w:val="0"/>
        </w:rPr>
        <w:t xml:space="preserve"> having Transition to </w:t>
      </w:r>
      <w:proofErr w:type="spellStart"/>
      <w:r w:rsidRPr="001B0368">
        <w:rPr>
          <w:noProof w:val="0"/>
        </w:rPr>
        <w:t>SubStateMachine</w:t>
      </w:r>
      <w:bookmarkEnd w:id="251"/>
      <w:proofErr w:type="spellEnd"/>
    </w:p>
    <w:p w14:paraId="0706792B" w14:textId="77777777" w:rsidR="002F33C7" w:rsidRPr="001B0368" w:rsidRDefault="002F33C7" w:rsidP="002F33C7">
      <w:pPr>
        <w:pStyle w:val="PARAGRAPH"/>
        <w:rPr>
          <w:noProof w:val="0"/>
        </w:rPr>
      </w:pPr>
      <w:r w:rsidRPr="001B0368">
        <w:rPr>
          <w:noProof w:val="0"/>
        </w:rPr>
        <w:t xml:space="preserve">The </w:t>
      </w:r>
      <w:proofErr w:type="spellStart"/>
      <w:r w:rsidRPr="001B0368">
        <w:rPr>
          <w:i/>
          <w:noProof w:val="0"/>
        </w:rPr>
        <w:t>StateMachines</w:t>
      </w:r>
      <w:proofErr w:type="spellEnd"/>
      <w:r w:rsidRPr="001B0368">
        <w:rPr>
          <w:noProof w:val="0"/>
        </w:rPr>
        <w:t xml:space="preserve"> shown so far only had </w:t>
      </w:r>
      <w:r w:rsidRPr="001B0368">
        <w:rPr>
          <w:i/>
          <w:noProof w:val="0"/>
        </w:rPr>
        <w:t>Transitions</w:t>
      </w:r>
      <w:r w:rsidRPr="001B0368">
        <w:rPr>
          <w:noProof w:val="0"/>
        </w:rPr>
        <w:t xml:space="preserve"> between </w:t>
      </w:r>
      <w:r w:rsidRPr="001B0368">
        <w:rPr>
          <w:i/>
          <w:noProof w:val="0"/>
        </w:rPr>
        <w:t>States</w:t>
      </w:r>
      <w:r w:rsidRPr="001B0368">
        <w:rPr>
          <w:noProof w:val="0"/>
        </w:rPr>
        <w:t xml:space="preserve"> on the same level, that is, on the same </w:t>
      </w:r>
      <w:proofErr w:type="spellStart"/>
      <w:r w:rsidRPr="001B0368">
        <w:rPr>
          <w:i/>
          <w:noProof w:val="0"/>
        </w:rPr>
        <w:t>StateMachine</w:t>
      </w:r>
      <w:proofErr w:type="spellEnd"/>
      <w:r w:rsidRPr="001B0368">
        <w:rPr>
          <w:noProof w:val="0"/>
        </w:rPr>
        <w:t xml:space="preserve">. Of cause, it is possible and often required to have </w:t>
      </w:r>
      <w:r w:rsidRPr="001B0368">
        <w:rPr>
          <w:i/>
          <w:noProof w:val="0"/>
        </w:rPr>
        <w:t>Transitions</w:t>
      </w:r>
      <w:r w:rsidRPr="001B0368">
        <w:rPr>
          <w:noProof w:val="0"/>
        </w:rPr>
        <w:t xml:space="preserve"> between </w:t>
      </w:r>
      <w:r w:rsidRPr="001B0368">
        <w:rPr>
          <w:i/>
          <w:noProof w:val="0"/>
        </w:rPr>
        <w:t>States</w:t>
      </w:r>
      <w:r w:rsidRPr="001B0368">
        <w:rPr>
          <w:noProof w:val="0"/>
        </w:rPr>
        <w:t xml:space="preserve"> of the </w:t>
      </w:r>
      <w:proofErr w:type="spellStart"/>
      <w:r w:rsidRPr="001B0368">
        <w:rPr>
          <w:i/>
          <w:noProof w:val="0"/>
        </w:rPr>
        <w:t>StateMachine</w:t>
      </w:r>
      <w:proofErr w:type="spellEnd"/>
      <w:r w:rsidRPr="001B0368">
        <w:rPr>
          <w:noProof w:val="0"/>
        </w:rPr>
        <w:t xml:space="preserve"> and </w:t>
      </w:r>
      <w:r w:rsidRPr="001B0368">
        <w:rPr>
          <w:i/>
          <w:noProof w:val="0"/>
        </w:rPr>
        <w:t>States</w:t>
      </w:r>
      <w:r w:rsidRPr="001B0368">
        <w:rPr>
          <w:noProof w:val="0"/>
        </w:rPr>
        <w:t xml:space="preserve"> of its </w:t>
      </w:r>
      <w:proofErr w:type="spellStart"/>
      <w:r w:rsidRPr="001B0368">
        <w:rPr>
          <w:i/>
          <w:noProof w:val="0"/>
        </w:rPr>
        <w:t>SubStateMachine</w:t>
      </w:r>
      <w:proofErr w:type="spellEnd"/>
      <w:r w:rsidRPr="001B0368">
        <w:rPr>
          <w:noProof w:val="0"/>
        </w:rPr>
        <w:t>.</w:t>
      </w:r>
    </w:p>
    <w:p w14:paraId="1E631B73" w14:textId="77777777" w:rsidR="002F33C7" w:rsidRPr="001B0368" w:rsidRDefault="002F33C7" w:rsidP="002F33C7">
      <w:pPr>
        <w:pStyle w:val="PARAGRAPH"/>
        <w:rPr>
          <w:noProof w:val="0"/>
        </w:rPr>
      </w:pPr>
      <w:r w:rsidRPr="001B0368">
        <w:rPr>
          <w:noProof w:val="0"/>
        </w:rPr>
        <w:t xml:space="preserve">Because a </w:t>
      </w:r>
      <w:proofErr w:type="spellStart"/>
      <w:r w:rsidRPr="001B0368">
        <w:rPr>
          <w:i/>
          <w:noProof w:val="0"/>
        </w:rPr>
        <w:t>SubStateMachine</w:t>
      </w:r>
      <w:proofErr w:type="spellEnd"/>
      <w:r w:rsidRPr="001B0368">
        <w:rPr>
          <w:noProof w:val="0"/>
        </w:rPr>
        <w:t xml:space="preserve"> can be defined by another </w:t>
      </w:r>
      <w:proofErr w:type="spellStart"/>
      <w:r w:rsidRPr="001B0368">
        <w:rPr>
          <w:i/>
          <w:noProof w:val="0"/>
        </w:rPr>
        <w:t>StateMachineType</w:t>
      </w:r>
      <w:proofErr w:type="spellEnd"/>
      <w:r w:rsidRPr="001B0368">
        <w:rPr>
          <w:noProof w:val="0"/>
        </w:rPr>
        <w:t xml:space="preserve"> and this type can be used in several places, it is not possible to add a bi-directional </w:t>
      </w:r>
      <w:r w:rsidRPr="001B0368">
        <w:rPr>
          <w:i/>
          <w:noProof w:val="0"/>
        </w:rPr>
        <w:t>Reference</w:t>
      </w:r>
      <w:r w:rsidRPr="001B0368">
        <w:rPr>
          <w:noProof w:val="0"/>
        </w:rPr>
        <w:t xml:space="preserve"> from one of the shared </w:t>
      </w:r>
      <w:r w:rsidRPr="001B0368">
        <w:rPr>
          <w:i/>
          <w:noProof w:val="0"/>
        </w:rPr>
        <w:t>States</w:t>
      </w:r>
      <w:r w:rsidRPr="001B0368">
        <w:rPr>
          <w:noProof w:val="0"/>
        </w:rPr>
        <w:t xml:space="preserve"> of the </w:t>
      </w:r>
      <w:proofErr w:type="spellStart"/>
      <w:r w:rsidRPr="001B0368">
        <w:rPr>
          <w:i/>
          <w:noProof w:val="0"/>
        </w:rPr>
        <w:t>SubStateMachine</w:t>
      </w:r>
      <w:proofErr w:type="spellEnd"/>
      <w:r w:rsidRPr="001B0368">
        <w:rPr>
          <w:noProof w:val="0"/>
        </w:rPr>
        <w:t xml:space="preserve"> to another </w:t>
      </w:r>
      <w:proofErr w:type="spellStart"/>
      <w:r w:rsidRPr="001B0368">
        <w:rPr>
          <w:i/>
          <w:noProof w:val="0"/>
        </w:rPr>
        <w:t>StateMachine</w:t>
      </w:r>
      <w:proofErr w:type="spellEnd"/>
      <w:r w:rsidRPr="001B0368">
        <w:rPr>
          <w:noProof w:val="0"/>
        </w:rPr>
        <w:t xml:space="preserve">. In this case it is suitable to expose the </w:t>
      </w:r>
      <w:proofErr w:type="spellStart"/>
      <w:r w:rsidRPr="001B0368">
        <w:rPr>
          <w:i/>
          <w:noProof w:val="0"/>
        </w:rPr>
        <w:t>FromState</w:t>
      </w:r>
      <w:proofErr w:type="spellEnd"/>
      <w:r w:rsidRPr="001B0368">
        <w:rPr>
          <w:noProof w:val="0"/>
        </w:rPr>
        <w:t xml:space="preserve"> or </w:t>
      </w:r>
      <w:proofErr w:type="spellStart"/>
      <w:r w:rsidRPr="001B0368">
        <w:rPr>
          <w:i/>
          <w:noProof w:val="0"/>
        </w:rPr>
        <w:t>ToState</w:t>
      </w:r>
      <w:proofErr w:type="spellEnd"/>
      <w:r w:rsidRPr="001B0368">
        <w:rPr>
          <w:noProof w:val="0"/>
        </w:rPr>
        <w:t xml:space="preserve"> </w:t>
      </w:r>
      <w:r w:rsidRPr="001B0368">
        <w:rPr>
          <w:i/>
          <w:noProof w:val="0"/>
        </w:rPr>
        <w:t>References</w:t>
      </w:r>
      <w:r w:rsidRPr="001B0368">
        <w:rPr>
          <w:noProof w:val="0"/>
        </w:rPr>
        <w:t xml:space="preserve"> </w:t>
      </w:r>
      <w:proofErr w:type="spellStart"/>
      <w:r w:rsidRPr="001B0368">
        <w:rPr>
          <w:noProof w:val="0"/>
        </w:rPr>
        <w:t>uni</w:t>
      </w:r>
      <w:proofErr w:type="spellEnd"/>
      <w:r w:rsidRPr="001B0368">
        <w:rPr>
          <w:noProof w:val="0"/>
        </w:rPr>
        <w:t xml:space="preserve">-directional, that is, only pointing from the </w:t>
      </w:r>
      <w:r w:rsidRPr="001B0368">
        <w:rPr>
          <w:i/>
          <w:noProof w:val="0"/>
        </w:rPr>
        <w:t>Transition</w:t>
      </w:r>
      <w:r w:rsidRPr="001B0368">
        <w:rPr>
          <w:noProof w:val="0"/>
        </w:rPr>
        <w:t xml:space="preserve"> to the </w:t>
      </w:r>
      <w:r w:rsidRPr="001B0368">
        <w:rPr>
          <w:i/>
          <w:noProof w:val="0"/>
        </w:rPr>
        <w:t>State</w:t>
      </w:r>
      <w:r w:rsidRPr="001B0368">
        <w:rPr>
          <w:noProof w:val="0"/>
        </w:rPr>
        <w:t xml:space="preserve"> and not being able to browse to the other direction. If a </w:t>
      </w:r>
      <w:r w:rsidRPr="001B0368">
        <w:rPr>
          <w:i/>
          <w:noProof w:val="0"/>
        </w:rPr>
        <w:t>Transition</w:t>
      </w:r>
      <w:r w:rsidRPr="001B0368">
        <w:rPr>
          <w:noProof w:val="0"/>
        </w:rPr>
        <w:t xml:space="preserve"> points from a </w:t>
      </w:r>
      <w:r w:rsidRPr="001B0368">
        <w:rPr>
          <w:i/>
          <w:noProof w:val="0"/>
        </w:rPr>
        <w:t>State</w:t>
      </w:r>
      <w:r w:rsidRPr="001B0368">
        <w:rPr>
          <w:noProof w:val="0"/>
        </w:rPr>
        <w:t xml:space="preserve"> of a </w:t>
      </w:r>
      <w:proofErr w:type="spellStart"/>
      <w:r w:rsidRPr="001B0368">
        <w:rPr>
          <w:i/>
          <w:noProof w:val="0"/>
        </w:rPr>
        <w:t>SubStateMachine</w:t>
      </w:r>
      <w:proofErr w:type="spellEnd"/>
      <w:r w:rsidRPr="001B0368">
        <w:rPr>
          <w:noProof w:val="0"/>
        </w:rPr>
        <w:t xml:space="preserve"> to a </w:t>
      </w:r>
      <w:r w:rsidRPr="001B0368">
        <w:rPr>
          <w:i/>
          <w:noProof w:val="0"/>
        </w:rPr>
        <w:t>State</w:t>
      </w:r>
      <w:r w:rsidRPr="001B0368">
        <w:rPr>
          <w:noProof w:val="0"/>
        </w:rPr>
        <w:t xml:space="preserve"> of another sub-machine, both, the </w:t>
      </w:r>
      <w:proofErr w:type="spellStart"/>
      <w:r w:rsidRPr="001B0368">
        <w:rPr>
          <w:i/>
          <w:noProof w:val="0"/>
        </w:rPr>
        <w:t>FromState</w:t>
      </w:r>
      <w:proofErr w:type="spellEnd"/>
      <w:r w:rsidRPr="001B0368">
        <w:rPr>
          <w:noProof w:val="0"/>
        </w:rPr>
        <w:t xml:space="preserve"> and the </w:t>
      </w:r>
      <w:proofErr w:type="spellStart"/>
      <w:r w:rsidRPr="001B0368">
        <w:rPr>
          <w:i/>
          <w:noProof w:val="0"/>
        </w:rPr>
        <w:t>ToState</w:t>
      </w:r>
      <w:proofErr w:type="spellEnd"/>
      <w:r w:rsidRPr="001B0368">
        <w:rPr>
          <w:noProof w:val="0"/>
        </w:rPr>
        <w:t xml:space="preserve"> </w:t>
      </w:r>
      <w:r w:rsidRPr="001B0368">
        <w:rPr>
          <w:i/>
          <w:noProof w:val="0"/>
        </w:rPr>
        <w:t>Reference</w:t>
      </w:r>
      <w:r w:rsidRPr="001B0368">
        <w:rPr>
          <w:noProof w:val="0"/>
        </w:rPr>
        <w:t xml:space="preserve">, are handled </w:t>
      </w:r>
      <w:proofErr w:type="spellStart"/>
      <w:r w:rsidRPr="001B0368">
        <w:rPr>
          <w:noProof w:val="0"/>
        </w:rPr>
        <w:t>uni</w:t>
      </w:r>
      <w:proofErr w:type="spellEnd"/>
      <w:r w:rsidRPr="001B0368">
        <w:rPr>
          <w:noProof w:val="0"/>
        </w:rPr>
        <w:t>-directional.</w:t>
      </w:r>
    </w:p>
    <w:p w14:paraId="5B20C06D" w14:textId="77777777" w:rsidR="002F33C7" w:rsidRPr="001B0368" w:rsidRDefault="002F33C7" w:rsidP="002F33C7">
      <w:pPr>
        <w:pStyle w:val="PARAGRAPH"/>
        <w:rPr>
          <w:noProof w:val="0"/>
        </w:rPr>
      </w:pPr>
      <w:r w:rsidRPr="001B0368">
        <w:rPr>
          <w:noProof w:val="0"/>
        </w:rPr>
        <w:t xml:space="preserve">A Client shall be able to handle the information of a </w:t>
      </w:r>
      <w:proofErr w:type="spellStart"/>
      <w:r w:rsidRPr="001B0368">
        <w:rPr>
          <w:i/>
          <w:noProof w:val="0"/>
        </w:rPr>
        <w:t>StateMachine</w:t>
      </w:r>
      <w:proofErr w:type="spellEnd"/>
      <w:r w:rsidRPr="001B0368">
        <w:rPr>
          <w:noProof w:val="0"/>
        </w:rPr>
        <w:t xml:space="preserve"> if the </w:t>
      </w:r>
      <w:proofErr w:type="spellStart"/>
      <w:r w:rsidRPr="001B0368">
        <w:rPr>
          <w:i/>
          <w:noProof w:val="0"/>
        </w:rPr>
        <w:t>ToState</w:t>
      </w:r>
      <w:proofErr w:type="spellEnd"/>
      <w:r w:rsidRPr="001B0368">
        <w:rPr>
          <w:noProof w:val="0"/>
        </w:rPr>
        <w:t xml:space="preserve"> and </w:t>
      </w:r>
      <w:proofErr w:type="spellStart"/>
      <w:r w:rsidRPr="001B0368">
        <w:rPr>
          <w:i/>
          <w:noProof w:val="0"/>
        </w:rPr>
        <w:t>FromState</w:t>
      </w:r>
      <w:proofErr w:type="spellEnd"/>
      <w:r w:rsidRPr="001B0368">
        <w:rPr>
          <w:noProof w:val="0"/>
        </w:rPr>
        <w:t xml:space="preserve"> </w:t>
      </w:r>
      <w:r w:rsidRPr="001B0368">
        <w:rPr>
          <w:i/>
          <w:noProof w:val="0"/>
        </w:rPr>
        <w:t>References</w:t>
      </w:r>
      <w:r w:rsidRPr="001B0368">
        <w:rPr>
          <w:noProof w:val="0"/>
        </w:rPr>
        <w:t xml:space="preserve"> are only exposed as forward </w:t>
      </w:r>
      <w:r w:rsidRPr="001B0368">
        <w:rPr>
          <w:i/>
          <w:noProof w:val="0"/>
        </w:rPr>
        <w:t>References</w:t>
      </w:r>
      <w:r w:rsidRPr="001B0368">
        <w:rPr>
          <w:noProof w:val="0"/>
        </w:rPr>
        <w:t xml:space="preserve"> and the inverse </w:t>
      </w:r>
      <w:r w:rsidRPr="001B0368">
        <w:rPr>
          <w:i/>
          <w:noProof w:val="0"/>
        </w:rPr>
        <w:t>References</w:t>
      </w:r>
      <w:r w:rsidRPr="001B0368">
        <w:rPr>
          <w:noProof w:val="0"/>
        </w:rPr>
        <w:t xml:space="preserve"> are omitted.</w:t>
      </w:r>
    </w:p>
    <w:p w14:paraId="1282F18A" w14:textId="61A25099" w:rsidR="002F33C7" w:rsidRPr="001B0368" w:rsidRDefault="00AE6990" w:rsidP="002F33C7">
      <w:pPr>
        <w:pStyle w:val="PARAGRAPH"/>
        <w:rPr>
          <w:noProof w:val="0"/>
        </w:rPr>
      </w:pPr>
      <w:r w:rsidRPr="001B0368">
        <w:rPr>
          <w:noProof w:val="0"/>
        </w:rPr>
        <w:fldChar w:fldCharType="begin"/>
      </w:r>
      <w:r w:rsidRPr="001B0368">
        <w:rPr>
          <w:noProof w:val="0"/>
        </w:rPr>
        <w:instrText xml:space="preserve"> REF _Ref33079995 \h </w:instrText>
      </w:r>
      <w:r w:rsidRPr="001B0368">
        <w:rPr>
          <w:noProof w:val="0"/>
        </w:rPr>
      </w:r>
      <w:r w:rsidRPr="001B0368">
        <w:rPr>
          <w:noProof w:val="0"/>
        </w:rPr>
        <w:fldChar w:fldCharType="separate"/>
      </w:r>
      <w:r w:rsidR="00C57605" w:rsidRPr="001B0368">
        <w:rPr>
          <w:noProof w:val="0"/>
        </w:rPr>
        <w:t xml:space="preserve">Figure </w:t>
      </w:r>
      <w:r w:rsidR="00C57605">
        <w:t>10</w:t>
      </w:r>
      <w:r w:rsidRPr="001B0368">
        <w:rPr>
          <w:noProof w:val="0"/>
        </w:rPr>
        <w:fldChar w:fldCharType="end"/>
      </w:r>
      <w:r w:rsidRPr="001B0368">
        <w:rPr>
          <w:noProof w:val="0"/>
        </w:rPr>
        <w:t xml:space="preserve"> </w:t>
      </w:r>
      <w:r w:rsidR="002F33C7" w:rsidRPr="001B0368">
        <w:rPr>
          <w:noProof w:val="0"/>
        </w:rPr>
        <w:t>gives an example of a state machine having a transition from a sub-state to a state.</w:t>
      </w:r>
    </w:p>
    <w:p w14:paraId="4478E9BD" w14:textId="77777777" w:rsidR="002F33C7" w:rsidRPr="001B0368" w:rsidRDefault="002F33C7" w:rsidP="002F33C7">
      <w:pPr>
        <w:pStyle w:val="Figure"/>
        <w:rPr>
          <w:noProof w:val="0"/>
          <w:lang w:val="en-GB"/>
        </w:rPr>
      </w:pPr>
      <w:r w:rsidRPr="001B0368">
        <w:rPr>
          <w:lang w:val="en-GB" w:eastAsia="en-US"/>
        </w:rPr>
        <w:drawing>
          <wp:inline distT="0" distB="0" distL="0" distR="0" wp14:anchorId="128EB556" wp14:editId="07CF4C7C">
            <wp:extent cx="4076700" cy="16002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1600200"/>
                    </a:xfrm>
                    <a:prstGeom prst="rect">
                      <a:avLst/>
                    </a:prstGeom>
                    <a:noFill/>
                    <a:ln w="6350" cmpd="sng">
                      <a:solidFill>
                        <a:srgbClr val="000000"/>
                      </a:solidFill>
                      <a:miter lim="800000"/>
                      <a:headEnd/>
                      <a:tailEnd/>
                    </a:ln>
                    <a:effectLst/>
                  </pic:spPr>
                </pic:pic>
              </a:graphicData>
            </a:graphic>
          </wp:inline>
        </w:drawing>
      </w:r>
    </w:p>
    <w:p w14:paraId="6DABD0BF" w14:textId="5FD8C0FF" w:rsidR="002F33C7" w:rsidRPr="001B0368" w:rsidRDefault="00F57D07" w:rsidP="002F33C7">
      <w:pPr>
        <w:pStyle w:val="FIGURE-title"/>
        <w:rPr>
          <w:noProof w:val="0"/>
        </w:rPr>
      </w:pPr>
      <w:bookmarkStart w:id="252" w:name="_Ref33079995"/>
      <w:bookmarkStart w:id="253" w:name="_Toc84953529"/>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10</w:t>
      </w:r>
      <w:r w:rsidRPr="001B0368">
        <w:rPr>
          <w:noProof w:val="0"/>
        </w:rPr>
        <w:fldChar w:fldCharType="end"/>
      </w:r>
      <w:bookmarkEnd w:id="252"/>
      <w:r w:rsidRPr="001B0368">
        <w:rPr>
          <w:noProof w:val="0"/>
        </w:rPr>
        <w:t xml:space="preserve"> – </w:t>
      </w:r>
      <w:r w:rsidR="002F33C7" w:rsidRPr="001B0368">
        <w:rPr>
          <w:noProof w:val="0"/>
        </w:rPr>
        <w:t xml:space="preserve">Example of a </w:t>
      </w:r>
      <w:proofErr w:type="spellStart"/>
      <w:r w:rsidR="002F33C7" w:rsidRPr="001B0368">
        <w:rPr>
          <w:noProof w:val="0"/>
        </w:rPr>
        <w:t>StateMachine</w:t>
      </w:r>
      <w:proofErr w:type="spellEnd"/>
      <w:r w:rsidR="002F33C7" w:rsidRPr="001B0368">
        <w:rPr>
          <w:noProof w:val="0"/>
        </w:rPr>
        <w:t xml:space="preserve"> with Transitions from sub-states</w:t>
      </w:r>
      <w:bookmarkEnd w:id="253"/>
    </w:p>
    <w:p w14:paraId="73742E76" w14:textId="31BEB7D6" w:rsidR="002F33C7" w:rsidRPr="001B0368" w:rsidRDefault="002F33C7" w:rsidP="002F33C7">
      <w:pPr>
        <w:pStyle w:val="PARAGRAPH"/>
        <w:rPr>
          <w:noProof w:val="0"/>
        </w:rPr>
      </w:pPr>
      <w:r w:rsidRPr="001B0368">
        <w:rPr>
          <w:noProof w:val="0"/>
        </w:rPr>
        <w:t xml:space="preserve">In </w:t>
      </w:r>
      <w:r w:rsidR="00AE6990" w:rsidRPr="001B0368">
        <w:rPr>
          <w:noProof w:val="0"/>
        </w:rPr>
        <w:fldChar w:fldCharType="begin"/>
      </w:r>
      <w:r w:rsidR="00AE6990" w:rsidRPr="001B0368">
        <w:rPr>
          <w:noProof w:val="0"/>
        </w:rPr>
        <w:instrText xml:space="preserve"> REF _Ref33080060 \h </w:instrText>
      </w:r>
      <w:r w:rsidR="00AE6990" w:rsidRPr="001B0368">
        <w:rPr>
          <w:noProof w:val="0"/>
        </w:rPr>
      </w:r>
      <w:r w:rsidR="00AE6990" w:rsidRPr="001B0368">
        <w:rPr>
          <w:noProof w:val="0"/>
        </w:rPr>
        <w:fldChar w:fldCharType="separate"/>
      </w:r>
      <w:r w:rsidR="00C57605" w:rsidRPr="001B0368">
        <w:rPr>
          <w:noProof w:val="0"/>
        </w:rPr>
        <w:t xml:space="preserve">Figure </w:t>
      </w:r>
      <w:r w:rsidR="00C57605">
        <w:t>11</w:t>
      </w:r>
      <w:r w:rsidR="00AE6990" w:rsidRPr="001B0368">
        <w:rPr>
          <w:noProof w:val="0"/>
        </w:rPr>
        <w:fldChar w:fldCharType="end"/>
      </w:r>
      <w:r w:rsidR="00AE6990" w:rsidRPr="001B0368">
        <w:rPr>
          <w:noProof w:val="0"/>
        </w:rPr>
        <w:t xml:space="preserve"> </w:t>
      </w:r>
      <w:r w:rsidRPr="001B0368">
        <w:rPr>
          <w:noProof w:val="0"/>
        </w:rPr>
        <w:t xml:space="preserve">the representation of this example as </w:t>
      </w:r>
      <w:proofErr w:type="spellStart"/>
      <w:r w:rsidRPr="001B0368">
        <w:rPr>
          <w:i/>
          <w:noProof w:val="0"/>
        </w:rPr>
        <w:t>StateMachineType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given. The "Transition1", part of the definition of "</w:t>
      </w:r>
      <w:proofErr w:type="spellStart"/>
      <w:r w:rsidRPr="001B0368">
        <w:rPr>
          <w:noProof w:val="0"/>
        </w:rPr>
        <w:t>MyStateMachineType</w:t>
      </w:r>
      <w:proofErr w:type="spellEnd"/>
      <w:r w:rsidRPr="001B0368">
        <w:rPr>
          <w:noProof w:val="0"/>
        </w:rPr>
        <w:t>", points to the "</w:t>
      </w:r>
      <w:proofErr w:type="spellStart"/>
      <w:r w:rsidRPr="001B0368">
        <w:rPr>
          <w:noProof w:val="0"/>
        </w:rPr>
        <w:t>StateX</w:t>
      </w:r>
      <w:proofErr w:type="spellEnd"/>
      <w:r w:rsidRPr="001B0368">
        <w:rPr>
          <w:noProof w:val="0"/>
        </w:rPr>
        <w:t xml:space="preserve">" of the </w:t>
      </w:r>
      <w:proofErr w:type="spellStart"/>
      <w:r w:rsidRPr="001B0368">
        <w:rPr>
          <w:i/>
          <w:noProof w:val="0"/>
        </w:rPr>
        <w:t>StateMachineType</w:t>
      </w:r>
      <w:proofErr w:type="spellEnd"/>
      <w:r w:rsidRPr="001B0368">
        <w:rPr>
          <w:noProof w:val="0"/>
        </w:rPr>
        <w:t xml:space="preserve"> "</w:t>
      </w:r>
      <w:proofErr w:type="spellStart"/>
      <w:r w:rsidRPr="001B0368">
        <w:rPr>
          <w:noProof w:val="0"/>
        </w:rPr>
        <w:t>AnotherStateMachineType</w:t>
      </w:r>
      <w:proofErr w:type="spellEnd"/>
      <w:r w:rsidRPr="001B0368">
        <w:rPr>
          <w:noProof w:val="0"/>
        </w:rPr>
        <w:t xml:space="preserve">". The </w:t>
      </w:r>
      <w:r w:rsidRPr="001B0368">
        <w:rPr>
          <w:i/>
          <w:noProof w:val="0"/>
        </w:rPr>
        <w:t>Reference</w:t>
      </w:r>
      <w:r w:rsidRPr="001B0368">
        <w:rPr>
          <w:noProof w:val="0"/>
        </w:rPr>
        <w:t xml:space="preserve"> is only exposed as forward </w:t>
      </w:r>
      <w:r w:rsidRPr="001B0368">
        <w:rPr>
          <w:i/>
          <w:noProof w:val="0"/>
        </w:rPr>
        <w:t>Reference</w:t>
      </w:r>
      <w:r w:rsidRPr="001B0368">
        <w:rPr>
          <w:noProof w:val="0"/>
        </w:rPr>
        <w:t xml:space="preserve"> and the inverse </w:t>
      </w:r>
      <w:r w:rsidRPr="001B0368">
        <w:rPr>
          <w:i/>
          <w:noProof w:val="0"/>
        </w:rPr>
        <w:t>Reference</w:t>
      </w:r>
      <w:r w:rsidRPr="001B0368">
        <w:rPr>
          <w:noProof w:val="0"/>
        </w:rPr>
        <w:t xml:space="preserve"> is omitted. Thus, there is no </w:t>
      </w:r>
      <w:r w:rsidRPr="001B0368">
        <w:rPr>
          <w:i/>
          <w:noProof w:val="0"/>
        </w:rPr>
        <w:t>Reference</w:t>
      </w:r>
      <w:r w:rsidRPr="001B0368">
        <w:rPr>
          <w:noProof w:val="0"/>
        </w:rPr>
        <w:t xml:space="preserve"> from the "</w:t>
      </w:r>
      <w:proofErr w:type="spellStart"/>
      <w:r w:rsidRPr="001B0368">
        <w:rPr>
          <w:noProof w:val="0"/>
        </w:rPr>
        <w:t>StateX</w:t>
      </w:r>
      <w:proofErr w:type="spellEnd"/>
      <w:r w:rsidRPr="001B0368">
        <w:rPr>
          <w:noProof w:val="0"/>
        </w:rPr>
        <w:t>" of "</w:t>
      </w:r>
      <w:proofErr w:type="spellStart"/>
      <w:r w:rsidRPr="001B0368">
        <w:rPr>
          <w:noProof w:val="0"/>
        </w:rPr>
        <w:t>AnotherStateMachineType</w:t>
      </w:r>
      <w:proofErr w:type="spellEnd"/>
      <w:r w:rsidRPr="001B0368">
        <w:rPr>
          <w:noProof w:val="0"/>
        </w:rPr>
        <w:t>" to any part of "</w:t>
      </w:r>
      <w:proofErr w:type="spellStart"/>
      <w:r w:rsidRPr="001B0368">
        <w:rPr>
          <w:noProof w:val="0"/>
        </w:rPr>
        <w:t>MyStateMachineType</w:t>
      </w:r>
      <w:proofErr w:type="spellEnd"/>
      <w:r w:rsidRPr="001B0368">
        <w:rPr>
          <w:noProof w:val="0"/>
        </w:rPr>
        <w:t>" and "</w:t>
      </w:r>
      <w:proofErr w:type="spellStart"/>
      <w:r w:rsidRPr="001B0368">
        <w:rPr>
          <w:noProof w:val="0"/>
        </w:rPr>
        <w:t>AnotherStateMachineType</w:t>
      </w:r>
      <w:proofErr w:type="spellEnd"/>
      <w:r w:rsidRPr="001B0368">
        <w:rPr>
          <w:noProof w:val="0"/>
        </w:rPr>
        <w:t>" can be used in other places as well.</w:t>
      </w:r>
    </w:p>
    <w:p w14:paraId="4B276778" w14:textId="77777777" w:rsidR="002F33C7" w:rsidRPr="001B0368" w:rsidRDefault="002F33C7" w:rsidP="002F33C7">
      <w:pPr>
        <w:pStyle w:val="PARAGRAPH"/>
        <w:rPr>
          <w:noProof w:val="0"/>
        </w:rPr>
      </w:pPr>
    </w:p>
    <w:p w14:paraId="41B93126" w14:textId="77777777" w:rsidR="002F33C7" w:rsidRPr="001B0368" w:rsidRDefault="002F33C7" w:rsidP="002F33C7">
      <w:pPr>
        <w:pStyle w:val="PARAGRAPH"/>
        <w:keepNext/>
        <w:rPr>
          <w:noProof w:val="0"/>
        </w:rPr>
      </w:pPr>
      <w:r w:rsidRPr="001B0368">
        <w:rPr>
          <w:noProof w:val="0"/>
        </w:rPr>
        <w:object w:dxaOrig="9466" w:dyaOrig="11847" w14:anchorId="7E6A73EE">
          <v:shape id="_x0000_i1032" type="#_x0000_t75" style="width:473.25pt;height:592.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Visio.Drawing.11" ShapeID="_x0000_i1032" DrawAspect="Content" ObjectID="_1695566602" r:id="rId52"/>
        </w:object>
      </w:r>
    </w:p>
    <w:p w14:paraId="789F4E60" w14:textId="1AA06DC6" w:rsidR="002F33C7" w:rsidRPr="001B0368" w:rsidRDefault="00F57D07" w:rsidP="002F33C7">
      <w:pPr>
        <w:pStyle w:val="FIGURE-title"/>
        <w:keepLines/>
        <w:rPr>
          <w:noProof w:val="0"/>
        </w:rPr>
      </w:pPr>
      <w:bookmarkStart w:id="254" w:name="_Ref33080060"/>
      <w:bookmarkStart w:id="255" w:name="_Toc84953530"/>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11</w:t>
      </w:r>
      <w:r w:rsidRPr="001B0368">
        <w:rPr>
          <w:noProof w:val="0"/>
        </w:rPr>
        <w:fldChar w:fldCharType="end"/>
      </w:r>
      <w:bookmarkEnd w:id="254"/>
      <w:r w:rsidRPr="001B0368">
        <w:rPr>
          <w:noProof w:val="0"/>
        </w:rPr>
        <w:t xml:space="preserve"> – </w:t>
      </w:r>
      <w:r w:rsidR="002F33C7" w:rsidRPr="001B0368">
        <w:rPr>
          <w:noProof w:val="0"/>
        </w:rPr>
        <w:t xml:space="preserve">Example of a </w:t>
      </w:r>
      <w:proofErr w:type="spellStart"/>
      <w:r w:rsidR="002F33C7" w:rsidRPr="001B0368">
        <w:rPr>
          <w:noProof w:val="0"/>
        </w:rPr>
        <w:t>StateMachineType</w:t>
      </w:r>
      <w:proofErr w:type="spellEnd"/>
      <w:r w:rsidR="002F33C7" w:rsidRPr="001B0368">
        <w:rPr>
          <w:noProof w:val="0"/>
        </w:rPr>
        <w:t xml:space="preserve"> having Transition to </w:t>
      </w:r>
      <w:proofErr w:type="spellStart"/>
      <w:r w:rsidR="002F33C7" w:rsidRPr="001B0368">
        <w:rPr>
          <w:noProof w:val="0"/>
        </w:rPr>
        <w:t>SubStateMachine</w:t>
      </w:r>
      <w:bookmarkEnd w:id="255"/>
      <w:proofErr w:type="spellEnd"/>
    </w:p>
    <w:p w14:paraId="118FBC22" w14:textId="284B81DE" w:rsidR="00BF3F85" w:rsidRPr="001B0368" w:rsidRDefault="00BF3F85" w:rsidP="00BF3F85">
      <w:pPr>
        <w:pStyle w:val="Heading3"/>
        <w:rPr>
          <w:noProof w:val="0"/>
        </w:rPr>
      </w:pPr>
      <w:bookmarkStart w:id="256" w:name="_Ref57814134"/>
      <w:bookmarkStart w:id="257" w:name="_Toc84953511"/>
      <w:r w:rsidRPr="001B0368">
        <w:rPr>
          <w:noProof w:val="0"/>
        </w:rPr>
        <w:t xml:space="preserve">Example of a </w:t>
      </w:r>
      <w:proofErr w:type="spellStart"/>
      <w:r w:rsidRPr="001B0368">
        <w:rPr>
          <w:noProof w:val="0"/>
        </w:rPr>
        <w:t>StateMachine</w:t>
      </w:r>
      <w:proofErr w:type="spellEnd"/>
      <w:r w:rsidRPr="001B0368">
        <w:rPr>
          <w:noProof w:val="0"/>
        </w:rPr>
        <w:t xml:space="preserve"> adding a </w:t>
      </w:r>
      <w:proofErr w:type="spellStart"/>
      <w:r w:rsidRPr="001B0368">
        <w:rPr>
          <w:noProof w:val="0"/>
        </w:rPr>
        <w:t>SubStateMachine</w:t>
      </w:r>
      <w:proofErr w:type="spellEnd"/>
      <w:r w:rsidRPr="001B0368">
        <w:rPr>
          <w:noProof w:val="0"/>
        </w:rPr>
        <w:t xml:space="preserve"> on a Subtype</w:t>
      </w:r>
      <w:bookmarkEnd w:id="256"/>
      <w:bookmarkEnd w:id="257"/>
    </w:p>
    <w:p w14:paraId="4A5CC944" w14:textId="7D8E74B0" w:rsidR="00BF3F85" w:rsidRPr="001B0368" w:rsidRDefault="00BF3F85" w:rsidP="00BF3F85">
      <w:pPr>
        <w:pStyle w:val="PARAGRAPH"/>
        <w:rPr>
          <w:noProof w:val="0"/>
        </w:rPr>
      </w:pPr>
      <w:r w:rsidRPr="001B0368">
        <w:rPr>
          <w:noProof w:val="0"/>
        </w:rPr>
        <w:t xml:space="preserve">When a subtype of </w:t>
      </w:r>
      <w:proofErr w:type="spellStart"/>
      <w:r w:rsidR="00734B17" w:rsidRPr="001B0368">
        <w:rPr>
          <w:i/>
          <w:iCs/>
          <w:noProof w:val="0"/>
        </w:rPr>
        <w:t>FiniteS</w:t>
      </w:r>
      <w:r w:rsidRPr="001B0368">
        <w:rPr>
          <w:i/>
          <w:iCs/>
          <w:noProof w:val="0"/>
        </w:rPr>
        <w:t>tateMachineType</w:t>
      </w:r>
      <w:proofErr w:type="spellEnd"/>
      <w:r w:rsidRPr="001B0368">
        <w:rPr>
          <w:noProof w:val="0"/>
        </w:rPr>
        <w:t xml:space="preserve"> having </w:t>
      </w:r>
      <w:r w:rsidRPr="001B0368">
        <w:rPr>
          <w:i/>
          <w:iCs/>
          <w:noProof w:val="0"/>
        </w:rPr>
        <w:t>States</w:t>
      </w:r>
      <w:r w:rsidRPr="001B0368">
        <w:rPr>
          <w:noProof w:val="0"/>
        </w:rPr>
        <w:t xml:space="preserve"> extend</w:t>
      </w:r>
      <w:r w:rsidR="00D7001D">
        <w:rPr>
          <w:noProof w:val="0"/>
        </w:rPr>
        <w:t>s</w:t>
      </w:r>
      <w:r w:rsidRPr="001B0368">
        <w:rPr>
          <w:noProof w:val="0"/>
        </w:rPr>
        <w:t xml:space="preserve"> the </w:t>
      </w:r>
      <w:proofErr w:type="spellStart"/>
      <w:r w:rsidRPr="001B0368">
        <w:rPr>
          <w:i/>
          <w:iCs/>
          <w:noProof w:val="0"/>
        </w:rPr>
        <w:t>StateMachine</w:t>
      </w:r>
      <w:proofErr w:type="spellEnd"/>
      <w:r w:rsidRPr="001B0368">
        <w:rPr>
          <w:noProof w:val="0"/>
        </w:rPr>
        <w:t xml:space="preserve">, it is not allowed to add additional </w:t>
      </w:r>
      <w:r w:rsidRPr="001B0368">
        <w:rPr>
          <w:i/>
          <w:iCs/>
          <w:noProof w:val="0"/>
        </w:rPr>
        <w:t>States</w:t>
      </w:r>
      <w:r w:rsidRPr="001B0368">
        <w:rPr>
          <w:noProof w:val="0"/>
        </w:rPr>
        <w:t xml:space="preserve">, but </w:t>
      </w:r>
      <w:r w:rsidR="00D7001D">
        <w:rPr>
          <w:noProof w:val="0"/>
        </w:rPr>
        <w:t xml:space="preserve">instead </w:t>
      </w:r>
      <w:proofErr w:type="spellStart"/>
      <w:r w:rsidRPr="001B0368">
        <w:rPr>
          <w:i/>
          <w:iCs/>
          <w:noProof w:val="0"/>
        </w:rPr>
        <w:t>SubStateMachines</w:t>
      </w:r>
      <w:proofErr w:type="spellEnd"/>
      <w:r w:rsidRPr="001B0368">
        <w:rPr>
          <w:noProof w:val="0"/>
        </w:rPr>
        <w:t xml:space="preserve"> </w:t>
      </w:r>
      <w:r w:rsidR="00D7001D">
        <w:rPr>
          <w:noProof w:val="0"/>
        </w:rPr>
        <w:t xml:space="preserve">can be added </w:t>
      </w:r>
      <w:r w:rsidRPr="001B0368">
        <w:rPr>
          <w:noProof w:val="0"/>
        </w:rPr>
        <w:t xml:space="preserve">to existing </w:t>
      </w:r>
      <w:r w:rsidRPr="001B0368">
        <w:rPr>
          <w:i/>
          <w:iCs/>
          <w:noProof w:val="0"/>
        </w:rPr>
        <w:t>States</w:t>
      </w:r>
      <w:r w:rsidRPr="001B0368">
        <w:rPr>
          <w:noProof w:val="0"/>
        </w:rPr>
        <w:t>.</w:t>
      </w:r>
    </w:p>
    <w:p w14:paraId="61F5DF14" w14:textId="3007C5D3" w:rsidR="00C4306E" w:rsidRPr="001B0368" w:rsidRDefault="00C4306E" w:rsidP="00BF3F85">
      <w:pPr>
        <w:pStyle w:val="PARAGRAPH"/>
        <w:rPr>
          <w:noProof w:val="0"/>
        </w:rPr>
      </w:pPr>
      <w:r w:rsidRPr="001B0368">
        <w:rPr>
          <w:noProof w:val="0"/>
        </w:rPr>
        <w:t xml:space="preserve">The example in </w:t>
      </w:r>
      <w:r w:rsidRPr="001B0368">
        <w:rPr>
          <w:noProof w:val="0"/>
        </w:rPr>
        <w:fldChar w:fldCharType="begin"/>
      </w:r>
      <w:r w:rsidRPr="001B0368">
        <w:rPr>
          <w:noProof w:val="0"/>
        </w:rPr>
        <w:instrText xml:space="preserve"> REF _Ref57733924 \h </w:instrText>
      </w:r>
      <w:r w:rsidRPr="001B0368">
        <w:rPr>
          <w:noProof w:val="0"/>
        </w:rPr>
      </w:r>
      <w:r w:rsidRPr="001B0368">
        <w:rPr>
          <w:noProof w:val="0"/>
        </w:rPr>
        <w:fldChar w:fldCharType="separate"/>
      </w:r>
      <w:r w:rsidR="00C57605" w:rsidRPr="001B0368">
        <w:rPr>
          <w:noProof w:val="0"/>
        </w:rPr>
        <w:t xml:space="preserve">Figure </w:t>
      </w:r>
      <w:r w:rsidR="00C57605">
        <w:t>12</w:t>
      </w:r>
      <w:r w:rsidRPr="001B0368">
        <w:rPr>
          <w:noProof w:val="0"/>
        </w:rPr>
        <w:fldChar w:fldCharType="end"/>
      </w:r>
      <w:r w:rsidRPr="001B0368">
        <w:rPr>
          <w:noProof w:val="0"/>
        </w:rPr>
        <w:t xml:space="preserve"> shows a very simple </w:t>
      </w:r>
      <w:proofErr w:type="spellStart"/>
      <w:r w:rsidRPr="001B0368">
        <w:rPr>
          <w:i/>
          <w:iCs/>
          <w:noProof w:val="0"/>
        </w:rPr>
        <w:t>StateMachine</w:t>
      </w:r>
      <w:proofErr w:type="spellEnd"/>
      <w:r w:rsidRPr="001B0368">
        <w:rPr>
          <w:noProof w:val="0"/>
        </w:rPr>
        <w:t xml:space="preserve"> with two </w:t>
      </w:r>
      <w:r w:rsidRPr="001B0368">
        <w:rPr>
          <w:i/>
          <w:iCs/>
          <w:noProof w:val="0"/>
        </w:rPr>
        <w:t>States</w:t>
      </w:r>
      <w:r w:rsidRPr="001B0368">
        <w:rPr>
          <w:noProof w:val="0"/>
        </w:rPr>
        <w:t>.</w:t>
      </w:r>
    </w:p>
    <w:p w14:paraId="668EC8A5" w14:textId="464C3A3E" w:rsidR="00C4306E" w:rsidRPr="001B0368" w:rsidRDefault="00520441" w:rsidP="00C4306E">
      <w:pPr>
        <w:pStyle w:val="PARAGRAPH"/>
        <w:keepNext/>
        <w:rPr>
          <w:noProof w:val="0"/>
        </w:rPr>
      </w:pPr>
      <w:r w:rsidRPr="001B0368">
        <w:rPr>
          <w:noProof w:val="0"/>
        </w:rPr>
        <w:object w:dxaOrig="9961" w:dyaOrig="2280" w14:anchorId="767C11C7">
          <v:shape id="_x0000_i1033" type="#_x0000_t75" style="width:453.75pt;height:103.5pt" o:ole="">
            <v:imagedata r:id="rId53" o:title=""/>
          </v:shape>
          <o:OLEObject Type="Embed" ProgID="Visio.Drawing.15" ShapeID="_x0000_i1033" DrawAspect="Content" ObjectID="_1695566603" r:id="rId54"/>
        </w:object>
      </w:r>
    </w:p>
    <w:p w14:paraId="01E91F57" w14:textId="6A5DF70D" w:rsidR="00C4306E" w:rsidRPr="001B0368" w:rsidRDefault="00C4306E" w:rsidP="00C4306E">
      <w:pPr>
        <w:pStyle w:val="FIGURE-title"/>
        <w:keepLines/>
        <w:rPr>
          <w:noProof w:val="0"/>
        </w:rPr>
      </w:pPr>
      <w:bookmarkStart w:id="258" w:name="_Ref57733924"/>
      <w:bookmarkStart w:id="259" w:name="_Toc84953531"/>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12</w:t>
      </w:r>
      <w:r w:rsidRPr="001B0368">
        <w:rPr>
          <w:noProof w:val="0"/>
        </w:rPr>
        <w:fldChar w:fldCharType="end"/>
      </w:r>
      <w:bookmarkEnd w:id="258"/>
      <w:r w:rsidRPr="001B0368">
        <w:rPr>
          <w:noProof w:val="0"/>
        </w:rPr>
        <w:t xml:space="preserve"> </w:t>
      </w:r>
      <w:r w:rsidR="002864A9" w:rsidRPr="001B0368">
        <w:rPr>
          <w:noProof w:val="0"/>
        </w:rPr>
        <w:t xml:space="preserve">– </w:t>
      </w:r>
      <w:r w:rsidRPr="001B0368">
        <w:rPr>
          <w:noProof w:val="0"/>
        </w:rPr>
        <w:t xml:space="preserve">Example of a </w:t>
      </w:r>
      <w:proofErr w:type="spellStart"/>
      <w:r w:rsidRPr="001B0368">
        <w:rPr>
          <w:noProof w:val="0"/>
        </w:rPr>
        <w:t>StateMachine</w:t>
      </w:r>
      <w:proofErr w:type="spellEnd"/>
      <w:r w:rsidRPr="001B0368">
        <w:rPr>
          <w:noProof w:val="0"/>
        </w:rPr>
        <w:t xml:space="preserve"> with two States</w:t>
      </w:r>
      <w:bookmarkEnd w:id="259"/>
    </w:p>
    <w:p w14:paraId="1BC3F429" w14:textId="7B956124" w:rsidR="00C4306E" w:rsidRPr="001B0368" w:rsidRDefault="00C4306E" w:rsidP="001155F4">
      <w:pPr>
        <w:pStyle w:val="PARAGRAPH"/>
        <w:rPr>
          <w:noProof w:val="0"/>
        </w:rPr>
      </w:pPr>
      <w:r w:rsidRPr="001B0368">
        <w:rPr>
          <w:noProof w:val="0"/>
        </w:rPr>
        <w:t xml:space="preserve">In </w:t>
      </w:r>
      <w:r w:rsidRPr="001B0368">
        <w:rPr>
          <w:noProof w:val="0"/>
        </w:rPr>
        <w:fldChar w:fldCharType="begin"/>
      </w:r>
      <w:r w:rsidRPr="001B0368">
        <w:rPr>
          <w:noProof w:val="0"/>
        </w:rPr>
        <w:instrText xml:space="preserve"> REF _Ref57733993 \h </w:instrText>
      </w:r>
      <w:r w:rsidR="001155F4" w:rsidRPr="001B0368">
        <w:rPr>
          <w:noProof w:val="0"/>
        </w:rPr>
        <w:instrText xml:space="preserve"> \* MERGEFORMAT </w:instrText>
      </w:r>
      <w:r w:rsidRPr="001B0368">
        <w:rPr>
          <w:noProof w:val="0"/>
        </w:rPr>
      </w:r>
      <w:r w:rsidRPr="001B0368">
        <w:rPr>
          <w:noProof w:val="0"/>
        </w:rPr>
        <w:fldChar w:fldCharType="separate"/>
      </w:r>
      <w:r w:rsidR="00C57605" w:rsidRPr="001B0368">
        <w:rPr>
          <w:noProof w:val="0"/>
        </w:rPr>
        <w:t xml:space="preserve">Figure </w:t>
      </w:r>
      <w:r w:rsidR="00C57605">
        <w:rPr>
          <w:noProof w:val="0"/>
        </w:rPr>
        <w:t>13</w:t>
      </w:r>
      <w:r w:rsidRPr="001B0368">
        <w:rPr>
          <w:noProof w:val="0"/>
        </w:rPr>
        <w:fldChar w:fldCharType="end"/>
      </w:r>
      <w:r w:rsidR="001155F4" w:rsidRPr="001B0368">
        <w:rPr>
          <w:noProof w:val="0"/>
        </w:rPr>
        <w:t xml:space="preserve"> the </w:t>
      </w:r>
      <w:proofErr w:type="spellStart"/>
      <w:r w:rsidR="001155F4" w:rsidRPr="001B0368">
        <w:rPr>
          <w:i/>
          <w:iCs/>
          <w:noProof w:val="0"/>
        </w:rPr>
        <w:t>StateMachine</w:t>
      </w:r>
      <w:proofErr w:type="spellEnd"/>
      <w:r w:rsidR="001155F4" w:rsidRPr="001B0368">
        <w:rPr>
          <w:noProof w:val="0"/>
        </w:rPr>
        <w:t xml:space="preserve"> of </w:t>
      </w:r>
      <w:r w:rsidR="001155F4" w:rsidRPr="001B0368">
        <w:rPr>
          <w:noProof w:val="0"/>
        </w:rPr>
        <w:fldChar w:fldCharType="begin"/>
      </w:r>
      <w:r w:rsidR="001155F4" w:rsidRPr="001B0368">
        <w:rPr>
          <w:noProof w:val="0"/>
        </w:rPr>
        <w:instrText xml:space="preserve"> REF _Ref57733924 \h  \* MERGEFORMAT </w:instrText>
      </w:r>
      <w:r w:rsidR="001155F4" w:rsidRPr="001B0368">
        <w:rPr>
          <w:noProof w:val="0"/>
        </w:rPr>
      </w:r>
      <w:r w:rsidR="001155F4" w:rsidRPr="001B0368">
        <w:rPr>
          <w:noProof w:val="0"/>
        </w:rPr>
        <w:fldChar w:fldCharType="separate"/>
      </w:r>
      <w:r w:rsidR="00C57605" w:rsidRPr="001B0368">
        <w:rPr>
          <w:noProof w:val="0"/>
        </w:rPr>
        <w:t xml:space="preserve">Figure </w:t>
      </w:r>
      <w:r w:rsidR="00C57605">
        <w:rPr>
          <w:noProof w:val="0"/>
        </w:rPr>
        <w:t>12</w:t>
      </w:r>
      <w:r w:rsidR="001155F4" w:rsidRPr="001B0368">
        <w:rPr>
          <w:noProof w:val="0"/>
        </w:rPr>
        <w:fldChar w:fldCharType="end"/>
      </w:r>
      <w:r w:rsidR="001155F4" w:rsidRPr="001B0368">
        <w:rPr>
          <w:noProof w:val="0"/>
        </w:rPr>
        <w:t xml:space="preserve"> is extended by adding two </w:t>
      </w:r>
      <w:ins w:id="260" w:author="Wolfgang Mahnke" w:date="2021-09-15T11:03:00Z">
        <w:r w:rsidR="00C57DFB">
          <w:rPr>
            <w:noProof w:val="0"/>
          </w:rPr>
          <w:t>s</w:t>
        </w:r>
      </w:ins>
      <w:del w:id="261" w:author="Wolfgang Mahnke" w:date="2021-09-15T11:03:00Z">
        <w:r w:rsidR="001155F4" w:rsidRPr="00C57DFB" w:rsidDel="00C57DFB">
          <w:rPr>
            <w:noProof w:val="0"/>
            <w:rPrChange w:id="262" w:author="Wolfgang Mahnke" w:date="2021-09-15T11:03:00Z">
              <w:rPr>
                <w:i/>
                <w:iCs/>
                <w:noProof w:val="0"/>
              </w:rPr>
            </w:rPrChange>
          </w:rPr>
          <w:delText>S</w:delText>
        </w:r>
      </w:del>
      <w:r w:rsidR="001155F4" w:rsidRPr="00C57DFB">
        <w:rPr>
          <w:noProof w:val="0"/>
          <w:rPrChange w:id="263" w:author="Wolfgang Mahnke" w:date="2021-09-15T11:03:00Z">
            <w:rPr>
              <w:i/>
              <w:iCs/>
              <w:noProof w:val="0"/>
            </w:rPr>
          </w:rPrChange>
        </w:rPr>
        <w:t>ubstates</w:t>
      </w:r>
      <w:r w:rsidR="001155F4" w:rsidRPr="001B0368">
        <w:rPr>
          <w:noProof w:val="0"/>
        </w:rPr>
        <w:t xml:space="preserve"> to </w:t>
      </w:r>
      <w:r w:rsidR="00734B17" w:rsidRPr="001B0368">
        <w:rPr>
          <w:noProof w:val="0"/>
        </w:rPr>
        <w:t>"</w:t>
      </w:r>
      <w:r w:rsidR="001155F4" w:rsidRPr="001B0368">
        <w:rPr>
          <w:noProof w:val="0"/>
        </w:rPr>
        <w:t>State1</w:t>
      </w:r>
      <w:r w:rsidR="00734B17" w:rsidRPr="001B0368">
        <w:rPr>
          <w:noProof w:val="0"/>
        </w:rPr>
        <w:t>"</w:t>
      </w:r>
      <w:r w:rsidR="001155F4" w:rsidRPr="001B0368">
        <w:rPr>
          <w:noProof w:val="0"/>
        </w:rPr>
        <w:t>.</w:t>
      </w:r>
    </w:p>
    <w:p w14:paraId="1FB60F14" w14:textId="099433A4" w:rsidR="00C4306E" w:rsidRPr="001B0368" w:rsidRDefault="00520441" w:rsidP="00C4306E">
      <w:pPr>
        <w:pStyle w:val="PARAGRAPH"/>
        <w:keepNext/>
        <w:rPr>
          <w:noProof w:val="0"/>
        </w:rPr>
      </w:pPr>
      <w:r w:rsidRPr="001B0368">
        <w:rPr>
          <w:noProof w:val="0"/>
        </w:rPr>
        <w:object w:dxaOrig="9961" w:dyaOrig="2280" w14:anchorId="6F36ADCA">
          <v:shape id="_x0000_i1034" type="#_x0000_t75" style="width:453.75pt;height:103.5pt" o:ole="">
            <v:imagedata r:id="rId55" o:title=""/>
          </v:shape>
          <o:OLEObject Type="Embed" ProgID="Visio.Drawing.15" ShapeID="_x0000_i1034" DrawAspect="Content" ObjectID="_1695566604" r:id="rId56"/>
        </w:object>
      </w:r>
    </w:p>
    <w:p w14:paraId="266D2CF0" w14:textId="135CF843" w:rsidR="00C4306E" w:rsidRPr="001B0368" w:rsidRDefault="00C4306E" w:rsidP="001155F4">
      <w:pPr>
        <w:pStyle w:val="FIGURE-title"/>
        <w:keepLines/>
        <w:rPr>
          <w:noProof w:val="0"/>
        </w:rPr>
      </w:pPr>
      <w:bookmarkStart w:id="264" w:name="_Ref57733993"/>
      <w:bookmarkStart w:id="265" w:name="_Toc84953532"/>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13</w:t>
      </w:r>
      <w:r w:rsidRPr="001B0368">
        <w:rPr>
          <w:noProof w:val="0"/>
        </w:rPr>
        <w:fldChar w:fldCharType="end"/>
      </w:r>
      <w:bookmarkEnd w:id="264"/>
      <w:r w:rsidRPr="001B0368">
        <w:rPr>
          <w:noProof w:val="0"/>
        </w:rPr>
        <w:t xml:space="preserve"> </w:t>
      </w:r>
      <w:r w:rsidR="002864A9" w:rsidRPr="001B0368">
        <w:rPr>
          <w:noProof w:val="0"/>
        </w:rPr>
        <w:t xml:space="preserve">– </w:t>
      </w:r>
      <w:r w:rsidRPr="001B0368">
        <w:rPr>
          <w:noProof w:val="0"/>
        </w:rPr>
        <w:t xml:space="preserve">Example of a </w:t>
      </w:r>
      <w:proofErr w:type="spellStart"/>
      <w:r w:rsidRPr="001B0368">
        <w:rPr>
          <w:noProof w:val="0"/>
        </w:rPr>
        <w:t>StateMachine</w:t>
      </w:r>
      <w:proofErr w:type="spellEnd"/>
      <w:r w:rsidRPr="001B0368">
        <w:rPr>
          <w:noProof w:val="0"/>
        </w:rPr>
        <w:t xml:space="preserve"> extended with two Substates</w:t>
      </w:r>
      <w:bookmarkEnd w:id="265"/>
    </w:p>
    <w:p w14:paraId="4A4A4B82" w14:textId="5734ACCA" w:rsidR="00520441" w:rsidRPr="001B0368" w:rsidRDefault="00520441" w:rsidP="00520441">
      <w:pPr>
        <w:pStyle w:val="PARAGRAPH"/>
        <w:rPr>
          <w:noProof w:val="0"/>
        </w:rPr>
      </w:pPr>
      <w:r w:rsidRPr="001B0368">
        <w:rPr>
          <w:noProof w:val="0"/>
        </w:rPr>
        <w:t xml:space="preserve">In </w:t>
      </w:r>
      <w:r w:rsidRPr="001B0368">
        <w:rPr>
          <w:noProof w:val="0"/>
        </w:rPr>
        <w:fldChar w:fldCharType="begin"/>
      </w:r>
      <w:r w:rsidRPr="001B0368">
        <w:rPr>
          <w:noProof w:val="0"/>
        </w:rPr>
        <w:instrText xml:space="preserve"> REF _Ref60828021 \h </w:instrText>
      </w:r>
      <w:r w:rsidRPr="001B0368">
        <w:rPr>
          <w:noProof w:val="0"/>
        </w:rPr>
      </w:r>
      <w:r w:rsidRPr="001B0368">
        <w:rPr>
          <w:noProof w:val="0"/>
        </w:rPr>
        <w:fldChar w:fldCharType="separate"/>
      </w:r>
      <w:r w:rsidR="00C57605" w:rsidRPr="001B0368">
        <w:rPr>
          <w:noProof w:val="0"/>
        </w:rPr>
        <w:t xml:space="preserve">Figure </w:t>
      </w:r>
      <w:r w:rsidR="00C57605">
        <w:t>14</w:t>
      </w:r>
      <w:r w:rsidRPr="001B0368">
        <w:rPr>
          <w:noProof w:val="0"/>
        </w:rPr>
        <w:fldChar w:fldCharType="end"/>
      </w:r>
      <w:r w:rsidRPr="001B0368">
        <w:rPr>
          <w:noProof w:val="0"/>
        </w:rPr>
        <w:t xml:space="preserve"> the </w:t>
      </w:r>
      <w:proofErr w:type="spellStart"/>
      <w:r w:rsidRPr="001B0368">
        <w:rPr>
          <w:i/>
          <w:iCs/>
          <w:noProof w:val="0"/>
        </w:rPr>
        <w:t>StateMachine</w:t>
      </w:r>
      <w:proofErr w:type="spellEnd"/>
      <w:r w:rsidRPr="001B0368">
        <w:rPr>
          <w:noProof w:val="0"/>
        </w:rPr>
        <w:t xml:space="preserve"> of </w:t>
      </w:r>
      <w:r w:rsidRPr="001B0368">
        <w:rPr>
          <w:noProof w:val="0"/>
        </w:rPr>
        <w:fldChar w:fldCharType="begin"/>
      </w:r>
      <w:r w:rsidRPr="001B0368">
        <w:rPr>
          <w:noProof w:val="0"/>
        </w:rPr>
        <w:instrText xml:space="preserve"> REF _Ref57733993 \h </w:instrText>
      </w:r>
      <w:r w:rsidRPr="001B0368">
        <w:rPr>
          <w:noProof w:val="0"/>
        </w:rPr>
      </w:r>
      <w:r w:rsidRPr="001B0368">
        <w:rPr>
          <w:noProof w:val="0"/>
        </w:rPr>
        <w:fldChar w:fldCharType="separate"/>
      </w:r>
      <w:r w:rsidR="00C57605" w:rsidRPr="001B0368">
        <w:rPr>
          <w:noProof w:val="0"/>
        </w:rPr>
        <w:t xml:space="preserve">Figure </w:t>
      </w:r>
      <w:r w:rsidR="00C57605">
        <w:t>13</w:t>
      </w:r>
      <w:r w:rsidRPr="001B0368">
        <w:rPr>
          <w:noProof w:val="0"/>
        </w:rPr>
        <w:fldChar w:fldCharType="end"/>
      </w:r>
      <w:r w:rsidRPr="001B0368">
        <w:rPr>
          <w:noProof w:val="0"/>
        </w:rPr>
        <w:t xml:space="preserve"> is extended by adding two </w:t>
      </w:r>
      <w:ins w:id="266" w:author="Wolfgang Mahnke" w:date="2021-09-15T11:03:00Z">
        <w:r w:rsidR="00C57DFB">
          <w:rPr>
            <w:noProof w:val="0"/>
          </w:rPr>
          <w:t>s</w:t>
        </w:r>
      </w:ins>
      <w:del w:id="267" w:author="Wolfgang Mahnke" w:date="2021-09-15T11:03:00Z">
        <w:r w:rsidRPr="00C57DFB" w:rsidDel="00C57DFB">
          <w:rPr>
            <w:noProof w:val="0"/>
            <w:rPrChange w:id="268" w:author="Wolfgang Mahnke" w:date="2021-09-15T11:03:00Z">
              <w:rPr>
                <w:i/>
                <w:iCs/>
                <w:noProof w:val="0"/>
              </w:rPr>
            </w:rPrChange>
          </w:rPr>
          <w:delText>S</w:delText>
        </w:r>
      </w:del>
      <w:r w:rsidRPr="00C57DFB">
        <w:rPr>
          <w:noProof w:val="0"/>
          <w:rPrChange w:id="269" w:author="Wolfgang Mahnke" w:date="2021-09-15T11:03:00Z">
            <w:rPr>
              <w:i/>
              <w:iCs/>
              <w:noProof w:val="0"/>
            </w:rPr>
          </w:rPrChange>
        </w:rPr>
        <w:t>ubstates</w:t>
      </w:r>
      <w:r w:rsidRPr="001B0368">
        <w:rPr>
          <w:noProof w:val="0"/>
        </w:rPr>
        <w:t xml:space="preserve"> to "State2", and an effect on the Transition between "State1" and "State2".</w:t>
      </w:r>
    </w:p>
    <w:p w14:paraId="1F3F9019" w14:textId="1A04AC47" w:rsidR="00520441" w:rsidRPr="001B0368" w:rsidRDefault="00520441" w:rsidP="00520441">
      <w:pPr>
        <w:pStyle w:val="PARAGRAPH"/>
        <w:keepNext/>
        <w:rPr>
          <w:noProof w:val="0"/>
        </w:rPr>
      </w:pPr>
      <w:r w:rsidRPr="001B0368">
        <w:rPr>
          <w:noProof w:val="0"/>
        </w:rPr>
        <w:object w:dxaOrig="9961" w:dyaOrig="2280" w14:anchorId="4A661BEE">
          <v:shape id="_x0000_i1035" type="#_x0000_t75" style="width:453.75pt;height:103.5pt" o:ole="">
            <v:imagedata r:id="rId57" o:title=""/>
          </v:shape>
          <o:OLEObject Type="Embed" ProgID="Visio.Drawing.15" ShapeID="_x0000_i1035" DrawAspect="Content" ObjectID="_1695566605" r:id="rId58"/>
        </w:object>
      </w:r>
    </w:p>
    <w:p w14:paraId="6487C8B3" w14:textId="21C69BFD" w:rsidR="00520441" w:rsidRPr="001B0368" w:rsidRDefault="00520441" w:rsidP="00520441">
      <w:pPr>
        <w:pStyle w:val="FIGURE-title"/>
        <w:keepLines/>
        <w:rPr>
          <w:noProof w:val="0"/>
        </w:rPr>
      </w:pPr>
      <w:bookmarkStart w:id="270" w:name="_Ref60828021"/>
      <w:bookmarkStart w:id="271" w:name="_Toc84953533"/>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14</w:t>
      </w:r>
      <w:r w:rsidRPr="001B0368">
        <w:rPr>
          <w:noProof w:val="0"/>
        </w:rPr>
        <w:fldChar w:fldCharType="end"/>
      </w:r>
      <w:bookmarkEnd w:id="270"/>
      <w:r w:rsidRPr="001B0368">
        <w:rPr>
          <w:noProof w:val="0"/>
        </w:rPr>
        <w:t xml:space="preserve"> – Example of a </w:t>
      </w:r>
      <w:proofErr w:type="spellStart"/>
      <w:r w:rsidRPr="001B0368">
        <w:rPr>
          <w:noProof w:val="0"/>
        </w:rPr>
        <w:t>StateMachine</w:t>
      </w:r>
      <w:proofErr w:type="spellEnd"/>
      <w:r w:rsidRPr="001B0368">
        <w:rPr>
          <w:noProof w:val="0"/>
        </w:rPr>
        <w:t xml:space="preserve"> extended with another two Substates</w:t>
      </w:r>
      <w:bookmarkEnd w:id="271"/>
    </w:p>
    <w:p w14:paraId="135F12DC" w14:textId="44A6B2E8" w:rsidR="00520441" w:rsidRPr="001B0368" w:rsidRDefault="00BF3F85" w:rsidP="00BF3F85">
      <w:pPr>
        <w:pStyle w:val="PARAGRAPH"/>
        <w:rPr>
          <w:noProof w:val="0"/>
        </w:rPr>
      </w:pPr>
      <w:r w:rsidRPr="001B0368">
        <w:rPr>
          <w:noProof w:val="0"/>
        </w:rPr>
        <w:t xml:space="preserve">In </w:t>
      </w:r>
      <w:r w:rsidR="00D54CFA" w:rsidRPr="001B0368">
        <w:rPr>
          <w:noProof w:val="0"/>
        </w:rPr>
        <w:fldChar w:fldCharType="begin"/>
      </w:r>
      <w:r w:rsidR="00D54CFA" w:rsidRPr="001B0368">
        <w:rPr>
          <w:noProof w:val="0"/>
        </w:rPr>
        <w:instrText xml:space="preserve"> REF _Ref57811973 \h </w:instrText>
      </w:r>
      <w:r w:rsidR="00D54CFA" w:rsidRPr="001B0368">
        <w:rPr>
          <w:noProof w:val="0"/>
        </w:rPr>
      </w:r>
      <w:r w:rsidR="00D54CFA" w:rsidRPr="001B0368">
        <w:rPr>
          <w:noProof w:val="0"/>
        </w:rPr>
        <w:fldChar w:fldCharType="separate"/>
      </w:r>
      <w:r w:rsidR="00C57605" w:rsidRPr="001B0368">
        <w:rPr>
          <w:noProof w:val="0"/>
        </w:rPr>
        <w:t xml:space="preserve">Figure </w:t>
      </w:r>
      <w:r w:rsidR="00C57605">
        <w:t>15</w:t>
      </w:r>
      <w:r w:rsidR="00D54CFA" w:rsidRPr="001B0368">
        <w:rPr>
          <w:noProof w:val="0"/>
        </w:rPr>
        <w:fldChar w:fldCharType="end"/>
      </w:r>
      <w:r w:rsidRPr="001B0368">
        <w:rPr>
          <w:noProof w:val="0"/>
        </w:rPr>
        <w:t xml:space="preserve"> the representation of this example as </w:t>
      </w:r>
      <w:proofErr w:type="spellStart"/>
      <w:r w:rsidRPr="001B0368">
        <w:rPr>
          <w:i/>
          <w:noProof w:val="0"/>
        </w:rPr>
        <w:t>StateMachineType</w:t>
      </w:r>
      <w:proofErr w:type="spellEnd"/>
      <w:r w:rsidRPr="001B0368">
        <w:rPr>
          <w:noProof w:val="0"/>
        </w:rPr>
        <w:t xml:space="preserve"> in the </w:t>
      </w:r>
      <w:proofErr w:type="spellStart"/>
      <w:r w:rsidRPr="001B0368">
        <w:rPr>
          <w:i/>
          <w:noProof w:val="0"/>
        </w:rPr>
        <w:t>AddressSpace</w:t>
      </w:r>
      <w:proofErr w:type="spellEnd"/>
      <w:r w:rsidRPr="001B0368">
        <w:rPr>
          <w:noProof w:val="0"/>
        </w:rPr>
        <w:t xml:space="preserve"> is given. </w:t>
      </w:r>
      <w:r w:rsidR="002864A9" w:rsidRPr="001B0368">
        <w:rPr>
          <w:noProof w:val="0"/>
        </w:rPr>
        <w:t>The “</w:t>
      </w:r>
      <w:proofErr w:type="spellStart"/>
      <w:r w:rsidR="002864A9" w:rsidRPr="001B0368">
        <w:rPr>
          <w:noProof w:val="0"/>
        </w:rPr>
        <w:t>MyStateMachineType</w:t>
      </w:r>
      <w:proofErr w:type="spellEnd"/>
      <w:r w:rsidR="002864A9" w:rsidRPr="001B0368">
        <w:rPr>
          <w:noProof w:val="0"/>
        </w:rPr>
        <w:t xml:space="preserve">” defines the </w:t>
      </w:r>
      <w:proofErr w:type="spellStart"/>
      <w:r w:rsidR="002864A9" w:rsidRPr="001B0368">
        <w:rPr>
          <w:i/>
          <w:iCs/>
          <w:noProof w:val="0"/>
        </w:rPr>
        <w:t>StateMachine</w:t>
      </w:r>
      <w:proofErr w:type="spellEnd"/>
      <w:r w:rsidR="002864A9" w:rsidRPr="001B0368">
        <w:rPr>
          <w:i/>
          <w:iCs/>
          <w:noProof w:val="0"/>
        </w:rPr>
        <w:t xml:space="preserve"> </w:t>
      </w:r>
      <w:r w:rsidR="002864A9" w:rsidRPr="001B0368">
        <w:rPr>
          <w:noProof w:val="0"/>
        </w:rPr>
        <w:t xml:space="preserve">of </w:t>
      </w:r>
      <w:r w:rsidR="002864A9" w:rsidRPr="001B0368">
        <w:rPr>
          <w:noProof w:val="0"/>
        </w:rPr>
        <w:fldChar w:fldCharType="begin"/>
      </w:r>
      <w:r w:rsidR="002864A9" w:rsidRPr="001B0368">
        <w:rPr>
          <w:noProof w:val="0"/>
        </w:rPr>
        <w:instrText xml:space="preserve"> REF _Ref57733924 \h </w:instrText>
      </w:r>
      <w:r w:rsidR="002864A9" w:rsidRPr="001B0368">
        <w:rPr>
          <w:noProof w:val="0"/>
        </w:rPr>
      </w:r>
      <w:r w:rsidR="002864A9" w:rsidRPr="001B0368">
        <w:rPr>
          <w:noProof w:val="0"/>
        </w:rPr>
        <w:fldChar w:fldCharType="separate"/>
      </w:r>
      <w:r w:rsidR="00C57605" w:rsidRPr="001B0368">
        <w:rPr>
          <w:noProof w:val="0"/>
        </w:rPr>
        <w:t xml:space="preserve">Figure </w:t>
      </w:r>
      <w:r w:rsidR="00C57605">
        <w:t>12</w:t>
      </w:r>
      <w:r w:rsidR="002864A9" w:rsidRPr="001B0368">
        <w:rPr>
          <w:noProof w:val="0"/>
        </w:rPr>
        <w:fldChar w:fldCharType="end"/>
      </w:r>
      <w:r w:rsidR="002864A9" w:rsidRPr="001B0368">
        <w:rPr>
          <w:noProof w:val="0"/>
        </w:rPr>
        <w:t>, and the “</w:t>
      </w:r>
      <w:proofErr w:type="spellStart"/>
      <w:r w:rsidR="002864A9" w:rsidRPr="001B0368">
        <w:rPr>
          <w:noProof w:val="0"/>
        </w:rPr>
        <w:t>MySubStateMachineType</w:t>
      </w:r>
      <w:proofErr w:type="spellEnd"/>
      <w:r w:rsidR="002864A9" w:rsidRPr="001B0368">
        <w:rPr>
          <w:noProof w:val="0"/>
        </w:rPr>
        <w:t xml:space="preserve">” is a subtype and extends the </w:t>
      </w:r>
      <w:proofErr w:type="spellStart"/>
      <w:r w:rsidR="002864A9" w:rsidRPr="001B0368">
        <w:rPr>
          <w:i/>
          <w:iCs/>
          <w:noProof w:val="0"/>
        </w:rPr>
        <w:t>StateMachine</w:t>
      </w:r>
      <w:proofErr w:type="spellEnd"/>
      <w:r w:rsidR="002864A9" w:rsidRPr="001B0368">
        <w:rPr>
          <w:noProof w:val="0"/>
        </w:rPr>
        <w:t xml:space="preserve"> with a </w:t>
      </w:r>
      <w:proofErr w:type="spellStart"/>
      <w:r w:rsidR="002864A9" w:rsidRPr="001B0368">
        <w:rPr>
          <w:i/>
          <w:iCs/>
          <w:noProof w:val="0"/>
        </w:rPr>
        <w:t>SubStateMachine</w:t>
      </w:r>
      <w:proofErr w:type="spellEnd"/>
      <w:r w:rsidR="002864A9" w:rsidRPr="001B0368">
        <w:rPr>
          <w:noProof w:val="0"/>
        </w:rPr>
        <w:t xml:space="preserve"> as defined in </w:t>
      </w:r>
      <w:r w:rsidR="002864A9" w:rsidRPr="001B0368">
        <w:rPr>
          <w:noProof w:val="0"/>
        </w:rPr>
        <w:fldChar w:fldCharType="begin"/>
      </w:r>
      <w:r w:rsidR="002864A9" w:rsidRPr="001B0368">
        <w:rPr>
          <w:noProof w:val="0"/>
        </w:rPr>
        <w:instrText xml:space="preserve"> REF _Ref57733993 \h </w:instrText>
      </w:r>
      <w:r w:rsidR="002864A9" w:rsidRPr="001B0368">
        <w:rPr>
          <w:noProof w:val="0"/>
        </w:rPr>
      </w:r>
      <w:r w:rsidR="002864A9" w:rsidRPr="001B0368">
        <w:rPr>
          <w:noProof w:val="0"/>
        </w:rPr>
        <w:fldChar w:fldCharType="separate"/>
      </w:r>
      <w:r w:rsidR="00C57605" w:rsidRPr="001B0368">
        <w:rPr>
          <w:noProof w:val="0"/>
        </w:rPr>
        <w:t xml:space="preserve">Figure </w:t>
      </w:r>
      <w:r w:rsidR="00C57605">
        <w:t>13</w:t>
      </w:r>
      <w:r w:rsidR="002864A9" w:rsidRPr="001B0368">
        <w:rPr>
          <w:noProof w:val="0"/>
        </w:rPr>
        <w:fldChar w:fldCharType="end"/>
      </w:r>
      <w:r w:rsidR="002864A9" w:rsidRPr="001B0368">
        <w:rPr>
          <w:noProof w:val="0"/>
        </w:rPr>
        <w:t xml:space="preserve">. </w:t>
      </w:r>
      <w:r w:rsidR="00520441" w:rsidRPr="001B0368">
        <w:rPr>
          <w:noProof w:val="0"/>
        </w:rPr>
        <w:t>The “</w:t>
      </w:r>
      <w:proofErr w:type="spellStart"/>
      <w:r w:rsidR="00520441" w:rsidRPr="001B0368">
        <w:rPr>
          <w:noProof w:val="0"/>
        </w:rPr>
        <w:t>MySubSubStateMachineType</w:t>
      </w:r>
      <w:proofErr w:type="spellEnd"/>
      <w:r w:rsidR="00520441" w:rsidRPr="001B0368">
        <w:rPr>
          <w:noProof w:val="0"/>
        </w:rPr>
        <w:t xml:space="preserve">” is another subtype as defined in </w:t>
      </w:r>
      <w:r w:rsidR="00520441" w:rsidRPr="001B0368">
        <w:rPr>
          <w:noProof w:val="0"/>
        </w:rPr>
        <w:fldChar w:fldCharType="begin"/>
      </w:r>
      <w:r w:rsidR="00520441" w:rsidRPr="001B0368">
        <w:rPr>
          <w:noProof w:val="0"/>
        </w:rPr>
        <w:instrText xml:space="preserve"> REF _Ref60828021 \h </w:instrText>
      </w:r>
      <w:r w:rsidR="00520441" w:rsidRPr="001B0368">
        <w:rPr>
          <w:noProof w:val="0"/>
        </w:rPr>
      </w:r>
      <w:r w:rsidR="00520441" w:rsidRPr="001B0368">
        <w:rPr>
          <w:noProof w:val="0"/>
        </w:rPr>
        <w:fldChar w:fldCharType="separate"/>
      </w:r>
      <w:r w:rsidR="00C57605" w:rsidRPr="001B0368">
        <w:rPr>
          <w:noProof w:val="0"/>
        </w:rPr>
        <w:t xml:space="preserve">Figure </w:t>
      </w:r>
      <w:r w:rsidR="00C57605">
        <w:t>14</w:t>
      </w:r>
      <w:r w:rsidR="00520441" w:rsidRPr="001B0368">
        <w:rPr>
          <w:noProof w:val="0"/>
        </w:rPr>
        <w:fldChar w:fldCharType="end"/>
      </w:r>
      <w:r w:rsidR="00520441" w:rsidRPr="001B0368">
        <w:rPr>
          <w:noProof w:val="0"/>
        </w:rPr>
        <w:t>.</w:t>
      </w:r>
    </w:p>
    <w:p w14:paraId="5528285B" w14:textId="0393BF3F" w:rsidR="00BF3F85" w:rsidRPr="001B0368" w:rsidRDefault="001C5C80" w:rsidP="00BF3F85">
      <w:pPr>
        <w:pStyle w:val="PARAGRAPH"/>
        <w:rPr>
          <w:noProof w:val="0"/>
        </w:rPr>
      </w:pPr>
      <w:r w:rsidRPr="001B0368">
        <w:rPr>
          <w:noProof w:val="0"/>
        </w:rPr>
        <w:t>The States and Transitions of "</w:t>
      </w:r>
      <w:proofErr w:type="spellStart"/>
      <w:r w:rsidRPr="001B0368">
        <w:rPr>
          <w:noProof w:val="0"/>
        </w:rPr>
        <w:t>MyStateMachineType</w:t>
      </w:r>
      <w:proofErr w:type="spellEnd"/>
      <w:r w:rsidRPr="001B0368">
        <w:rPr>
          <w:noProof w:val="0"/>
        </w:rPr>
        <w:t xml:space="preserve">” are </w:t>
      </w:r>
      <w:r w:rsidR="00D7001D">
        <w:rPr>
          <w:noProof w:val="0"/>
        </w:rPr>
        <w:t>replicated</w:t>
      </w:r>
      <w:r w:rsidRPr="001B0368">
        <w:rPr>
          <w:noProof w:val="0"/>
        </w:rPr>
        <w:t xml:space="preserve"> </w:t>
      </w:r>
      <w:r w:rsidR="00D7001D">
        <w:rPr>
          <w:noProof w:val="0"/>
        </w:rPr>
        <w:t>to</w:t>
      </w:r>
      <w:r w:rsidRPr="001B0368">
        <w:rPr>
          <w:noProof w:val="0"/>
        </w:rPr>
        <w:t xml:space="preserve"> "</w:t>
      </w:r>
      <w:proofErr w:type="spellStart"/>
      <w:r w:rsidRPr="001B0368">
        <w:rPr>
          <w:noProof w:val="0"/>
        </w:rPr>
        <w:t>MySub</w:t>
      </w:r>
      <w:r w:rsidR="001B0368">
        <w:rPr>
          <w:noProof w:val="0"/>
        </w:rPr>
        <w:t>State</w:t>
      </w:r>
      <w:r w:rsidRPr="001B0368">
        <w:rPr>
          <w:noProof w:val="0"/>
        </w:rPr>
        <w:t>MachineType</w:t>
      </w:r>
      <w:proofErr w:type="spellEnd"/>
      <w:r w:rsidRPr="001B0368">
        <w:rPr>
          <w:noProof w:val="0"/>
        </w:rPr>
        <w:t>" and "</w:t>
      </w:r>
      <w:proofErr w:type="spellStart"/>
      <w:r w:rsidRPr="001B0368">
        <w:rPr>
          <w:noProof w:val="0"/>
        </w:rPr>
        <w:t>MySubSubStateMachineType</w:t>
      </w:r>
      <w:proofErr w:type="spellEnd"/>
      <w:r w:rsidRPr="001B0368">
        <w:rPr>
          <w:noProof w:val="0"/>
        </w:rPr>
        <w:t>".</w:t>
      </w:r>
      <w:r w:rsidR="00A571B9" w:rsidRPr="001B0368">
        <w:rPr>
          <w:noProof w:val="0"/>
        </w:rPr>
        <w:t xml:space="preserve"> Since "Method1” is not overridden, the "Transition1" of all three types is referencing the Method of "</w:t>
      </w:r>
      <w:proofErr w:type="spellStart"/>
      <w:r w:rsidR="00A571B9" w:rsidRPr="001B0368">
        <w:rPr>
          <w:noProof w:val="0"/>
        </w:rPr>
        <w:t>MyStateMachineType</w:t>
      </w:r>
      <w:proofErr w:type="spellEnd"/>
      <w:r w:rsidR="00A571B9" w:rsidRPr="001B0368">
        <w:rPr>
          <w:noProof w:val="0"/>
        </w:rPr>
        <w:t>”. In "</w:t>
      </w:r>
      <w:proofErr w:type="spellStart"/>
      <w:r w:rsidR="00A571B9" w:rsidRPr="001B0368">
        <w:rPr>
          <w:noProof w:val="0"/>
        </w:rPr>
        <w:t>MySubStateMachineType</w:t>
      </w:r>
      <w:proofErr w:type="spellEnd"/>
      <w:r w:rsidR="00A571B9" w:rsidRPr="001B0368">
        <w:rPr>
          <w:noProof w:val="0"/>
        </w:rPr>
        <w:t xml:space="preserve">”, a </w:t>
      </w:r>
      <w:proofErr w:type="spellStart"/>
      <w:r w:rsidR="00A571B9" w:rsidRPr="001B0368">
        <w:rPr>
          <w:noProof w:val="0"/>
        </w:rPr>
        <w:t>Sub</w:t>
      </w:r>
      <w:r w:rsidR="001B0368">
        <w:rPr>
          <w:noProof w:val="0"/>
        </w:rPr>
        <w:t>State</w:t>
      </w:r>
      <w:r w:rsidR="00A571B9" w:rsidRPr="001B0368">
        <w:rPr>
          <w:noProof w:val="0"/>
        </w:rPr>
        <w:t>Machine</w:t>
      </w:r>
      <w:proofErr w:type="spellEnd"/>
      <w:r w:rsidR="00A571B9" w:rsidRPr="001B0368">
        <w:rPr>
          <w:noProof w:val="0"/>
        </w:rPr>
        <w:t xml:space="preserve"> for "State1" was added, and in "</w:t>
      </w:r>
      <w:proofErr w:type="spellStart"/>
      <w:r w:rsidR="00A571B9" w:rsidRPr="001B0368">
        <w:rPr>
          <w:noProof w:val="0"/>
        </w:rPr>
        <w:t>MySubSubStateMachineType</w:t>
      </w:r>
      <w:proofErr w:type="spellEnd"/>
      <w:r w:rsidR="00A571B9" w:rsidRPr="001B0368">
        <w:rPr>
          <w:noProof w:val="0"/>
        </w:rPr>
        <w:t xml:space="preserve">" a </w:t>
      </w:r>
      <w:proofErr w:type="spellStart"/>
      <w:r w:rsidR="00A571B9" w:rsidRPr="001B0368">
        <w:rPr>
          <w:noProof w:val="0"/>
        </w:rPr>
        <w:t>Sub</w:t>
      </w:r>
      <w:r w:rsidR="001B0368">
        <w:rPr>
          <w:noProof w:val="0"/>
        </w:rPr>
        <w:t>State</w:t>
      </w:r>
      <w:r w:rsidR="00A571B9" w:rsidRPr="001B0368">
        <w:rPr>
          <w:noProof w:val="0"/>
        </w:rPr>
        <w:t>Machine</w:t>
      </w:r>
      <w:proofErr w:type="spellEnd"/>
      <w:r w:rsidR="00A571B9" w:rsidRPr="001B0368">
        <w:rPr>
          <w:noProof w:val="0"/>
        </w:rPr>
        <w:t xml:space="preserve"> for "State2". In addition, "</w:t>
      </w:r>
      <w:proofErr w:type="spellStart"/>
      <w:r w:rsidR="00A571B9" w:rsidRPr="001B0368">
        <w:rPr>
          <w:noProof w:val="0"/>
        </w:rPr>
        <w:t>MySubSubStateMachineType</w:t>
      </w:r>
      <w:proofErr w:type="spellEnd"/>
      <w:r w:rsidR="00A571B9" w:rsidRPr="001B0368">
        <w:rPr>
          <w:noProof w:val="0"/>
        </w:rPr>
        <w:t>" adds an effect to "Transition1"</w:t>
      </w:r>
      <w:r w:rsidR="003055C8" w:rsidRPr="001B0368">
        <w:rPr>
          <w:noProof w:val="0"/>
        </w:rPr>
        <w:t>.</w:t>
      </w:r>
    </w:p>
    <w:p w14:paraId="00A1037A" w14:textId="31C945BD" w:rsidR="00BF3F85" w:rsidRPr="001B0368" w:rsidRDefault="000101C9" w:rsidP="00BF3F85">
      <w:pPr>
        <w:pStyle w:val="PARAGRAPH"/>
        <w:keepNext/>
        <w:rPr>
          <w:noProof w:val="0"/>
        </w:rPr>
      </w:pPr>
      <w:r w:rsidRPr="001B0368">
        <w:rPr>
          <w:noProof w:val="0"/>
        </w:rPr>
        <w:object w:dxaOrig="11551" w:dyaOrig="15435" w14:anchorId="34FD0B45">
          <v:shape id="_x0000_i1036" type="#_x0000_t75" style="width:453.75pt;height:606pt" o:ole="">
            <v:imagedata r:id="rId59" o:title=""/>
          </v:shape>
          <o:OLEObject Type="Embed" ProgID="Visio.Drawing.15" ShapeID="_x0000_i1036" DrawAspect="Content" ObjectID="_1695566606" r:id="rId60"/>
        </w:object>
      </w:r>
    </w:p>
    <w:p w14:paraId="6568F8CB" w14:textId="74704C94" w:rsidR="00BF3F85" w:rsidRPr="001B0368" w:rsidRDefault="00BF3F85" w:rsidP="00BF3F85">
      <w:pPr>
        <w:pStyle w:val="FIGURE-title"/>
        <w:keepLines/>
        <w:rPr>
          <w:noProof w:val="0"/>
        </w:rPr>
      </w:pPr>
      <w:bookmarkStart w:id="272" w:name="_Ref57811973"/>
      <w:bookmarkStart w:id="273" w:name="_Toc84953534"/>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15</w:t>
      </w:r>
      <w:r w:rsidRPr="001B0368">
        <w:rPr>
          <w:noProof w:val="0"/>
        </w:rPr>
        <w:fldChar w:fldCharType="end"/>
      </w:r>
      <w:bookmarkEnd w:id="272"/>
      <w:r w:rsidRPr="001B0368">
        <w:rPr>
          <w:noProof w:val="0"/>
        </w:rPr>
        <w:t xml:space="preserve"> – Example of a </w:t>
      </w:r>
      <w:proofErr w:type="spellStart"/>
      <w:r w:rsidRPr="001B0368">
        <w:rPr>
          <w:noProof w:val="0"/>
        </w:rPr>
        <w:t>StateMachineType</w:t>
      </w:r>
      <w:proofErr w:type="spellEnd"/>
      <w:r w:rsidRPr="001B0368">
        <w:rPr>
          <w:noProof w:val="0"/>
        </w:rPr>
        <w:t xml:space="preserve"> </w:t>
      </w:r>
      <w:r w:rsidR="00075EAF" w:rsidRPr="001B0368">
        <w:rPr>
          <w:noProof w:val="0"/>
        </w:rPr>
        <w:t xml:space="preserve">adding </w:t>
      </w:r>
      <w:proofErr w:type="spellStart"/>
      <w:r w:rsidR="00075EAF" w:rsidRPr="001B0368">
        <w:rPr>
          <w:noProof w:val="0"/>
        </w:rPr>
        <w:t>SubStateMachine</w:t>
      </w:r>
      <w:r w:rsidR="00A571B9" w:rsidRPr="001B0368">
        <w:rPr>
          <w:noProof w:val="0"/>
        </w:rPr>
        <w:t>s</w:t>
      </w:r>
      <w:proofErr w:type="spellEnd"/>
      <w:r w:rsidR="00075EAF" w:rsidRPr="001B0368">
        <w:rPr>
          <w:noProof w:val="0"/>
        </w:rPr>
        <w:t xml:space="preserve"> </w:t>
      </w:r>
      <w:r w:rsidR="00A571B9" w:rsidRPr="001B0368">
        <w:rPr>
          <w:noProof w:val="0"/>
        </w:rPr>
        <w:t>in</w:t>
      </w:r>
      <w:r w:rsidR="00075EAF" w:rsidRPr="001B0368">
        <w:rPr>
          <w:noProof w:val="0"/>
        </w:rPr>
        <w:t xml:space="preserve"> Subtype</w:t>
      </w:r>
      <w:r w:rsidR="00A571B9" w:rsidRPr="001B0368">
        <w:rPr>
          <w:noProof w:val="0"/>
        </w:rPr>
        <w:t>s</w:t>
      </w:r>
      <w:bookmarkEnd w:id="273"/>
    </w:p>
    <w:p w14:paraId="4838CA7F" w14:textId="77777777" w:rsidR="0078005F" w:rsidRPr="001B0368" w:rsidRDefault="0078005F" w:rsidP="0078005F">
      <w:pPr>
        <w:pStyle w:val="Heading2"/>
        <w:rPr>
          <w:noProof w:val="0"/>
        </w:rPr>
      </w:pPr>
      <w:bookmarkStart w:id="274" w:name="_Ref57814181"/>
      <w:bookmarkStart w:id="275" w:name="_Hlk535593727"/>
      <w:bookmarkStart w:id="276" w:name="_Toc84953512"/>
      <w:proofErr w:type="spellStart"/>
      <w:r w:rsidRPr="001B0368">
        <w:rPr>
          <w:noProof w:val="0"/>
        </w:rPr>
        <w:t>StateMachine</w:t>
      </w:r>
      <w:proofErr w:type="spellEnd"/>
      <w:r w:rsidRPr="001B0368">
        <w:rPr>
          <w:noProof w:val="0"/>
        </w:rPr>
        <w:t xml:space="preserve"> Extensions for </w:t>
      </w:r>
      <w:proofErr w:type="spellStart"/>
      <w:r w:rsidRPr="001B0368">
        <w:rPr>
          <w:noProof w:val="0"/>
        </w:rPr>
        <w:t>ChoiceStates</w:t>
      </w:r>
      <w:proofErr w:type="spellEnd"/>
      <w:r w:rsidRPr="001B0368">
        <w:rPr>
          <w:noProof w:val="0"/>
        </w:rPr>
        <w:t xml:space="preserve"> and Guards</w:t>
      </w:r>
      <w:bookmarkEnd w:id="274"/>
      <w:bookmarkEnd w:id="276"/>
    </w:p>
    <w:p w14:paraId="45BD4A58" w14:textId="77777777" w:rsidR="0078005F" w:rsidRPr="001B0368" w:rsidRDefault="0078005F" w:rsidP="0078005F">
      <w:pPr>
        <w:pStyle w:val="Heading3"/>
        <w:rPr>
          <w:noProof w:val="0"/>
        </w:rPr>
      </w:pPr>
      <w:bookmarkStart w:id="277" w:name="_Toc84953513"/>
      <w:r w:rsidRPr="001B0368">
        <w:rPr>
          <w:noProof w:val="0"/>
        </w:rPr>
        <w:t>Overview</w:t>
      </w:r>
      <w:bookmarkEnd w:id="277"/>
    </w:p>
    <w:p w14:paraId="09D9F481" w14:textId="77777777" w:rsidR="0078005F" w:rsidRPr="001B0368" w:rsidRDefault="0078005F" w:rsidP="0078005F">
      <w:pPr>
        <w:pStyle w:val="PARAGRAPH"/>
        <w:rPr>
          <w:noProof w:val="0"/>
        </w:rPr>
      </w:pPr>
      <w:r w:rsidRPr="001B0368">
        <w:rPr>
          <w:noProof w:val="0"/>
        </w:rPr>
        <w:t xml:space="preserve">This section describes extensions to the </w:t>
      </w:r>
      <w:proofErr w:type="spellStart"/>
      <w:r w:rsidRPr="001B0368">
        <w:rPr>
          <w:i/>
          <w:iCs/>
          <w:noProof w:val="0"/>
        </w:rPr>
        <w:t>StateMachine</w:t>
      </w:r>
      <w:proofErr w:type="spellEnd"/>
      <w:r w:rsidRPr="001B0368">
        <w:rPr>
          <w:noProof w:val="0"/>
        </w:rPr>
        <w:t xml:space="preserve"> model allowing choices and guards on </w:t>
      </w:r>
      <w:proofErr w:type="spellStart"/>
      <w:r w:rsidRPr="001B0368">
        <w:rPr>
          <w:i/>
          <w:iCs/>
          <w:noProof w:val="0"/>
        </w:rPr>
        <w:t>StateMachines</w:t>
      </w:r>
      <w:proofErr w:type="spellEnd"/>
      <w:r w:rsidRPr="001B0368">
        <w:rPr>
          <w:noProof w:val="0"/>
        </w:rPr>
        <w:t>.</w:t>
      </w:r>
    </w:p>
    <w:p w14:paraId="0985A6DF" w14:textId="10B88831" w:rsidR="0078005F" w:rsidRPr="001B0368" w:rsidRDefault="0078005F" w:rsidP="0078005F">
      <w:pPr>
        <w:pStyle w:val="Heading3"/>
        <w:rPr>
          <w:noProof w:val="0"/>
        </w:rPr>
      </w:pPr>
      <w:bookmarkStart w:id="278" w:name="_Ref33079242"/>
      <w:bookmarkStart w:id="279" w:name="_Toc84953514"/>
      <w:bookmarkEnd w:id="275"/>
      <w:proofErr w:type="spellStart"/>
      <w:r w:rsidRPr="001B0368">
        <w:rPr>
          <w:noProof w:val="0"/>
        </w:rPr>
        <w:lastRenderedPageBreak/>
        <w:t>ChoiceStateType</w:t>
      </w:r>
      <w:bookmarkEnd w:id="278"/>
      <w:bookmarkEnd w:id="279"/>
      <w:proofErr w:type="spellEnd"/>
    </w:p>
    <w:p w14:paraId="675F80B7" w14:textId="241A5B8B"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ChoiceStateType</w:t>
      </w:r>
      <w:proofErr w:type="spellEnd"/>
      <w:r w:rsidRPr="001B0368">
        <w:rPr>
          <w:noProof w:val="0"/>
        </w:rPr>
        <w:t xml:space="preserve"> is a subtype of the </w:t>
      </w:r>
      <w:proofErr w:type="spellStart"/>
      <w:r w:rsidRPr="001B0368">
        <w:rPr>
          <w:i/>
          <w:iCs/>
          <w:noProof w:val="0"/>
        </w:rPr>
        <w:t>StateType</w:t>
      </w:r>
      <w:proofErr w:type="spellEnd"/>
      <w:r w:rsidRPr="001B0368">
        <w:rPr>
          <w:noProof w:val="0"/>
        </w:rPr>
        <w:t xml:space="preserve"> and is formally defined in </w:t>
      </w:r>
      <w:r w:rsidR="00C71C13" w:rsidRPr="001B0368">
        <w:rPr>
          <w:noProof w:val="0"/>
        </w:rPr>
        <w:fldChar w:fldCharType="begin"/>
      </w:r>
      <w:r w:rsidR="00C71C13" w:rsidRPr="001B0368">
        <w:rPr>
          <w:noProof w:val="0"/>
        </w:rPr>
        <w:instrText xml:space="preserve"> REF _Ref51189834 \h </w:instrText>
      </w:r>
      <w:r w:rsidR="00C71C13" w:rsidRPr="001B0368">
        <w:rPr>
          <w:noProof w:val="0"/>
        </w:rPr>
      </w:r>
      <w:r w:rsidR="00C71C13" w:rsidRPr="001B0368">
        <w:rPr>
          <w:noProof w:val="0"/>
        </w:rPr>
        <w:fldChar w:fldCharType="separate"/>
      </w:r>
      <w:r w:rsidR="00C57605" w:rsidRPr="001B0368">
        <w:rPr>
          <w:noProof w:val="0"/>
        </w:rPr>
        <w:t xml:space="preserve">Table </w:t>
      </w:r>
      <w:r w:rsidR="00C57605">
        <w:t>18</w:t>
      </w:r>
      <w:r w:rsidR="00C71C13" w:rsidRPr="001B0368">
        <w:rPr>
          <w:noProof w:val="0"/>
        </w:rPr>
        <w:fldChar w:fldCharType="end"/>
      </w:r>
      <w:r w:rsidRPr="001B0368">
        <w:rPr>
          <w:noProof w:val="0"/>
        </w:rPr>
        <w:t xml:space="preserve">. An </w:t>
      </w:r>
      <w:r w:rsidRPr="001B0368">
        <w:rPr>
          <w:i/>
          <w:iCs/>
          <w:noProof w:val="0"/>
        </w:rPr>
        <w:t>Object</w:t>
      </w:r>
      <w:r w:rsidRPr="001B0368">
        <w:rPr>
          <w:noProof w:val="0"/>
        </w:rPr>
        <w:t xml:space="preserve"> of the </w:t>
      </w:r>
      <w:proofErr w:type="spellStart"/>
      <w:r w:rsidRPr="001B0368">
        <w:rPr>
          <w:i/>
          <w:iCs/>
          <w:noProof w:val="0"/>
        </w:rPr>
        <w:t>ChoiceStateType</w:t>
      </w:r>
      <w:proofErr w:type="spellEnd"/>
      <w:r w:rsidRPr="001B0368">
        <w:rPr>
          <w:noProof w:val="0"/>
        </w:rPr>
        <w:t xml:space="preserve"> represents a pseudo state that is directly exited when it is entered. The </w:t>
      </w:r>
      <w:r w:rsidRPr="001B0368">
        <w:rPr>
          <w:i/>
          <w:iCs/>
          <w:noProof w:val="0"/>
        </w:rPr>
        <w:t>Guards</w:t>
      </w:r>
      <w:r w:rsidRPr="001B0368">
        <w:rPr>
          <w:noProof w:val="0"/>
        </w:rPr>
        <w:t xml:space="preserve"> defined on the </w:t>
      </w:r>
      <w:r w:rsidRPr="001B0368">
        <w:rPr>
          <w:i/>
          <w:iCs/>
          <w:noProof w:val="0"/>
        </w:rPr>
        <w:t>Transitions</w:t>
      </w:r>
      <w:r w:rsidRPr="001B0368">
        <w:rPr>
          <w:noProof w:val="0"/>
        </w:rPr>
        <w:t xml:space="preserve"> from the </w:t>
      </w:r>
      <w:proofErr w:type="spellStart"/>
      <w:r w:rsidRPr="001B0368">
        <w:rPr>
          <w:i/>
          <w:iCs/>
          <w:noProof w:val="0"/>
        </w:rPr>
        <w:t>ChoiceState</w:t>
      </w:r>
      <w:proofErr w:type="spellEnd"/>
      <w:r w:rsidRPr="001B0368">
        <w:rPr>
          <w:noProof w:val="0"/>
        </w:rPr>
        <w:t xml:space="preserve"> determine which </w:t>
      </w:r>
      <w:r w:rsidRPr="001B0368">
        <w:rPr>
          <w:i/>
          <w:iCs/>
          <w:noProof w:val="0"/>
        </w:rPr>
        <w:t>Transition</w:t>
      </w:r>
      <w:r w:rsidRPr="001B0368">
        <w:rPr>
          <w:noProof w:val="0"/>
        </w:rPr>
        <w:t xml:space="preserve"> is used. The </w:t>
      </w:r>
      <w:r w:rsidRPr="001B0368">
        <w:rPr>
          <w:i/>
          <w:iCs/>
          <w:noProof w:val="0"/>
        </w:rPr>
        <w:t>Guards</w:t>
      </w:r>
      <w:r w:rsidRPr="001B0368">
        <w:rPr>
          <w:noProof w:val="0"/>
        </w:rPr>
        <w:t xml:space="preserve"> shall be defined in a way that at least one </w:t>
      </w:r>
      <w:r w:rsidRPr="001B0368">
        <w:rPr>
          <w:i/>
          <w:iCs/>
          <w:noProof w:val="0"/>
        </w:rPr>
        <w:t>Guard</w:t>
      </w:r>
      <w:r w:rsidRPr="001B0368">
        <w:rPr>
          <w:noProof w:val="0"/>
        </w:rPr>
        <w:t xml:space="preserve"> is </w:t>
      </w:r>
      <w:proofErr w:type="gramStart"/>
      <w:r w:rsidRPr="001B0368">
        <w:rPr>
          <w:noProof w:val="0"/>
        </w:rPr>
        <w:t>true</w:t>
      </w:r>
      <w:proofErr w:type="gramEnd"/>
      <w:r w:rsidRPr="001B0368">
        <w:rPr>
          <w:noProof w:val="0"/>
        </w:rPr>
        <w:t xml:space="preserve"> and a </w:t>
      </w:r>
      <w:r w:rsidRPr="001B0368">
        <w:rPr>
          <w:i/>
          <w:iCs/>
          <w:noProof w:val="0"/>
        </w:rPr>
        <w:t>Transition</w:t>
      </w:r>
      <w:r w:rsidRPr="001B0368">
        <w:rPr>
          <w:noProof w:val="0"/>
        </w:rPr>
        <w:t xml:space="preserve"> can be determined. If this is not the case, the </w:t>
      </w:r>
      <w:proofErr w:type="spellStart"/>
      <w:r w:rsidRPr="001B0368">
        <w:rPr>
          <w:i/>
          <w:iCs/>
          <w:noProof w:val="0"/>
        </w:rPr>
        <w:t>StateMachine</w:t>
      </w:r>
      <w:proofErr w:type="spellEnd"/>
      <w:r w:rsidRPr="001B0368">
        <w:rPr>
          <w:noProof w:val="0"/>
        </w:rPr>
        <w:t xml:space="preserve"> is non-well formed. To avoid this, the specific </w:t>
      </w:r>
      <w:proofErr w:type="spellStart"/>
      <w:r w:rsidRPr="001B0368">
        <w:rPr>
          <w:i/>
          <w:iCs/>
          <w:noProof w:val="0"/>
        </w:rPr>
        <w:t>ElseGuardVariableType</w:t>
      </w:r>
      <w:proofErr w:type="spellEnd"/>
      <w:r w:rsidRPr="001B0368">
        <w:rPr>
          <w:noProof w:val="0"/>
        </w:rPr>
        <w:t xml:space="preserve"> can be used, which is only "true" if all other </w:t>
      </w:r>
      <w:r w:rsidRPr="001B0368">
        <w:rPr>
          <w:i/>
          <w:iCs/>
          <w:noProof w:val="0"/>
        </w:rPr>
        <w:t>Guards</w:t>
      </w:r>
      <w:r w:rsidRPr="001B0368">
        <w:rPr>
          <w:noProof w:val="0"/>
        </w:rPr>
        <w:t xml:space="preserve"> on a </w:t>
      </w:r>
      <w:proofErr w:type="spellStart"/>
      <w:r w:rsidRPr="001B0368">
        <w:rPr>
          <w:i/>
          <w:iCs/>
          <w:noProof w:val="0"/>
        </w:rPr>
        <w:t>ChoiceState</w:t>
      </w:r>
      <w:proofErr w:type="spellEnd"/>
      <w:r w:rsidRPr="001B0368">
        <w:rPr>
          <w:noProof w:val="0"/>
        </w:rPr>
        <w:t xml:space="preserve"> are "false". If several </w:t>
      </w:r>
      <w:r w:rsidRPr="001B0368">
        <w:rPr>
          <w:i/>
          <w:iCs/>
          <w:noProof w:val="0"/>
        </w:rPr>
        <w:t>Guards</w:t>
      </w:r>
      <w:r w:rsidRPr="001B0368">
        <w:rPr>
          <w:noProof w:val="0"/>
        </w:rPr>
        <w:t xml:space="preserve"> are "true", only one of those </w:t>
      </w:r>
      <w:r w:rsidRPr="001B0368">
        <w:rPr>
          <w:i/>
          <w:iCs/>
          <w:noProof w:val="0"/>
        </w:rPr>
        <w:t>Transitions</w:t>
      </w:r>
      <w:r w:rsidRPr="001B0368">
        <w:rPr>
          <w:noProof w:val="0"/>
        </w:rPr>
        <w:t xml:space="preserve"> is used. The algorithm to determine the </w:t>
      </w:r>
      <w:r w:rsidRPr="001B0368">
        <w:rPr>
          <w:i/>
          <w:iCs/>
          <w:noProof w:val="0"/>
        </w:rPr>
        <w:t>Transition</w:t>
      </w:r>
      <w:r w:rsidRPr="001B0368">
        <w:rPr>
          <w:noProof w:val="0"/>
        </w:rPr>
        <w:t xml:space="preserve"> is </w:t>
      </w:r>
      <w:proofErr w:type="gramStart"/>
      <w:r w:rsidRPr="001B0368">
        <w:rPr>
          <w:noProof w:val="0"/>
        </w:rPr>
        <w:t>server-specific</w:t>
      </w:r>
      <w:proofErr w:type="gramEnd"/>
      <w:r w:rsidRPr="001B0368">
        <w:rPr>
          <w:noProof w:val="0"/>
        </w:rPr>
        <w:t>.</w:t>
      </w:r>
    </w:p>
    <w:p w14:paraId="0CE734C9" w14:textId="1B0B882A" w:rsidR="003231DA" w:rsidRPr="001B0368" w:rsidRDefault="0078005F" w:rsidP="0078005F">
      <w:pPr>
        <w:pStyle w:val="PARAGRAPH"/>
        <w:rPr>
          <w:noProof w:val="0"/>
        </w:rPr>
      </w:pPr>
      <w:r w:rsidRPr="001B0368">
        <w:rPr>
          <w:noProof w:val="0"/>
        </w:rPr>
        <w:t xml:space="preserve">A sample </w:t>
      </w:r>
      <w:proofErr w:type="spellStart"/>
      <w:r w:rsidRPr="001B0368">
        <w:rPr>
          <w:i/>
          <w:iCs/>
          <w:noProof w:val="0"/>
        </w:rPr>
        <w:t>StateMachine</w:t>
      </w:r>
      <w:proofErr w:type="spellEnd"/>
      <w:r w:rsidRPr="001B0368">
        <w:rPr>
          <w:noProof w:val="0"/>
        </w:rPr>
        <w:t xml:space="preserve"> using a </w:t>
      </w:r>
      <w:proofErr w:type="spellStart"/>
      <w:r w:rsidRPr="001B0368">
        <w:rPr>
          <w:i/>
          <w:iCs/>
          <w:noProof w:val="0"/>
        </w:rPr>
        <w:t>ChoiceState</w:t>
      </w:r>
      <w:proofErr w:type="spellEnd"/>
      <w:r w:rsidRPr="001B0368">
        <w:rPr>
          <w:noProof w:val="0"/>
        </w:rPr>
        <w:t xml:space="preserve"> is given in </w:t>
      </w:r>
      <w:r w:rsidR="00B54C47" w:rsidRPr="001B0368">
        <w:rPr>
          <w:noProof w:val="0"/>
        </w:rPr>
        <w:fldChar w:fldCharType="begin"/>
      </w:r>
      <w:r w:rsidR="00B54C47" w:rsidRPr="001B0368">
        <w:rPr>
          <w:noProof w:val="0"/>
        </w:rPr>
        <w:instrText xml:space="preserve"> REF _Ref33080668 \h </w:instrText>
      </w:r>
      <w:r w:rsidR="00B54C47" w:rsidRPr="001B0368">
        <w:rPr>
          <w:noProof w:val="0"/>
        </w:rPr>
      </w:r>
      <w:r w:rsidR="00B54C47" w:rsidRPr="001B0368">
        <w:rPr>
          <w:noProof w:val="0"/>
        </w:rPr>
        <w:fldChar w:fldCharType="separate"/>
      </w:r>
      <w:r w:rsidR="00C57605" w:rsidRPr="001B0368">
        <w:rPr>
          <w:noProof w:val="0"/>
        </w:rPr>
        <w:t xml:space="preserve">Figure </w:t>
      </w:r>
      <w:r w:rsidR="00C57605">
        <w:t>16</w:t>
      </w:r>
      <w:r w:rsidR="00B54C47" w:rsidRPr="001B0368">
        <w:rPr>
          <w:noProof w:val="0"/>
        </w:rPr>
        <w:fldChar w:fldCharType="end"/>
      </w:r>
      <w:r w:rsidRPr="001B0368">
        <w:rPr>
          <w:noProof w:val="0"/>
        </w:rPr>
        <w:t xml:space="preserve">. It provides a simplified representation of a robot. When the </w:t>
      </w:r>
      <w:proofErr w:type="spellStart"/>
      <w:r w:rsidRPr="001B0368">
        <w:rPr>
          <w:i/>
          <w:iCs/>
          <w:noProof w:val="0"/>
        </w:rPr>
        <w:t>StateMachine</w:t>
      </w:r>
      <w:proofErr w:type="spellEnd"/>
      <w:r w:rsidRPr="001B0368">
        <w:rPr>
          <w:noProof w:val="0"/>
        </w:rPr>
        <w:t xml:space="preserve"> is in the S1_Initial state, calling the </w:t>
      </w:r>
      <w:proofErr w:type="gramStart"/>
      <w:r w:rsidRPr="001B0368">
        <w:rPr>
          <w:noProof w:val="0"/>
        </w:rPr>
        <w:t>Load(</w:t>
      </w:r>
      <w:proofErr w:type="gramEnd"/>
      <w:r w:rsidRPr="001B0368">
        <w:rPr>
          <w:noProof w:val="0"/>
        </w:rPr>
        <w:t xml:space="preserve">) </w:t>
      </w:r>
      <w:r w:rsidRPr="001B0368">
        <w:rPr>
          <w:i/>
          <w:iCs/>
          <w:noProof w:val="0"/>
        </w:rPr>
        <w:t>Method</w:t>
      </w:r>
      <w:r w:rsidRPr="001B0368">
        <w:rPr>
          <w:noProof w:val="0"/>
        </w:rPr>
        <w:t xml:space="preserve"> loads a program to the robot and triggers the </w:t>
      </w:r>
      <w:r w:rsidRPr="001B0368">
        <w:rPr>
          <w:i/>
          <w:iCs/>
          <w:noProof w:val="0"/>
        </w:rPr>
        <w:t>Transition</w:t>
      </w:r>
      <w:r w:rsidRPr="001B0368">
        <w:rPr>
          <w:noProof w:val="0"/>
        </w:rPr>
        <w:t xml:space="preserve"> into the </w:t>
      </w:r>
      <w:proofErr w:type="spellStart"/>
      <w:r w:rsidRPr="001B0368">
        <w:rPr>
          <w:i/>
          <w:iCs/>
          <w:noProof w:val="0"/>
        </w:rPr>
        <w:t>ChoiceState</w:t>
      </w:r>
      <w:proofErr w:type="spellEnd"/>
      <w:r w:rsidRPr="001B0368">
        <w:rPr>
          <w:noProof w:val="0"/>
        </w:rPr>
        <w:t xml:space="preserve"> (CS). In the </w:t>
      </w:r>
      <w:proofErr w:type="spellStart"/>
      <w:r w:rsidRPr="001B0368">
        <w:rPr>
          <w:i/>
          <w:iCs/>
          <w:noProof w:val="0"/>
        </w:rPr>
        <w:t>ChoiceState</w:t>
      </w:r>
      <w:proofErr w:type="spellEnd"/>
      <w:r w:rsidRPr="001B0368">
        <w:rPr>
          <w:noProof w:val="0"/>
        </w:rPr>
        <w:t xml:space="preserve"> the </w:t>
      </w:r>
      <w:r w:rsidR="00B54C47" w:rsidRPr="001B0368">
        <w:rPr>
          <w:i/>
          <w:iCs/>
          <w:noProof w:val="0"/>
        </w:rPr>
        <w:t>G</w:t>
      </w:r>
      <w:r w:rsidRPr="001B0368">
        <w:rPr>
          <w:i/>
          <w:iCs/>
          <w:noProof w:val="0"/>
        </w:rPr>
        <w:t>uards</w:t>
      </w:r>
      <w:r w:rsidRPr="001B0368">
        <w:rPr>
          <w:noProof w:val="0"/>
        </w:rPr>
        <w:t xml:space="preserve"> are validated and in case the robot is on the correct position for the loaded program (validated by the guard </w:t>
      </w:r>
      <w:proofErr w:type="spellStart"/>
      <w:r w:rsidRPr="001B0368">
        <w:rPr>
          <w:noProof w:val="0"/>
        </w:rPr>
        <w:t>OnPath</w:t>
      </w:r>
      <w:proofErr w:type="spellEnd"/>
      <w:r w:rsidRPr="001B0368">
        <w:rPr>
          <w:noProof w:val="0"/>
        </w:rPr>
        <w:t xml:space="preserve"> = True) the </w:t>
      </w:r>
      <w:r w:rsidRPr="001B0368">
        <w:rPr>
          <w:i/>
          <w:iCs/>
          <w:noProof w:val="0"/>
        </w:rPr>
        <w:t>State</w:t>
      </w:r>
      <w:r w:rsidRPr="001B0368">
        <w:rPr>
          <w:noProof w:val="0"/>
        </w:rPr>
        <w:t xml:space="preserve"> S3_Ready is entered. In case the robot is not in the correct position (Else) the S2_Loaded State is entered. In that </w:t>
      </w:r>
      <w:r w:rsidRPr="001B0368">
        <w:rPr>
          <w:i/>
          <w:iCs/>
          <w:noProof w:val="0"/>
        </w:rPr>
        <w:t>State</w:t>
      </w:r>
      <w:r w:rsidRPr="001B0368">
        <w:rPr>
          <w:noProof w:val="0"/>
        </w:rPr>
        <w:t xml:space="preserve">, the </w:t>
      </w:r>
      <w:proofErr w:type="gramStart"/>
      <w:r w:rsidRPr="001B0368">
        <w:rPr>
          <w:noProof w:val="0"/>
        </w:rPr>
        <w:t>Prepare(</w:t>
      </w:r>
      <w:proofErr w:type="gramEnd"/>
      <w:r w:rsidRPr="001B0368">
        <w:rPr>
          <w:noProof w:val="0"/>
        </w:rPr>
        <w:t xml:space="preserve">) </w:t>
      </w:r>
      <w:r w:rsidRPr="001B0368">
        <w:rPr>
          <w:i/>
          <w:iCs/>
          <w:noProof w:val="0"/>
        </w:rPr>
        <w:t>Method</w:t>
      </w:r>
      <w:r w:rsidRPr="001B0368">
        <w:rPr>
          <w:noProof w:val="0"/>
        </w:rPr>
        <w:t xml:space="preserve"> puts the robot in the correct position, and triggers the </w:t>
      </w:r>
      <w:r w:rsidRPr="001B0368">
        <w:rPr>
          <w:i/>
          <w:iCs/>
          <w:noProof w:val="0"/>
        </w:rPr>
        <w:t>Transition</w:t>
      </w:r>
      <w:r w:rsidRPr="001B0368">
        <w:rPr>
          <w:noProof w:val="0"/>
        </w:rPr>
        <w:t xml:space="preserve"> to S3_Ready. If the robot is ready, it can be started. While it is running, it can be stopped. If the program is finished, the robot goes back to either the loaded or ready state, depending on its position, using the </w:t>
      </w:r>
      <w:proofErr w:type="spellStart"/>
      <w:r w:rsidRPr="001B0368">
        <w:rPr>
          <w:i/>
          <w:iCs/>
          <w:noProof w:val="0"/>
        </w:rPr>
        <w:t>ChoiceState</w:t>
      </w:r>
      <w:proofErr w:type="spellEnd"/>
      <w:r w:rsidRPr="001B0368">
        <w:rPr>
          <w:noProof w:val="0"/>
        </w:rPr>
        <w:t>, again.</w:t>
      </w:r>
    </w:p>
    <w:p w14:paraId="235FB280" w14:textId="77777777" w:rsidR="0078005F" w:rsidRPr="001B0368" w:rsidRDefault="0078005F" w:rsidP="0078005F">
      <w:pPr>
        <w:pStyle w:val="FIGURE0"/>
        <w:rPr>
          <w:noProof w:val="0"/>
        </w:rPr>
      </w:pPr>
      <w:r w:rsidRPr="001B0368">
        <w:rPr>
          <w:noProof w:val="0"/>
        </w:rPr>
        <w:object w:dxaOrig="13418" w:dyaOrig="3900" w14:anchorId="32AA5300">
          <v:shape id="_x0000_i1037" type="#_x0000_t75" style="width:453.75pt;height:129.75pt" o:ole="">
            <v:imagedata r:id="rId61" o:title=""/>
          </v:shape>
          <o:OLEObject Type="Embed" ProgID="Visio.Drawing.15" ShapeID="_x0000_i1037" DrawAspect="Content" ObjectID="_1695566607" r:id="rId62"/>
        </w:object>
      </w:r>
    </w:p>
    <w:p w14:paraId="294F98CA" w14:textId="61FB3003" w:rsidR="0078005F" w:rsidRPr="001B0368" w:rsidRDefault="00322A79" w:rsidP="0078005F">
      <w:pPr>
        <w:pStyle w:val="FIGURE-title"/>
        <w:rPr>
          <w:noProof w:val="0"/>
        </w:rPr>
      </w:pPr>
      <w:bookmarkStart w:id="280" w:name="_Ref33080668"/>
      <w:bookmarkStart w:id="281" w:name="_Toc84953535"/>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16</w:t>
      </w:r>
      <w:r w:rsidRPr="001B0368">
        <w:rPr>
          <w:noProof w:val="0"/>
        </w:rPr>
        <w:fldChar w:fldCharType="end"/>
      </w:r>
      <w:bookmarkEnd w:id="280"/>
      <w:r w:rsidRPr="001B0368">
        <w:rPr>
          <w:noProof w:val="0"/>
        </w:rPr>
        <w:t xml:space="preserve"> – </w:t>
      </w:r>
      <w:r w:rsidR="0078005F" w:rsidRPr="001B0368">
        <w:rPr>
          <w:noProof w:val="0"/>
        </w:rPr>
        <w:t xml:space="preserve">Example of a </w:t>
      </w:r>
      <w:proofErr w:type="spellStart"/>
      <w:r w:rsidR="0078005F" w:rsidRPr="001B0368">
        <w:rPr>
          <w:noProof w:val="0"/>
        </w:rPr>
        <w:t>ChoiceState</w:t>
      </w:r>
      <w:bookmarkEnd w:id="281"/>
      <w:proofErr w:type="spellEnd"/>
    </w:p>
    <w:p w14:paraId="6DA55160" w14:textId="2D005D70" w:rsidR="0078005F" w:rsidRPr="001B0368" w:rsidRDefault="0078005F" w:rsidP="0078005F">
      <w:pPr>
        <w:pStyle w:val="PARAGRAPH"/>
        <w:rPr>
          <w:noProof w:val="0"/>
        </w:rPr>
      </w:pPr>
      <w:r w:rsidRPr="001B0368">
        <w:rPr>
          <w:noProof w:val="0"/>
        </w:rPr>
        <w:t xml:space="preserve">As the </w:t>
      </w:r>
      <w:proofErr w:type="spellStart"/>
      <w:r w:rsidRPr="001B0368">
        <w:rPr>
          <w:i/>
          <w:iCs/>
          <w:noProof w:val="0"/>
        </w:rPr>
        <w:t>ChoiceState</w:t>
      </w:r>
      <w:proofErr w:type="spellEnd"/>
      <w:r w:rsidRPr="001B0368">
        <w:rPr>
          <w:noProof w:val="0"/>
        </w:rPr>
        <w:t xml:space="preserve"> is directly exited after it is entered there shall be no trigger (using the </w:t>
      </w:r>
      <w:proofErr w:type="spellStart"/>
      <w:r w:rsidRPr="001B0368">
        <w:rPr>
          <w:i/>
          <w:iCs/>
          <w:noProof w:val="0"/>
        </w:rPr>
        <w:t>Has</w:t>
      </w:r>
      <w:r w:rsidR="001427B3">
        <w:rPr>
          <w:i/>
          <w:iCs/>
          <w:noProof w:val="0"/>
        </w:rPr>
        <w:t>Cause</w:t>
      </w:r>
      <w:proofErr w:type="spellEnd"/>
      <w:r w:rsidRPr="001B0368">
        <w:rPr>
          <w:noProof w:val="0"/>
        </w:rPr>
        <w:t xml:space="preserve"> </w:t>
      </w:r>
      <w:proofErr w:type="spellStart"/>
      <w:r w:rsidRPr="001B0368">
        <w:rPr>
          <w:i/>
          <w:iCs/>
          <w:noProof w:val="0"/>
        </w:rPr>
        <w:t>ReferenceType</w:t>
      </w:r>
      <w:proofErr w:type="spellEnd"/>
      <w:r w:rsidRPr="001B0368">
        <w:rPr>
          <w:noProof w:val="0"/>
        </w:rPr>
        <w:t xml:space="preserve"> or a subtype) defined on any leaving </w:t>
      </w:r>
      <w:r w:rsidRPr="001B0368">
        <w:rPr>
          <w:i/>
          <w:iCs/>
          <w:noProof w:val="0"/>
        </w:rPr>
        <w:t>Transition</w:t>
      </w:r>
      <w:r w:rsidRPr="001B0368">
        <w:rPr>
          <w:noProof w:val="0"/>
        </w:rPr>
        <w:t xml:space="preserve"> (</w:t>
      </w:r>
      <w:r w:rsidRPr="001B0368">
        <w:rPr>
          <w:i/>
          <w:iCs/>
          <w:noProof w:val="0"/>
        </w:rPr>
        <w:t>Transitions</w:t>
      </w:r>
      <w:r w:rsidRPr="001B0368">
        <w:rPr>
          <w:noProof w:val="0"/>
        </w:rPr>
        <w:t xml:space="preserve"> referencing the </w:t>
      </w:r>
      <w:proofErr w:type="spellStart"/>
      <w:r w:rsidRPr="001B0368">
        <w:rPr>
          <w:i/>
          <w:iCs/>
          <w:noProof w:val="0"/>
        </w:rPr>
        <w:t>ChoiceState</w:t>
      </w:r>
      <w:proofErr w:type="spellEnd"/>
      <w:r w:rsidRPr="001B0368">
        <w:rPr>
          <w:noProof w:val="0"/>
        </w:rPr>
        <w:t xml:space="preserve"> with the </w:t>
      </w:r>
      <w:proofErr w:type="spellStart"/>
      <w:r w:rsidRPr="001427B3">
        <w:rPr>
          <w:i/>
          <w:iCs/>
          <w:noProof w:val="0"/>
        </w:rPr>
        <w:t>FromState</w:t>
      </w:r>
      <w:proofErr w:type="spellEnd"/>
      <w:r w:rsidRPr="001B0368">
        <w:rPr>
          <w:noProof w:val="0"/>
        </w:rPr>
        <w:t xml:space="preserve"> </w:t>
      </w:r>
      <w:r w:rsidRPr="001427B3">
        <w:rPr>
          <w:i/>
          <w:iCs/>
          <w:noProof w:val="0"/>
        </w:rPr>
        <w:t>Reference</w:t>
      </w:r>
      <w:r w:rsidRPr="001B0368">
        <w:rPr>
          <w:noProof w:val="0"/>
        </w:rPr>
        <w:t xml:space="preserve"> or a subtype).</w:t>
      </w:r>
    </w:p>
    <w:p w14:paraId="7A2FC177" w14:textId="5855FD7A" w:rsidR="0078005F" w:rsidRPr="001B0368" w:rsidRDefault="00F52AFE" w:rsidP="0078005F">
      <w:pPr>
        <w:pStyle w:val="TABLE-title"/>
        <w:rPr>
          <w:noProof w:val="0"/>
        </w:rPr>
      </w:pPr>
      <w:bookmarkStart w:id="282" w:name="_Ref51189834"/>
      <w:bookmarkStart w:id="283" w:name="_Toc84953554"/>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18</w:t>
      </w:r>
      <w:r w:rsidRPr="001B0368">
        <w:rPr>
          <w:noProof w:val="0"/>
        </w:rPr>
        <w:fldChar w:fldCharType="end"/>
      </w:r>
      <w:bookmarkEnd w:id="282"/>
      <w:r w:rsidRPr="001B0368">
        <w:rPr>
          <w:noProof w:val="0"/>
        </w:rPr>
        <w:t xml:space="preserve"> – </w:t>
      </w:r>
      <w:proofErr w:type="spellStart"/>
      <w:r w:rsidR="0078005F" w:rsidRPr="001B0368">
        <w:rPr>
          <w:noProof w:val="0"/>
        </w:rPr>
        <w:t>ChoiceStateType</w:t>
      </w:r>
      <w:bookmarkEnd w:id="283"/>
      <w:proofErr w:type="spellEnd"/>
    </w:p>
    <w:tbl>
      <w:tblPr>
        <w:tblW w:w="93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55"/>
        <w:gridCol w:w="456"/>
        <w:gridCol w:w="1275"/>
        <w:gridCol w:w="1560"/>
        <w:gridCol w:w="1417"/>
        <w:gridCol w:w="1985"/>
        <w:gridCol w:w="1426"/>
      </w:tblGrid>
      <w:tr w:rsidR="0078005F" w:rsidRPr="001B0368" w14:paraId="0109B453" w14:textId="77777777" w:rsidTr="00713EB6">
        <w:trPr>
          <w:jc w:val="center"/>
        </w:trPr>
        <w:tc>
          <w:tcPr>
            <w:tcW w:w="1255" w:type="dxa"/>
            <w:tcBorders>
              <w:top w:val="single" w:sz="4" w:space="0" w:color="auto"/>
              <w:left w:val="single" w:sz="4" w:space="0" w:color="auto"/>
              <w:bottom w:val="double" w:sz="4" w:space="0" w:color="auto"/>
              <w:right w:val="single" w:sz="4" w:space="0" w:color="auto"/>
            </w:tcBorders>
          </w:tcPr>
          <w:p w14:paraId="151DDA29" w14:textId="77777777" w:rsidR="0078005F" w:rsidRPr="001B0368" w:rsidRDefault="0078005F" w:rsidP="00713EB6">
            <w:pPr>
              <w:pStyle w:val="TableText"/>
              <w:rPr>
                <w:b/>
                <w:noProof w:val="0"/>
                <w:lang w:val="en-GB"/>
              </w:rPr>
            </w:pPr>
            <w:r w:rsidRPr="001B0368">
              <w:rPr>
                <w:b/>
                <w:noProof w:val="0"/>
                <w:lang w:val="en-GB"/>
              </w:rPr>
              <w:t>Attribute</w:t>
            </w:r>
          </w:p>
        </w:tc>
        <w:tc>
          <w:tcPr>
            <w:tcW w:w="8119" w:type="dxa"/>
            <w:gridSpan w:val="6"/>
            <w:tcBorders>
              <w:top w:val="single" w:sz="4" w:space="0" w:color="auto"/>
              <w:left w:val="single" w:sz="4" w:space="0" w:color="auto"/>
              <w:bottom w:val="double" w:sz="4" w:space="0" w:color="auto"/>
              <w:right w:val="single" w:sz="4" w:space="0" w:color="auto"/>
            </w:tcBorders>
          </w:tcPr>
          <w:p w14:paraId="354707F9" w14:textId="77777777" w:rsidR="0078005F" w:rsidRPr="001B0368" w:rsidRDefault="0078005F" w:rsidP="00713EB6">
            <w:pPr>
              <w:pStyle w:val="TableText"/>
              <w:rPr>
                <w:b/>
                <w:noProof w:val="0"/>
                <w:lang w:val="en-GB"/>
              </w:rPr>
            </w:pPr>
            <w:r w:rsidRPr="001B0368">
              <w:rPr>
                <w:b/>
                <w:noProof w:val="0"/>
                <w:lang w:val="en-GB"/>
              </w:rPr>
              <w:t>Value</w:t>
            </w:r>
          </w:p>
        </w:tc>
      </w:tr>
      <w:tr w:rsidR="0078005F" w:rsidRPr="001B0368" w14:paraId="43C51EFD" w14:textId="77777777" w:rsidTr="00713EB6">
        <w:trPr>
          <w:jc w:val="center"/>
        </w:trPr>
        <w:tc>
          <w:tcPr>
            <w:tcW w:w="1255" w:type="dxa"/>
            <w:tcBorders>
              <w:top w:val="double" w:sz="4" w:space="0" w:color="auto"/>
              <w:left w:val="single" w:sz="4" w:space="0" w:color="auto"/>
              <w:bottom w:val="single" w:sz="4" w:space="0" w:color="auto"/>
              <w:right w:val="single" w:sz="4" w:space="0" w:color="auto"/>
            </w:tcBorders>
          </w:tcPr>
          <w:p w14:paraId="6C5797F6" w14:textId="77777777" w:rsidR="0078005F" w:rsidRPr="001B0368" w:rsidRDefault="0078005F" w:rsidP="00713EB6">
            <w:pPr>
              <w:pStyle w:val="TableText"/>
              <w:rPr>
                <w:noProof w:val="0"/>
                <w:lang w:val="en-GB"/>
              </w:rPr>
            </w:pPr>
            <w:proofErr w:type="spellStart"/>
            <w:r w:rsidRPr="001B0368">
              <w:rPr>
                <w:noProof w:val="0"/>
                <w:lang w:val="en-GB"/>
              </w:rPr>
              <w:t>BrowseName</w:t>
            </w:r>
            <w:proofErr w:type="spellEnd"/>
          </w:p>
        </w:tc>
        <w:tc>
          <w:tcPr>
            <w:tcW w:w="8119" w:type="dxa"/>
            <w:gridSpan w:val="6"/>
            <w:tcBorders>
              <w:top w:val="double" w:sz="4" w:space="0" w:color="auto"/>
              <w:left w:val="single" w:sz="4" w:space="0" w:color="auto"/>
              <w:bottom w:val="single" w:sz="4" w:space="0" w:color="auto"/>
              <w:right w:val="single" w:sz="4" w:space="0" w:color="auto"/>
            </w:tcBorders>
          </w:tcPr>
          <w:p w14:paraId="776DA0F7" w14:textId="77777777" w:rsidR="0078005F" w:rsidRPr="001B0368" w:rsidRDefault="0078005F" w:rsidP="00713EB6">
            <w:pPr>
              <w:pStyle w:val="TableText"/>
              <w:rPr>
                <w:noProof w:val="0"/>
                <w:lang w:val="en-GB"/>
              </w:rPr>
            </w:pPr>
            <w:proofErr w:type="spellStart"/>
            <w:r w:rsidRPr="001B0368">
              <w:rPr>
                <w:noProof w:val="0"/>
                <w:lang w:val="en-GB"/>
              </w:rPr>
              <w:t>ChoiceStateType</w:t>
            </w:r>
            <w:proofErr w:type="spellEnd"/>
          </w:p>
        </w:tc>
      </w:tr>
      <w:tr w:rsidR="0078005F" w:rsidRPr="001B0368" w14:paraId="13B063C7" w14:textId="77777777" w:rsidTr="00713EB6">
        <w:trPr>
          <w:jc w:val="center"/>
        </w:trPr>
        <w:tc>
          <w:tcPr>
            <w:tcW w:w="1255" w:type="dxa"/>
            <w:tcBorders>
              <w:top w:val="single" w:sz="4" w:space="0" w:color="auto"/>
              <w:left w:val="single" w:sz="4" w:space="0" w:color="auto"/>
              <w:bottom w:val="single" w:sz="4" w:space="0" w:color="auto"/>
              <w:right w:val="single" w:sz="4" w:space="0" w:color="auto"/>
            </w:tcBorders>
          </w:tcPr>
          <w:p w14:paraId="7C42A21A" w14:textId="77777777" w:rsidR="0078005F" w:rsidRPr="001B0368" w:rsidRDefault="0078005F" w:rsidP="00713EB6">
            <w:pPr>
              <w:pStyle w:val="TableText"/>
              <w:rPr>
                <w:noProof w:val="0"/>
                <w:lang w:val="en-GB"/>
              </w:rPr>
            </w:pPr>
            <w:proofErr w:type="spellStart"/>
            <w:r w:rsidRPr="001B0368">
              <w:rPr>
                <w:noProof w:val="0"/>
                <w:lang w:val="en-GB"/>
              </w:rPr>
              <w:t>IsAbstract</w:t>
            </w:r>
            <w:proofErr w:type="spellEnd"/>
          </w:p>
        </w:tc>
        <w:tc>
          <w:tcPr>
            <w:tcW w:w="8119" w:type="dxa"/>
            <w:gridSpan w:val="6"/>
            <w:tcBorders>
              <w:top w:val="single" w:sz="4" w:space="0" w:color="auto"/>
              <w:left w:val="single" w:sz="4" w:space="0" w:color="auto"/>
              <w:bottom w:val="single" w:sz="4" w:space="0" w:color="auto"/>
              <w:right w:val="single" w:sz="4" w:space="0" w:color="auto"/>
            </w:tcBorders>
          </w:tcPr>
          <w:p w14:paraId="2351C99D" w14:textId="77777777" w:rsidR="0078005F" w:rsidRPr="001B0368" w:rsidRDefault="0078005F" w:rsidP="00713EB6">
            <w:pPr>
              <w:pStyle w:val="TableText"/>
              <w:rPr>
                <w:noProof w:val="0"/>
                <w:lang w:val="en-GB"/>
              </w:rPr>
            </w:pPr>
            <w:r w:rsidRPr="001B0368">
              <w:rPr>
                <w:noProof w:val="0"/>
                <w:lang w:val="en-GB"/>
              </w:rPr>
              <w:t>False</w:t>
            </w:r>
          </w:p>
        </w:tc>
      </w:tr>
      <w:tr w:rsidR="0078005F" w:rsidRPr="001B0368" w14:paraId="07C2964F" w14:textId="77777777" w:rsidTr="00713EB6">
        <w:trPr>
          <w:jc w:val="center"/>
        </w:trPr>
        <w:tc>
          <w:tcPr>
            <w:tcW w:w="1711" w:type="dxa"/>
            <w:gridSpan w:val="2"/>
            <w:tcBorders>
              <w:top w:val="single" w:sz="4" w:space="0" w:color="auto"/>
              <w:left w:val="single" w:sz="4" w:space="0" w:color="auto"/>
              <w:bottom w:val="single" w:sz="4" w:space="0" w:color="auto"/>
              <w:right w:val="single" w:sz="4" w:space="0" w:color="auto"/>
            </w:tcBorders>
          </w:tcPr>
          <w:p w14:paraId="70F097AA" w14:textId="77777777" w:rsidR="0078005F" w:rsidRPr="001B0368" w:rsidRDefault="0078005F" w:rsidP="00713EB6">
            <w:pPr>
              <w:pStyle w:val="TableText"/>
              <w:rPr>
                <w:b/>
                <w:noProof w:val="0"/>
                <w:lang w:val="en-GB"/>
              </w:rPr>
            </w:pPr>
            <w:r w:rsidRPr="001B0368">
              <w:rPr>
                <w:b/>
                <w:noProof w:val="0"/>
                <w:lang w:val="en-GB"/>
              </w:rPr>
              <w:t>References</w:t>
            </w:r>
          </w:p>
        </w:tc>
        <w:tc>
          <w:tcPr>
            <w:tcW w:w="1275" w:type="dxa"/>
            <w:tcBorders>
              <w:top w:val="single" w:sz="4" w:space="0" w:color="auto"/>
              <w:left w:val="single" w:sz="4" w:space="0" w:color="auto"/>
              <w:bottom w:val="single" w:sz="4" w:space="0" w:color="auto"/>
              <w:right w:val="single" w:sz="4" w:space="0" w:color="auto"/>
            </w:tcBorders>
          </w:tcPr>
          <w:p w14:paraId="58F754CF" w14:textId="77777777" w:rsidR="0078005F" w:rsidRPr="001B0368" w:rsidRDefault="0078005F" w:rsidP="00713EB6">
            <w:pPr>
              <w:pStyle w:val="TableText"/>
              <w:rPr>
                <w:b/>
                <w:noProof w:val="0"/>
                <w:lang w:val="en-GB"/>
              </w:rPr>
            </w:pPr>
            <w:proofErr w:type="spellStart"/>
            <w:r w:rsidRPr="001B0368">
              <w:rPr>
                <w:b/>
                <w:noProof w:val="0"/>
                <w:lang w:val="en-GB"/>
              </w:rPr>
              <w:t>NodeClass</w:t>
            </w:r>
            <w:proofErr w:type="spellEnd"/>
          </w:p>
        </w:tc>
        <w:tc>
          <w:tcPr>
            <w:tcW w:w="1560" w:type="dxa"/>
            <w:tcBorders>
              <w:top w:val="single" w:sz="4" w:space="0" w:color="auto"/>
              <w:left w:val="single" w:sz="4" w:space="0" w:color="auto"/>
              <w:bottom w:val="single" w:sz="4" w:space="0" w:color="auto"/>
              <w:right w:val="single" w:sz="4" w:space="0" w:color="auto"/>
            </w:tcBorders>
          </w:tcPr>
          <w:p w14:paraId="237D7360" w14:textId="77777777" w:rsidR="0078005F" w:rsidRPr="001B0368" w:rsidRDefault="0078005F" w:rsidP="00713EB6">
            <w:pPr>
              <w:pStyle w:val="TableText"/>
              <w:rPr>
                <w:b/>
                <w:noProof w:val="0"/>
                <w:lang w:val="en-GB"/>
              </w:rPr>
            </w:pPr>
            <w:proofErr w:type="spellStart"/>
            <w:r w:rsidRPr="001B0368">
              <w:rPr>
                <w:b/>
                <w:noProof w:val="0"/>
                <w:lang w:val="en-GB"/>
              </w:rPr>
              <w:t>BrowseName</w:t>
            </w:r>
            <w:proofErr w:type="spellEnd"/>
          </w:p>
        </w:tc>
        <w:tc>
          <w:tcPr>
            <w:tcW w:w="1417" w:type="dxa"/>
            <w:tcBorders>
              <w:top w:val="single" w:sz="4" w:space="0" w:color="auto"/>
              <w:left w:val="single" w:sz="4" w:space="0" w:color="auto"/>
              <w:bottom w:val="single" w:sz="4" w:space="0" w:color="auto"/>
              <w:right w:val="single" w:sz="4" w:space="0" w:color="auto"/>
            </w:tcBorders>
          </w:tcPr>
          <w:p w14:paraId="1EBFEC1D" w14:textId="77777777" w:rsidR="0078005F" w:rsidRPr="001B0368" w:rsidRDefault="0078005F" w:rsidP="00713EB6">
            <w:pPr>
              <w:pStyle w:val="TableText"/>
              <w:rPr>
                <w:b/>
                <w:noProof w:val="0"/>
                <w:lang w:val="en-GB"/>
              </w:rPr>
            </w:pPr>
            <w:proofErr w:type="spellStart"/>
            <w:r w:rsidRPr="001B0368">
              <w:rPr>
                <w:b/>
                <w:noProof w:val="0"/>
                <w:lang w:val="en-GB"/>
              </w:rPr>
              <w:t>DataType</w:t>
            </w:r>
            <w:proofErr w:type="spellEnd"/>
          </w:p>
        </w:tc>
        <w:tc>
          <w:tcPr>
            <w:tcW w:w="1985" w:type="dxa"/>
            <w:tcBorders>
              <w:top w:val="single" w:sz="4" w:space="0" w:color="auto"/>
              <w:left w:val="single" w:sz="4" w:space="0" w:color="auto"/>
              <w:bottom w:val="single" w:sz="4" w:space="0" w:color="auto"/>
              <w:right w:val="single" w:sz="4" w:space="0" w:color="auto"/>
            </w:tcBorders>
          </w:tcPr>
          <w:p w14:paraId="43D1DDE4" w14:textId="77777777" w:rsidR="0078005F" w:rsidRPr="001B0368" w:rsidRDefault="0078005F" w:rsidP="00713EB6">
            <w:pPr>
              <w:pStyle w:val="TableText"/>
              <w:rPr>
                <w:b/>
                <w:noProof w:val="0"/>
                <w:lang w:val="en-GB"/>
              </w:rPr>
            </w:pPr>
            <w:proofErr w:type="spellStart"/>
            <w:r w:rsidRPr="001B0368">
              <w:rPr>
                <w:b/>
                <w:noProof w:val="0"/>
                <w:lang w:val="en-GB"/>
              </w:rPr>
              <w:t>TypeDefinition</w:t>
            </w:r>
            <w:proofErr w:type="spellEnd"/>
          </w:p>
        </w:tc>
        <w:tc>
          <w:tcPr>
            <w:tcW w:w="1426" w:type="dxa"/>
            <w:tcBorders>
              <w:top w:val="single" w:sz="4" w:space="0" w:color="auto"/>
              <w:left w:val="single" w:sz="4" w:space="0" w:color="auto"/>
              <w:bottom w:val="single" w:sz="4" w:space="0" w:color="auto"/>
              <w:right w:val="single" w:sz="4" w:space="0" w:color="auto"/>
            </w:tcBorders>
          </w:tcPr>
          <w:p w14:paraId="653A46FF" w14:textId="77777777" w:rsidR="0078005F" w:rsidRPr="001B0368" w:rsidRDefault="0078005F" w:rsidP="00713EB6">
            <w:pPr>
              <w:pStyle w:val="TableText"/>
              <w:rPr>
                <w:b/>
                <w:noProof w:val="0"/>
                <w:lang w:val="en-GB"/>
              </w:rPr>
            </w:pPr>
            <w:proofErr w:type="spellStart"/>
            <w:r w:rsidRPr="001B0368">
              <w:rPr>
                <w:b/>
                <w:noProof w:val="0"/>
                <w:lang w:val="en-GB"/>
              </w:rPr>
              <w:t>ModellingRule</w:t>
            </w:r>
            <w:proofErr w:type="spellEnd"/>
          </w:p>
        </w:tc>
      </w:tr>
      <w:tr w:rsidR="0078005F" w:rsidRPr="001B0368" w14:paraId="3F6775E5"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4F0CF6DE" w14:textId="79531650" w:rsidR="0078005F" w:rsidRPr="001B0368" w:rsidRDefault="0078005F" w:rsidP="00713EB6">
            <w:pPr>
              <w:pStyle w:val="TableText"/>
              <w:rPr>
                <w:b/>
                <w:noProof w:val="0"/>
                <w:lang w:val="en-GB"/>
              </w:rPr>
            </w:pPr>
            <w:r w:rsidRPr="001B0368">
              <w:rPr>
                <w:noProof w:val="0"/>
                <w:lang w:val="en-GB"/>
              </w:rPr>
              <w:t xml:space="preserve">Subtype of the </w:t>
            </w:r>
            <w:proofErr w:type="spellStart"/>
            <w:r w:rsidRPr="001B0368">
              <w:rPr>
                <w:noProof w:val="0"/>
                <w:lang w:val="en-GB"/>
              </w:rPr>
              <w:t>State</w:t>
            </w:r>
            <w:r w:rsidRPr="001B0368">
              <w:rPr>
                <w:i/>
                <w:noProof w:val="0"/>
                <w:lang w:val="en-GB"/>
              </w:rPr>
              <w:t>Type</w:t>
            </w:r>
            <w:proofErr w:type="spellEnd"/>
            <w:r w:rsidRPr="001B0368">
              <w:rPr>
                <w:noProof w:val="0"/>
                <w:lang w:val="en-GB"/>
              </w:rPr>
              <w:t xml:space="preserve"> defined in Clause </w:t>
            </w:r>
            <w:r w:rsidR="00DE2DB7" w:rsidRPr="001B0368">
              <w:rPr>
                <w:noProof w:val="0"/>
                <w:lang w:val="en-GB"/>
              </w:rPr>
              <w:fldChar w:fldCharType="begin"/>
            </w:r>
            <w:r w:rsidR="00DE2DB7" w:rsidRPr="001B0368">
              <w:rPr>
                <w:noProof w:val="0"/>
                <w:lang w:val="en-GB"/>
              </w:rPr>
              <w:instrText xml:space="preserve"> REF _Ref33076422 \r \h </w:instrText>
            </w:r>
            <w:r w:rsidR="00DE2DB7" w:rsidRPr="001B0368">
              <w:rPr>
                <w:noProof w:val="0"/>
                <w:lang w:val="en-GB"/>
              </w:rPr>
            </w:r>
            <w:r w:rsidR="00DE2DB7" w:rsidRPr="001B0368">
              <w:rPr>
                <w:noProof w:val="0"/>
                <w:lang w:val="en-GB"/>
              </w:rPr>
              <w:fldChar w:fldCharType="separate"/>
            </w:r>
            <w:r w:rsidR="00C57605">
              <w:rPr>
                <w:noProof w:val="0"/>
                <w:lang w:val="en-GB"/>
              </w:rPr>
              <w:t>4.4.8</w:t>
            </w:r>
            <w:r w:rsidR="00DE2DB7" w:rsidRPr="001B0368">
              <w:rPr>
                <w:noProof w:val="0"/>
                <w:lang w:val="en-GB"/>
              </w:rPr>
              <w:fldChar w:fldCharType="end"/>
            </w:r>
          </w:p>
        </w:tc>
      </w:tr>
      <w:tr w:rsidR="001955E9" w:rsidRPr="001B0368" w14:paraId="56F645AB"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3094C92B" w14:textId="31FF250E"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591253E6"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762DE0B4" w14:textId="319E7F42" w:rsidR="001955E9" w:rsidRPr="001B0368" w:rsidRDefault="001955E9" w:rsidP="00713EB6">
            <w:pPr>
              <w:pStyle w:val="TableText"/>
              <w:rPr>
                <w:noProof w:val="0"/>
                <w:lang w:val="en-GB"/>
              </w:rPr>
            </w:pPr>
            <w:r w:rsidRPr="001B0368">
              <w:rPr>
                <w:noProof w:val="0"/>
                <w:lang w:val="en-GB"/>
              </w:rPr>
              <w:t>Base Info Choice States</w:t>
            </w:r>
          </w:p>
        </w:tc>
      </w:tr>
    </w:tbl>
    <w:p w14:paraId="7F22A476" w14:textId="77777777" w:rsidR="0078005F" w:rsidRPr="001B0368" w:rsidRDefault="0078005F" w:rsidP="0078005F">
      <w:pPr>
        <w:pStyle w:val="Spacer0"/>
        <w:rPr>
          <w:noProof w:val="0"/>
          <w:lang w:val="en-GB"/>
        </w:rPr>
      </w:pPr>
    </w:p>
    <w:p w14:paraId="6F0C2DA3" w14:textId="77777777" w:rsidR="0078005F" w:rsidRPr="001B0368" w:rsidRDefault="0078005F" w:rsidP="0078005F">
      <w:pPr>
        <w:pStyle w:val="Heading3"/>
        <w:rPr>
          <w:noProof w:val="0"/>
        </w:rPr>
      </w:pPr>
      <w:bookmarkStart w:id="284" w:name="_Ref12961921"/>
      <w:bookmarkStart w:id="285" w:name="_Toc84953515"/>
      <w:proofErr w:type="spellStart"/>
      <w:r w:rsidRPr="001B0368">
        <w:rPr>
          <w:noProof w:val="0"/>
        </w:rPr>
        <w:t>HasGuard</w:t>
      </w:r>
      <w:bookmarkEnd w:id="284"/>
      <w:bookmarkEnd w:id="285"/>
      <w:proofErr w:type="spellEnd"/>
    </w:p>
    <w:p w14:paraId="413FC046" w14:textId="77777777"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HasGuard</w:t>
      </w:r>
      <w:proofErr w:type="spellEnd"/>
      <w:r w:rsidRPr="001B0368">
        <w:rPr>
          <w:noProof w:val="0"/>
        </w:rPr>
        <w:t xml:space="preserve"> </w:t>
      </w:r>
      <w:proofErr w:type="spellStart"/>
      <w:r w:rsidRPr="001B0368">
        <w:rPr>
          <w:i/>
          <w:iCs/>
          <w:noProof w:val="0"/>
        </w:rPr>
        <w:t>ReferenceType</w:t>
      </w:r>
      <w:proofErr w:type="spellEnd"/>
      <w:r w:rsidRPr="001B0368">
        <w:rPr>
          <w:noProof w:val="0"/>
        </w:rPr>
        <w:t xml:space="preserve"> is a concrete </w:t>
      </w:r>
      <w:proofErr w:type="spellStart"/>
      <w:r w:rsidRPr="001B0368">
        <w:rPr>
          <w:i/>
          <w:iCs/>
          <w:noProof w:val="0"/>
        </w:rPr>
        <w:t>ReferenceType</w:t>
      </w:r>
      <w:proofErr w:type="spellEnd"/>
      <w:r w:rsidRPr="001B0368">
        <w:rPr>
          <w:noProof w:val="0"/>
        </w:rPr>
        <w:t xml:space="preserve"> and can be used directly. It is a subtype of </w:t>
      </w:r>
      <w:proofErr w:type="spellStart"/>
      <w:r w:rsidRPr="001B0368">
        <w:rPr>
          <w:i/>
          <w:iCs/>
          <w:noProof w:val="0"/>
        </w:rPr>
        <w:t>HasComponent</w:t>
      </w:r>
      <w:proofErr w:type="spellEnd"/>
      <w:r w:rsidRPr="001B0368">
        <w:rPr>
          <w:noProof w:val="0"/>
        </w:rPr>
        <w:t>.</w:t>
      </w:r>
    </w:p>
    <w:p w14:paraId="45C01339" w14:textId="020D4A0A" w:rsidR="0078005F" w:rsidRPr="001B0368" w:rsidRDefault="0078005F" w:rsidP="0078005F">
      <w:pPr>
        <w:pStyle w:val="PARAGRAPH"/>
        <w:rPr>
          <w:noProof w:val="0"/>
        </w:rPr>
      </w:pPr>
      <w:r w:rsidRPr="001B0368">
        <w:rPr>
          <w:noProof w:val="0"/>
        </w:rPr>
        <w:t xml:space="preserve">The semantic of this </w:t>
      </w:r>
      <w:proofErr w:type="spellStart"/>
      <w:r w:rsidRPr="001B0368">
        <w:rPr>
          <w:i/>
          <w:iCs/>
          <w:noProof w:val="0"/>
        </w:rPr>
        <w:t>ReferenceType</w:t>
      </w:r>
      <w:proofErr w:type="spellEnd"/>
      <w:r w:rsidRPr="001B0368">
        <w:rPr>
          <w:noProof w:val="0"/>
        </w:rPr>
        <w:t xml:space="preserve"> is to point from a </w:t>
      </w:r>
      <w:r w:rsidRPr="001B0368">
        <w:rPr>
          <w:i/>
          <w:iCs/>
          <w:noProof w:val="0"/>
        </w:rPr>
        <w:t>Transition</w:t>
      </w:r>
      <w:r w:rsidRPr="001B0368">
        <w:rPr>
          <w:noProof w:val="0"/>
        </w:rPr>
        <w:t xml:space="preserve"> to a </w:t>
      </w:r>
      <w:r w:rsidRPr="001B0368">
        <w:rPr>
          <w:i/>
          <w:iCs/>
          <w:noProof w:val="0"/>
        </w:rPr>
        <w:t>Guard</w:t>
      </w:r>
      <w:r w:rsidRPr="001B0368">
        <w:rPr>
          <w:noProof w:val="0"/>
        </w:rPr>
        <w:t xml:space="preserve">. The </w:t>
      </w:r>
      <w:r w:rsidRPr="001B0368">
        <w:rPr>
          <w:i/>
          <w:iCs/>
          <w:noProof w:val="0"/>
        </w:rPr>
        <w:t>Guard</w:t>
      </w:r>
      <w:r w:rsidRPr="001B0368">
        <w:rPr>
          <w:noProof w:val="0"/>
        </w:rPr>
        <w:t xml:space="preserve"> indicates if the </w:t>
      </w:r>
      <w:r w:rsidRPr="001B0368">
        <w:rPr>
          <w:i/>
          <w:iCs/>
          <w:noProof w:val="0"/>
        </w:rPr>
        <w:t>Transition</w:t>
      </w:r>
      <w:r w:rsidRPr="001B0368">
        <w:rPr>
          <w:noProof w:val="0"/>
        </w:rPr>
        <w:t xml:space="preserve"> can be used or not (see </w:t>
      </w:r>
      <w:proofErr w:type="spellStart"/>
      <w:r w:rsidRPr="001B0368">
        <w:rPr>
          <w:i/>
          <w:iCs/>
          <w:noProof w:val="0"/>
        </w:rPr>
        <w:t>GuardVariableType</w:t>
      </w:r>
      <w:proofErr w:type="spellEnd"/>
      <w:r w:rsidRPr="001B0368">
        <w:rPr>
          <w:noProof w:val="0"/>
        </w:rPr>
        <w:t xml:space="preserve">). A </w:t>
      </w:r>
      <w:r w:rsidRPr="001B0368">
        <w:rPr>
          <w:i/>
          <w:iCs/>
          <w:noProof w:val="0"/>
        </w:rPr>
        <w:t>Transition</w:t>
      </w:r>
      <w:r w:rsidRPr="001B0368">
        <w:rPr>
          <w:noProof w:val="0"/>
        </w:rPr>
        <w:t xml:space="preserve"> can only be </w:t>
      </w:r>
      <w:proofErr w:type="gramStart"/>
      <w:r w:rsidRPr="001B0368">
        <w:rPr>
          <w:noProof w:val="0"/>
        </w:rPr>
        <w:t>used, if</w:t>
      </w:r>
      <w:proofErr w:type="gramEnd"/>
      <w:r w:rsidRPr="001B0368">
        <w:rPr>
          <w:noProof w:val="0"/>
        </w:rPr>
        <w:t xml:space="preserve"> the </w:t>
      </w:r>
      <w:r w:rsidRPr="001B0368">
        <w:rPr>
          <w:i/>
          <w:iCs/>
          <w:noProof w:val="0"/>
        </w:rPr>
        <w:t>Guard</w:t>
      </w:r>
      <w:r w:rsidRPr="001B0368">
        <w:rPr>
          <w:noProof w:val="0"/>
        </w:rPr>
        <w:t xml:space="preserve"> is "True". A </w:t>
      </w:r>
      <w:r w:rsidRPr="001B0368">
        <w:rPr>
          <w:i/>
          <w:iCs/>
          <w:noProof w:val="0"/>
        </w:rPr>
        <w:t>Transition</w:t>
      </w:r>
      <w:r w:rsidRPr="001B0368">
        <w:rPr>
          <w:noProof w:val="0"/>
        </w:rPr>
        <w:t xml:space="preserve"> can point to several </w:t>
      </w:r>
      <w:r w:rsidRPr="001B0368">
        <w:rPr>
          <w:i/>
          <w:iCs/>
          <w:noProof w:val="0"/>
        </w:rPr>
        <w:t>Guards</w:t>
      </w:r>
      <w:r w:rsidRPr="001B0368">
        <w:rPr>
          <w:noProof w:val="0"/>
        </w:rPr>
        <w:t xml:space="preserve">. In that case, all </w:t>
      </w:r>
      <w:r w:rsidRPr="001B0368">
        <w:rPr>
          <w:i/>
          <w:iCs/>
          <w:noProof w:val="0"/>
        </w:rPr>
        <w:t>Guards</w:t>
      </w:r>
      <w:r w:rsidRPr="001B0368">
        <w:rPr>
          <w:noProof w:val="0"/>
        </w:rPr>
        <w:t xml:space="preserve"> need to be "True" before the </w:t>
      </w:r>
      <w:r w:rsidRPr="001B0368">
        <w:rPr>
          <w:i/>
          <w:iCs/>
          <w:noProof w:val="0"/>
        </w:rPr>
        <w:t>Transition</w:t>
      </w:r>
      <w:r w:rsidRPr="001B0368">
        <w:rPr>
          <w:noProof w:val="0"/>
        </w:rPr>
        <w:t xml:space="preserve"> can be used. If there is no </w:t>
      </w:r>
      <w:r w:rsidRPr="001B0368">
        <w:rPr>
          <w:i/>
          <w:iCs/>
          <w:noProof w:val="0"/>
        </w:rPr>
        <w:t>Guard</w:t>
      </w:r>
      <w:r w:rsidRPr="001B0368">
        <w:rPr>
          <w:noProof w:val="0"/>
        </w:rPr>
        <w:t xml:space="preserve">, the </w:t>
      </w:r>
      <w:r w:rsidRPr="001B0368">
        <w:rPr>
          <w:i/>
          <w:iCs/>
          <w:noProof w:val="0"/>
        </w:rPr>
        <w:t>Transition</w:t>
      </w:r>
      <w:r w:rsidRPr="001B0368">
        <w:rPr>
          <w:noProof w:val="0"/>
        </w:rPr>
        <w:t xml:space="preserve"> can always be used (considered as if all </w:t>
      </w:r>
      <w:r w:rsidRPr="001B0368">
        <w:rPr>
          <w:i/>
          <w:iCs/>
          <w:noProof w:val="0"/>
        </w:rPr>
        <w:t>Guards</w:t>
      </w:r>
      <w:r w:rsidRPr="001B0368">
        <w:rPr>
          <w:noProof w:val="0"/>
        </w:rPr>
        <w:t xml:space="preserve"> are "True").</w:t>
      </w:r>
    </w:p>
    <w:p w14:paraId="74AE4AB8" w14:textId="77777777" w:rsidR="0078005F" w:rsidRPr="001B0368" w:rsidRDefault="0078005F" w:rsidP="0078005F">
      <w:pPr>
        <w:pStyle w:val="PARAGRAPH"/>
        <w:rPr>
          <w:noProof w:val="0"/>
        </w:rPr>
      </w:pPr>
      <w:r w:rsidRPr="001B0368">
        <w:rPr>
          <w:noProof w:val="0"/>
        </w:rPr>
        <w:lastRenderedPageBreak/>
        <w:t xml:space="preserve">The </w:t>
      </w:r>
      <w:proofErr w:type="spellStart"/>
      <w:r w:rsidRPr="001B0368">
        <w:rPr>
          <w:i/>
          <w:iCs/>
          <w:noProof w:val="0"/>
        </w:rPr>
        <w:t>SourceNode</w:t>
      </w:r>
      <w:proofErr w:type="spellEnd"/>
      <w:r w:rsidRPr="001B0368">
        <w:rPr>
          <w:noProof w:val="0"/>
        </w:rPr>
        <w:t xml:space="preserve"> of this </w:t>
      </w:r>
      <w:proofErr w:type="spellStart"/>
      <w:r w:rsidRPr="001B0368">
        <w:rPr>
          <w:i/>
          <w:iCs/>
          <w:noProof w:val="0"/>
        </w:rPr>
        <w:t>ReferenceType</w:t>
      </w:r>
      <w:proofErr w:type="spellEnd"/>
      <w:r w:rsidRPr="001B0368">
        <w:rPr>
          <w:noProof w:val="0"/>
        </w:rPr>
        <w:t xml:space="preserve"> shall be an </w:t>
      </w:r>
      <w:r w:rsidRPr="001B0368">
        <w:rPr>
          <w:i/>
          <w:iCs/>
          <w:noProof w:val="0"/>
        </w:rPr>
        <w:t>Object</w:t>
      </w:r>
      <w:r w:rsidRPr="001B0368">
        <w:rPr>
          <w:noProof w:val="0"/>
        </w:rPr>
        <w:t xml:space="preserve"> of the </w:t>
      </w:r>
      <w:proofErr w:type="spellStart"/>
      <w:r w:rsidRPr="001B0368">
        <w:rPr>
          <w:i/>
          <w:iCs/>
          <w:noProof w:val="0"/>
        </w:rPr>
        <w:t>ObjectType</w:t>
      </w:r>
      <w:proofErr w:type="spellEnd"/>
      <w:r w:rsidRPr="001B0368">
        <w:rPr>
          <w:noProof w:val="0"/>
        </w:rPr>
        <w:t xml:space="preserve"> </w:t>
      </w:r>
      <w:proofErr w:type="spellStart"/>
      <w:r w:rsidRPr="001B0368">
        <w:rPr>
          <w:i/>
          <w:iCs/>
          <w:noProof w:val="0"/>
        </w:rPr>
        <w:t>TransitionType</w:t>
      </w:r>
      <w:proofErr w:type="spellEnd"/>
      <w:r w:rsidRPr="001B0368">
        <w:rPr>
          <w:noProof w:val="0"/>
        </w:rPr>
        <w:t xml:space="preserve"> or one of its subtypes. The </w:t>
      </w:r>
      <w:proofErr w:type="spellStart"/>
      <w:r w:rsidRPr="001B0368">
        <w:rPr>
          <w:i/>
          <w:iCs/>
          <w:noProof w:val="0"/>
        </w:rPr>
        <w:t>TargetNode</w:t>
      </w:r>
      <w:proofErr w:type="spellEnd"/>
      <w:r w:rsidRPr="001B0368">
        <w:rPr>
          <w:noProof w:val="0"/>
        </w:rPr>
        <w:t xml:space="preserve"> shall be a </w:t>
      </w:r>
      <w:r w:rsidRPr="001B0368">
        <w:rPr>
          <w:i/>
          <w:iCs/>
          <w:noProof w:val="0"/>
        </w:rPr>
        <w:t>Variable</w:t>
      </w:r>
      <w:r w:rsidRPr="001B0368">
        <w:rPr>
          <w:noProof w:val="0"/>
        </w:rPr>
        <w:t xml:space="preserve"> of the </w:t>
      </w:r>
      <w:proofErr w:type="spellStart"/>
      <w:r w:rsidRPr="001B0368">
        <w:rPr>
          <w:i/>
          <w:iCs/>
          <w:noProof w:val="0"/>
        </w:rPr>
        <w:t>VariableType</w:t>
      </w:r>
      <w:proofErr w:type="spellEnd"/>
      <w:r w:rsidRPr="001B0368">
        <w:rPr>
          <w:noProof w:val="0"/>
        </w:rPr>
        <w:t xml:space="preserve"> </w:t>
      </w:r>
      <w:proofErr w:type="spellStart"/>
      <w:r w:rsidRPr="001B0368">
        <w:rPr>
          <w:i/>
          <w:iCs/>
          <w:noProof w:val="0"/>
        </w:rPr>
        <w:t>GuardVariableType</w:t>
      </w:r>
      <w:proofErr w:type="spellEnd"/>
      <w:r w:rsidRPr="001B0368">
        <w:rPr>
          <w:noProof w:val="0"/>
        </w:rPr>
        <w:t xml:space="preserve"> or one of its subtypes.</w:t>
      </w:r>
    </w:p>
    <w:p w14:paraId="5D756CF4" w14:textId="08345CF1" w:rsidR="0078005F" w:rsidRPr="001B0368" w:rsidRDefault="0078005F" w:rsidP="0078005F">
      <w:pPr>
        <w:pStyle w:val="PARAGRAPH"/>
        <w:rPr>
          <w:noProof w:val="0"/>
        </w:rPr>
      </w:pPr>
      <w:r w:rsidRPr="001B0368">
        <w:rPr>
          <w:noProof w:val="0"/>
        </w:rPr>
        <w:t xml:space="preserve">The representation of the </w:t>
      </w:r>
      <w:proofErr w:type="spellStart"/>
      <w:r w:rsidRPr="001B0368">
        <w:rPr>
          <w:i/>
          <w:iCs/>
          <w:noProof w:val="0"/>
        </w:rPr>
        <w:t>HasGuard</w:t>
      </w:r>
      <w:proofErr w:type="spellEnd"/>
      <w:r w:rsidRPr="001B0368">
        <w:rPr>
          <w:noProof w:val="0"/>
        </w:rPr>
        <w:t xml:space="preserve"> </w:t>
      </w:r>
      <w:proofErr w:type="spellStart"/>
      <w:r w:rsidRPr="001B0368">
        <w:rPr>
          <w:i/>
          <w:iCs/>
          <w:noProof w:val="0"/>
        </w:rPr>
        <w:t>ReferenceType</w:t>
      </w:r>
      <w:proofErr w:type="spellEnd"/>
      <w:r w:rsidRPr="001B0368">
        <w:rPr>
          <w:noProof w:val="0"/>
        </w:rPr>
        <w:t xml:space="preserve"> in the </w:t>
      </w:r>
      <w:proofErr w:type="spellStart"/>
      <w:r w:rsidRPr="001B0368">
        <w:rPr>
          <w:i/>
          <w:iCs/>
          <w:noProof w:val="0"/>
        </w:rPr>
        <w:t>AddressSpace</w:t>
      </w:r>
      <w:proofErr w:type="spellEnd"/>
      <w:r w:rsidRPr="001B0368">
        <w:rPr>
          <w:noProof w:val="0"/>
        </w:rPr>
        <w:t xml:space="preserve"> is specified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_Ref33078513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19</w:t>
      </w:r>
      <w:r w:rsidR="00914796" w:rsidRPr="001B0368">
        <w:rPr>
          <w:noProof w:val="0"/>
        </w:rPr>
        <w:fldChar w:fldCharType="end"/>
      </w:r>
      <w:r w:rsidRPr="001B0368">
        <w:rPr>
          <w:noProof w:val="0"/>
        </w:rPr>
        <w:t>.</w:t>
      </w:r>
    </w:p>
    <w:p w14:paraId="7CE1AD12" w14:textId="39BDA26D" w:rsidR="0078005F" w:rsidRPr="001B0368" w:rsidRDefault="00F52AFE" w:rsidP="0078005F">
      <w:pPr>
        <w:pStyle w:val="TABLE-title"/>
        <w:rPr>
          <w:noProof w:val="0"/>
        </w:rPr>
      </w:pPr>
      <w:bookmarkStart w:id="286" w:name="_Ref33078513"/>
      <w:bookmarkStart w:id="287" w:name="_Toc84953555"/>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19</w:t>
      </w:r>
      <w:r w:rsidRPr="001B0368">
        <w:rPr>
          <w:noProof w:val="0"/>
        </w:rPr>
        <w:fldChar w:fldCharType="end"/>
      </w:r>
      <w:bookmarkEnd w:id="286"/>
      <w:r w:rsidRPr="001B0368">
        <w:rPr>
          <w:noProof w:val="0"/>
        </w:rPr>
        <w:t xml:space="preserve"> – </w:t>
      </w:r>
      <w:proofErr w:type="spellStart"/>
      <w:r w:rsidR="0078005F" w:rsidRPr="001B0368">
        <w:rPr>
          <w:noProof w:val="0"/>
        </w:rPr>
        <w:t>HasGuard</w:t>
      </w:r>
      <w:proofErr w:type="spellEnd"/>
      <w:r w:rsidR="0078005F" w:rsidRPr="001B0368">
        <w:rPr>
          <w:noProof w:val="0"/>
        </w:rPr>
        <w:t xml:space="preserve"> </w:t>
      </w:r>
      <w:proofErr w:type="spellStart"/>
      <w:r w:rsidR="0078005F" w:rsidRPr="001B0368">
        <w:rPr>
          <w:noProof w:val="0"/>
        </w:rPr>
        <w:t>ReferenceType</w:t>
      </w:r>
      <w:bookmarkEnd w:id="287"/>
      <w:proofErr w:type="spellEnd"/>
    </w:p>
    <w:tbl>
      <w:tblPr>
        <w:tblW w:w="93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55"/>
        <w:gridCol w:w="456"/>
        <w:gridCol w:w="1275"/>
        <w:gridCol w:w="1560"/>
        <w:gridCol w:w="1417"/>
        <w:gridCol w:w="1985"/>
        <w:gridCol w:w="1426"/>
      </w:tblGrid>
      <w:tr w:rsidR="0078005F" w:rsidRPr="001B0368" w14:paraId="2E47E5AA" w14:textId="77777777" w:rsidTr="00713EB6">
        <w:trPr>
          <w:jc w:val="center"/>
        </w:trPr>
        <w:tc>
          <w:tcPr>
            <w:tcW w:w="1255" w:type="dxa"/>
            <w:tcBorders>
              <w:top w:val="single" w:sz="4" w:space="0" w:color="auto"/>
              <w:left w:val="single" w:sz="4" w:space="0" w:color="auto"/>
              <w:bottom w:val="double" w:sz="4" w:space="0" w:color="auto"/>
              <w:right w:val="single" w:sz="4" w:space="0" w:color="auto"/>
            </w:tcBorders>
          </w:tcPr>
          <w:p w14:paraId="78B982F9" w14:textId="77777777" w:rsidR="0078005F" w:rsidRPr="001B0368" w:rsidRDefault="0078005F" w:rsidP="00713EB6">
            <w:pPr>
              <w:pStyle w:val="TableText"/>
              <w:rPr>
                <w:b/>
                <w:noProof w:val="0"/>
                <w:lang w:val="en-GB"/>
              </w:rPr>
            </w:pPr>
            <w:r w:rsidRPr="001B0368">
              <w:rPr>
                <w:b/>
                <w:noProof w:val="0"/>
                <w:lang w:val="en-GB"/>
              </w:rPr>
              <w:t>Attribute</w:t>
            </w:r>
          </w:p>
        </w:tc>
        <w:tc>
          <w:tcPr>
            <w:tcW w:w="8119" w:type="dxa"/>
            <w:gridSpan w:val="6"/>
            <w:tcBorders>
              <w:top w:val="single" w:sz="4" w:space="0" w:color="auto"/>
              <w:left w:val="single" w:sz="4" w:space="0" w:color="auto"/>
              <w:bottom w:val="double" w:sz="4" w:space="0" w:color="auto"/>
              <w:right w:val="single" w:sz="4" w:space="0" w:color="auto"/>
            </w:tcBorders>
          </w:tcPr>
          <w:p w14:paraId="7FE278F9" w14:textId="77777777" w:rsidR="0078005F" w:rsidRPr="001B0368" w:rsidRDefault="0078005F" w:rsidP="00713EB6">
            <w:pPr>
              <w:pStyle w:val="TableText"/>
              <w:rPr>
                <w:b/>
                <w:noProof w:val="0"/>
                <w:lang w:val="en-GB"/>
              </w:rPr>
            </w:pPr>
            <w:r w:rsidRPr="001B0368">
              <w:rPr>
                <w:b/>
                <w:noProof w:val="0"/>
                <w:lang w:val="en-GB"/>
              </w:rPr>
              <w:t>Value</w:t>
            </w:r>
          </w:p>
        </w:tc>
      </w:tr>
      <w:tr w:rsidR="0078005F" w:rsidRPr="001B0368" w14:paraId="04FDB0AF" w14:textId="77777777" w:rsidTr="00713EB6">
        <w:trPr>
          <w:jc w:val="center"/>
        </w:trPr>
        <w:tc>
          <w:tcPr>
            <w:tcW w:w="1255" w:type="dxa"/>
            <w:tcBorders>
              <w:top w:val="double" w:sz="4" w:space="0" w:color="auto"/>
              <w:left w:val="single" w:sz="4" w:space="0" w:color="auto"/>
              <w:bottom w:val="single" w:sz="4" w:space="0" w:color="auto"/>
              <w:right w:val="single" w:sz="4" w:space="0" w:color="auto"/>
            </w:tcBorders>
          </w:tcPr>
          <w:p w14:paraId="17427251" w14:textId="77777777" w:rsidR="0078005F" w:rsidRPr="001B0368" w:rsidRDefault="0078005F" w:rsidP="00713EB6">
            <w:pPr>
              <w:pStyle w:val="TableText"/>
              <w:rPr>
                <w:noProof w:val="0"/>
                <w:lang w:val="en-GB"/>
              </w:rPr>
            </w:pPr>
            <w:proofErr w:type="spellStart"/>
            <w:r w:rsidRPr="001B0368">
              <w:rPr>
                <w:noProof w:val="0"/>
                <w:lang w:val="en-GB"/>
              </w:rPr>
              <w:t>BrowseName</w:t>
            </w:r>
            <w:proofErr w:type="spellEnd"/>
          </w:p>
        </w:tc>
        <w:tc>
          <w:tcPr>
            <w:tcW w:w="8119" w:type="dxa"/>
            <w:gridSpan w:val="6"/>
            <w:tcBorders>
              <w:top w:val="double" w:sz="4" w:space="0" w:color="auto"/>
              <w:left w:val="single" w:sz="4" w:space="0" w:color="auto"/>
              <w:bottom w:val="single" w:sz="4" w:space="0" w:color="auto"/>
              <w:right w:val="single" w:sz="4" w:space="0" w:color="auto"/>
            </w:tcBorders>
          </w:tcPr>
          <w:p w14:paraId="6B2852CF" w14:textId="77777777" w:rsidR="0078005F" w:rsidRPr="001B0368" w:rsidRDefault="0078005F" w:rsidP="00713EB6">
            <w:pPr>
              <w:pStyle w:val="TableText"/>
              <w:rPr>
                <w:noProof w:val="0"/>
                <w:lang w:val="en-GB"/>
              </w:rPr>
            </w:pPr>
            <w:proofErr w:type="spellStart"/>
            <w:r w:rsidRPr="001B0368">
              <w:rPr>
                <w:noProof w:val="0"/>
                <w:lang w:val="en-GB"/>
              </w:rPr>
              <w:t>HasGuard</w:t>
            </w:r>
            <w:proofErr w:type="spellEnd"/>
          </w:p>
        </w:tc>
      </w:tr>
      <w:tr w:rsidR="0078005F" w:rsidRPr="001B0368" w14:paraId="251DB75F" w14:textId="77777777" w:rsidTr="00713EB6">
        <w:trPr>
          <w:jc w:val="center"/>
        </w:trPr>
        <w:tc>
          <w:tcPr>
            <w:tcW w:w="1255" w:type="dxa"/>
            <w:tcBorders>
              <w:top w:val="single" w:sz="4" w:space="0" w:color="auto"/>
              <w:left w:val="single" w:sz="4" w:space="0" w:color="auto"/>
              <w:bottom w:val="single" w:sz="4" w:space="0" w:color="auto"/>
              <w:right w:val="single" w:sz="4" w:space="0" w:color="auto"/>
            </w:tcBorders>
          </w:tcPr>
          <w:p w14:paraId="136FE931" w14:textId="77777777" w:rsidR="0078005F" w:rsidRPr="001B0368" w:rsidRDefault="0078005F" w:rsidP="00713EB6">
            <w:pPr>
              <w:pStyle w:val="TableText"/>
              <w:rPr>
                <w:noProof w:val="0"/>
                <w:lang w:val="en-GB"/>
              </w:rPr>
            </w:pPr>
            <w:proofErr w:type="spellStart"/>
            <w:r w:rsidRPr="001B0368">
              <w:rPr>
                <w:noProof w:val="0"/>
                <w:lang w:val="en-GB"/>
              </w:rPr>
              <w:t>InverseName</w:t>
            </w:r>
            <w:proofErr w:type="spellEnd"/>
          </w:p>
        </w:tc>
        <w:tc>
          <w:tcPr>
            <w:tcW w:w="8119" w:type="dxa"/>
            <w:gridSpan w:val="6"/>
            <w:tcBorders>
              <w:top w:val="single" w:sz="4" w:space="0" w:color="auto"/>
              <w:left w:val="single" w:sz="4" w:space="0" w:color="auto"/>
              <w:bottom w:val="single" w:sz="4" w:space="0" w:color="auto"/>
              <w:right w:val="single" w:sz="4" w:space="0" w:color="auto"/>
            </w:tcBorders>
          </w:tcPr>
          <w:p w14:paraId="4751B872" w14:textId="77777777" w:rsidR="0078005F" w:rsidRPr="001B0368" w:rsidRDefault="0078005F" w:rsidP="00713EB6">
            <w:pPr>
              <w:pStyle w:val="TableText"/>
              <w:rPr>
                <w:noProof w:val="0"/>
                <w:lang w:val="en-GB"/>
              </w:rPr>
            </w:pPr>
            <w:proofErr w:type="spellStart"/>
            <w:r w:rsidRPr="001B0368">
              <w:rPr>
                <w:noProof w:val="0"/>
                <w:lang w:val="en-GB"/>
              </w:rPr>
              <w:t>GuardOf</w:t>
            </w:r>
            <w:proofErr w:type="spellEnd"/>
          </w:p>
        </w:tc>
      </w:tr>
      <w:tr w:rsidR="0078005F" w:rsidRPr="001B0368" w14:paraId="5ECD7CE2" w14:textId="77777777" w:rsidTr="00713EB6">
        <w:trPr>
          <w:jc w:val="center"/>
        </w:trPr>
        <w:tc>
          <w:tcPr>
            <w:tcW w:w="1255" w:type="dxa"/>
            <w:tcBorders>
              <w:top w:val="single" w:sz="4" w:space="0" w:color="auto"/>
              <w:left w:val="single" w:sz="4" w:space="0" w:color="auto"/>
              <w:bottom w:val="single" w:sz="4" w:space="0" w:color="auto"/>
              <w:right w:val="single" w:sz="4" w:space="0" w:color="auto"/>
            </w:tcBorders>
          </w:tcPr>
          <w:p w14:paraId="001075B5" w14:textId="77777777" w:rsidR="0078005F" w:rsidRPr="001B0368" w:rsidRDefault="0078005F" w:rsidP="00713EB6">
            <w:pPr>
              <w:pStyle w:val="TableText"/>
              <w:rPr>
                <w:noProof w:val="0"/>
                <w:lang w:val="en-GB"/>
              </w:rPr>
            </w:pPr>
            <w:r w:rsidRPr="001B0368">
              <w:rPr>
                <w:noProof w:val="0"/>
                <w:lang w:val="en-GB"/>
              </w:rPr>
              <w:t>Symmetric</w:t>
            </w:r>
          </w:p>
        </w:tc>
        <w:tc>
          <w:tcPr>
            <w:tcW w:w="8119" w:type="dxa"/>
            <w:gridSpan w:val="6"/>
            <w:tcBorders>
              <w:top w:val="single" w:sz="4" w:space="0" w:color="auto"/>
              <w:left w:val="single" w:sz="4" w:space="0" w:color="auto"/>
              <w:bottom w:val="single" w:sz="4" w:space="0" w:color="auto"/>
              <w:right w:val="single" w:sz="4" w:space="0" w:color="auto"/>
            </w:tcBorders>
          </w:tcPr>
          <w:p w14:paraId="12804B17" w14:textId="77777777" w:rsidR="0078005F" w:rsidRPr="001B0368" w:rsidRDefault="0078005F" w:rsidP="00713EB6">
            <w:pPr>
              <w:pStyle w:val="TableText"/>
              <w:rPr>
                <w:noProof w:val="0"/>
                <w:lang w:val="en-GB"/>
              </w:rPr>
            </w:pPr>
            <w:r w:rsidRPr="001B0368">
              <w:rPr>
                <w:noProof w:val="0"/>
                <w:lang w:val="en-GB"/>
              </w:rPr>
              <w:t>False</w:t>
            </w:r>
          </w:p>
        </w:tc>
      </w:tr>
      <w:tr w:rsidR="0078005F" w:rsidRPr="001B0368" w14:paraId="62D65774" w14:textId="77777777" w:rsidTr="00713EB6">
        <w:trPr>
          <w:jc w:val="center"/>
        </w:trPr>
        <w:tc>
          <w:tcPr>
            <w:tcW w:w="1255" w:type="dxa"/>
            <w:tcBorders>
              <w:top w:val="single" w:sz="4" w:space="0" w:color="auto"/>
              <w:left w:val="single" w:sz="4" w:space="0" w:color="auto"/>
              <w:bottom w:val="single" w:sz="4" w:space="0" w:color="auto"/>
              <w:right w:val="single" w:sz="4" w:space="0" w:color="auto"/>
            </w:tcBorders>
          </w:tcPr>
          <w:p w14:paraId="0C3CD532" w14:textId="77777777" w:rsidR="0078005F" w:rsidRPr="001B0368" w:rsidRDefault="0078005F" w:rsidP="00713EB6">
            <w:pPr>
              <w:pStyle w:val="TableText"/>
              <w:rPr>
                <w:noProof w:val="0"/>
                <w:lang w:val="en-GB"/>
              </w:rPr>
            </w:pPr>
            <w:proofErr w:type="spellStart"/>
            <w:r w:rsidRPr="001B0368">
              <w:rPr>
                <w:noProof w:val="0"/>
                <w:lang w:val="en-GB"/>
              </w:rPr>
              <w:t>IsAbstract</w:t>
            </w:r>
            <w:proofErr w:type="spellEnd"/>
          </w:p>
        </w:tc>
        <w:tc>
          <w:tcPr>
            <w:tcW w:w="8119" w:type="dxa"/>
            <w:gridSpan w:val="6"/>
            <w:tcBorders>
              <w:top w:val="single" w:sz="4" w:space="0" w:color="auto"/>
              <w:left w:val="single" w:sz="4" w:space="0" w:color="auto"/>
              <w:bottom w:val="single" w:sz="4" w:space="0" w:color="auto"/>
              <w:right w:val="single" w:sz="4" w:space="0" w:color="auto"/>
            </w:tcBorders>
          </w:tcPr>
          <w:p w14:paraId="14CBA06E" w14:textId="77777777" w:rsidR="0078005F" w:rsidRPr="001B0368" w:rsidRDefault="0078005F" w:rsidP="00713EB6">
            <w:pPr>
              <w:pStyle w:val="TableText"/>
              <w:rPr>
                <w:noProof w:val="0"/>
                <w:lang w:val="en-GB"/>
              </w:rPr>
            </w:pPr>
            <w:r w:rsidRPr="001B0368">
              <w:rPr>
                <w:noProof w:val="0"/>
                <w:lang w:val="en-GB"/>
              </w:rPr>
              <w:t>False</w:t>
            </w:r>
          </w:p>
        </w:tc>
      </w:tr>
      <w:tr w:rsidR="0078005F" w:rsidRPr="001B0368" w14:paraId="1F986850" w14:textId="77777777" w:rsidTr="00713EB6">
        <w:trPr>
          <w:jc w:val="center"/>
        </w:trPr>
        <w:tc>
          <w:tcPr>
            <w:tcW w:w="1711" w:type="dxa"/>
            <w:gridSpan w:val="2"/>
            <w:tcBorders>
              <w:top w:val="single" w:sz="4" w:space="0" w:color="auto"/>
              <w:left w:val="single" w:sz="4" w:space="0" w:color="auto"/>
              <w:bottom w:val="single" w:sz="4" w:space="0" w:color="auto"/>
              <w:right w:val="single" w:sz="4" w:space="0" w:color="auto"/>
            </w:tcBorders>
          </w:tcPr>
          <w:p w14:paraId="53E5DF85" w14:textId="77777777" w:rsidR="0078005F" w:rsidRPr="001B0368" w:rsidRDefault="0078005F" w:rsidP="00713EB6">
            <w:pPr>
              <w:pStyle w:val="TableText"/>
              <w:rPr>
                <w:b/>
                <w:noProof w:val="0"/>
                <w:lang w:val="en-GB"/>
              </w:rPr>
            </w:pPr>
            <w:r w:rsidRPr="001B0368">
              <w:rPr>
                <w:b/>
                <w:noProof w:val="0"/>
                <w:lang w:val="en-GB"/>
              </w:rPr>
              <w:t>References</w:t>
            </w:r>
          </w:p>
        </w:tc>
        <w:tc>
          <w:tcPr>
            <w:tcW w:w="1275" w:type="dxa"/>
            <w:tcBorders>
              <w:top w:val="single" w:sz="4" w:space="0" w:color="auto"/>
              <w:left w:val="single" w:sz="4" w:space="0" w:color="auto"/>
              <w:bottom w:val="single" w:sz="4" w:space="0" w:color="auto"/>
              <w:right w:val="single" w:sz="4" w:space="0" w:color="auto"/>
            </w:tcBorders>
          </w:tcPr>
          <w:p w14:paraId="34BCDE1D" w14:textId="77777777" w:rsidR="0078005F" w:rsidRPr="001B0368" w:rsidRDefault="0078005F" w:rsidP="00713EB6">
            <w:pPr>
              <w:pStyle w:val="TableText"/>
              <w:rPr>
                <w:b/>
                <w:noProof w:val="0"/>
                <w:lang w:val="en-GB"/>
              </w:rPr>
            </w:pPr>
            <w:proofErr w:type="spellStart"/>
            <w:r w:rsidRPr="001B0368">
              <w:rPr>
                <w:b/>
                <w:noProof w:val="0"/>
                <w:lang w:val="en-GB"/>
              </w:rPr>
              <w:t>NodeClass</w:t>
            </w:r>
            <w:proofErr w:type="spellEnd"/>
          </w:p>
        </w:tc>
        <w:tc>
          <w:tcPr>
            <w:tcW w:w="1560" w:type="dxa"/>
            <w:tcBorders>
              <w:top w:val="single" w:sz="4" w:space="0" w:color="auto"/>
              <w:left w:val="single" w:sz="4" w:space="0" w:color="auto"/>
              <w:bottom w:val="single" w:sz="4" w:space="0" w:color="auto"/>
              <w:right w:val="single" w:sz="4" w:space="0" w:color="auto"/>
            </w:tcBorders>
          </w:tcPr>
          <w:p w14:paraId="4CA1CE7C" w14:textId="77777777" w:rsidR="0078005F" w:rsidRPr="001B0368" w:rsidRDefault="0078005F" w:rsidP="00713EB6">
            <w:pPr>
              <w:pStyle w:val="TableText"/>
              <w:rPr>
                <w:b/>
                <w:noProof w:val="0"/>
                <w:lang w:val="en-GB"/>
              </w:rPr>
            </w:pPr>
            <w:proofErr w:type="spellStart"/>
            <w:r w:rsidRPr="001B0368">
              <w:rPr>
                <w:b/>
                <w:noProof w:val="0"/>
                <w:lang w:val="en-GB"/>
              </w:rPr>
              <w:t>BrowseName</w:t>
            </w:r>
            <w:proofErr w:type="spellEnd"/>
          </w:p>
        </w:tc>
        <w:tc>
          <w:tcPr>
            <w:tcW w:w="1417" w:type="dxa"/>
            <w:tcBorders>
              <w:top w:val="single" w:sz="4" w:space="0" w:color="auto"/>
              <w:left w:val="single" w:sz="4" w:space="0" w:color="auto"/>
              <w:bottom w:val="single" w:sz="4" w:space="0" w:color="auto"/>
              <w:right w:val="single" w:sz="4" w:space="0" w:color="auto"/>
            </w:tcBorders>
          </w:tcPr>
          <w:p w14:paraId="767B3D9D" w14:textId="77777777" w:rsidR="0078005F" w:rsidRPr="001B0368" w:rsidRDefault="0078005F" w:rsidP="00713EB6">
            <w:pPr>
              <w:pStyle w:val="TableText"/>
              <w:rPr>
                <w:b/>
                <w:noProof w:val="0"/>
                <w:lang w:val="en-GB"/>
              </w:rPr>
            </w:pPr>
            <w:proofErr w:type="spellStart"/>
            <w:r w:rsidRPr="001B0368">
              <w:rPr>
                <w:b/>
                <w:noProof w:val="0"/>
                <w:lang w:val="en-GB"/>
              </w:rPr>
              <w:t>DataType</w:t>
            </w:r>
            <w:proofErr w:type="spellEnd"/>
          </w:p>
        </w:tc>
        <w:tc>
          <w:tcPr>
            <w:tcW w:w="1985" w:type="dxa"/>
            <w:tcBorders>
              <w:top w:val="single" w:sz="4" w:space="0" w:color="auto"/>
              <w:left w:val="single" w:sz="4" w:space="0" w:color="auto"/>
              <w:bottom w:val="single" w:sz="4" w:space="0" w:color="auto"/>
              <w:right w:val="single" w:sz="4" w:space="0" w:color="auto"/>
            </w:tcBorders>
          </w:tcPr>
          <w:p w14:paraId="70F7B6AE" w14:textId="77777777" w:rsidR="0078005F" w:rsidRPr="001B0368" w:rsidRDefault="0078005F" w:rsidP="00713EB6">
            <w:pPr>
              <w:pStyle w:val="TableText"/>
              <w:rPr>
                <w:b/>
                <w:noProof w:val="0"/>
                <w:lang w:val="en-GB"/>
              </w:rPr>
            </w:pPr>
            <w:proofErr w:type="spellStart"/>
            <w:r w:rsidRPr="001B0368">
              <w:rPr>
                <w:b/>
                <w:noProof w:val="0"/>
                <w:lang w:val="en-GB"/>
              </w:rPr>
              <w:t>TypeDefinition</w:t>
            </w:r>
            <w:proofErr w:type="spellEnd"/>
          </w:p>
        </w:tc>
        <w:tc>
          <w:tcPr>
            <w:tcW w:w="1426" w:type="dxa"/>
            <w:tcBorders>
              <w:top w:val="single" w:sz="4" w:space="0" w:color="auto"/>
              <w:left w:val="single" w:sz="4" w:space="0" w:color="auto"/>
              <w:bottom w:val="single" w:sz="4" w:space="0" w:color="auto"/>
              <w:right w:val="single" w:sz="4" w:space="0" w:color="auto"/>
            </w:tcBorders>
          </w:tcPr>
          <w:p w14:paraId="6A281AC8" w14:textId="77777777" w:rsidR="0078005F" w:rsidRPr="001B0368" w:rsidRDefault="0078005F" w:rsidP="00713EB6">
            <w:pPr>
              <w:pStyle w:val="TableText"/>
              <w:rPr>
                <w:b/>
                <w:noProof w:val="0"/>
                <w:lang w:val="en-GB"/>
              </w:rPr>
            </w:pPr>
            <w:proofErr w:type="spellStart"/>
            <w:r w:rsidRPr="001B0368">
              <w:rPr>
                <w:b/>
                <w:noProof w:val="0"/>
                <w:lang w:val="en-GB"/>
              </w:rPr>
              <w:t>ModellingRule</w:t>
            </w:r>
            <w:proofErr w:type="spellEnd"/>
          </w:p>
        </w:tc>
      </w:tr>
      <w:tr w:rsidR="0078005F" w:rsidRPr="001B0368" w14:paraId="7AD48B00"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34E68FFE" w14:textId="441CDA66" w:rsidR="0078005F" w:rsidRPr="001B0368" w:rsidRDefault="0078005F" w:rsidP="00713EB6">
            <w:pPr>
              <w:pStyle w:val="TableText"/>
              <w:rPr>
                <w:noProof w:val="0"/>
                <w:lang w:val="en-GB"/>
              </w:rPr>
            </w:pPr>
            <w:r w:rsidRPr="001B0368">
              <w:rPr>
                <w:noProof w:val="0"/>
                <w:lang w:val="en-GB"/>
              </w:rPr>
              <w:t xml:space="preserve">Subtype of the </w:t>
            </w:r>
            <w:proofErr w:type="spellStart"/>
            <w:r w:rsidRPr="001B0368">
              <w:rPr>
                <w:noProof w:val="0"/>
                <w:lang w:val="en-GB"/>
              </w:rPr>
              <w:t>HasComponent</w:t>
            </w:r>
            <w:proofErr w:type="spellEnd"/>
            <w:r w:rsidRPr="001B0368">
              <w:rPr>
                <w:noProof w:val="0"/>
                <w:lang w:val="en-GB"/>
              </w:rPr>
              <w:t xml:space="preserve"> </w:t>
            </w:r>
            <w:proofErr w:type="spellStart"/>
            <w:r w:rsidRPr="001B0368">
              <w:rPr>
                <w:noProof w:val="0"/>
                <w:lang w:val="en-GB"/>
              </w:rPr>
              <w:t>ReferenceType</w:t>
            </w:r>
            <w:proofErr w:type="spellEnd"/>
            <w:r w:rsidRPr="001B0368">
              <w:rPr>
                <w:noProof w:val="0"/>
                <w:lang w:val="en-GB"/>
              </w:rPr>
              <w:t xml:space="preserve"> defined in</w:t>
            </w:r>
            <w:r w:rsidR="00221B27" w:rsidRPr="001B0368">
              <w:rPr>
                <w:b/>
                <w:bCs/>
                <w:noProof w:val="0"/>
                <w:lang w:val="en-GB"/>
              </w:rPr>
              <w:t xml:space="preserve"> </w:t>
            </w:r>
            <w:r w:rsidR="00221B27" w:rsidRPr="001B0368">
              <w:rPr>
                <w:b/>
                <w:bCs/>
                <w:noProof w:val="0"/>
                <w:lang w:val="en-GB"/>
              </w:rPr>
              <w:fldChar w:fldCharType="begin"/>
            </w:r>
            <w:r w:rsidR="00221B27" w:rsidRPr="001B0368">
              <w:rPr>
                <w:b/>
                <w:bCs/>
                <w:noProof w:val="0"/>
                <w:lang w:val="en-GB"/>
              </w:rPr>
              <w:instrText xml:space="preserve"> REF UAPart5 \h </w:instrText>
            </w:r>
            <w:r w:rsidR="00221B27" w:rsidRPr="001B0368">
              <w:rPr>
                <w:b/>
                <w:bCs/>
                <w:noProof w:val="0"/>
                <w:lang w:val="en-GB"/>
              </w:rPr>
            </w:r>
            <w:r w:rsidR="00221B27" w:rsidRPr="001B0368">
              <w:rPr>
                <w:b/>
                <w:bCs/>
                <w:noProof w:val="0"/>
                <w:lang w:val="en-GB"/>
              </w:rPr>
              <w:fldChar w:fldCharType="separate"/>
            </w:r>
            <w:r w:rsidR="00C57605" w:rsidRPr="001B0368">
              <w:rPr>
                <w:noProof w:val="0"/>
              </w:rPr>
              <w:t>OPC 10000-5</w:t>
            </w:r>
            <w:r w:rsidR="00221B27" w:rsidRPr="001B0368">
              <w:rPr>
                <w:b/>
                <w:bCs/>
                <w:noProof w:val="0"/>
                <w:lang w:val="en-GB"/>
              </w:rPr>
              <w:fldChar w:fldCharType="end"/>
            </w:r>
            <w:r w:rsidRPr="001B0368">
              <w:rPr>
                <w:noProof w:val="0"/>
                <w:lang w:val="en-GB"/>
              </w:rPr>
              <w:t>. Note that a Reference to this subtype is not</w:t>
            </w:r>
          </w:p>
          <w:p w14:paraId="0C2ECF54" w14:textId="77777777" w:rsidR="0078005F" w:rsidRPr="001B0368" w:rsidRDefault="0078005F" w:rsidP="00713EB6">
            <w:pPr>
              <w:pStyle w:val="TableText"/>
              <w:rPr>
                <w:b/>
                <w:noProof w:val="0"/>
                <w:lang w:val="en-GB"/>
              </w:rPr>
            </w:pPr>
            <w:r w:rsidRPr="001B0368">
              <w:rPr>
                <w:noProof w:val="0"/>
                <w:lang w:val="en-GB"/>
              </w:rPr>
              <w:t xml:space="preserve">shown in the definition of </w:t>
            </w:r>
            <w:proofErr w:type="spellStart"/>
            <w:r w:rsidRPr="001B0368">
              <w:rPr>
                <w:noProof w:val="0"/>
                <w:lang w:val="en-GB"/>
              </w:rPr>
              <w:t>HasComponent</w:t>
            </w:r>
            <w:proofErr w:type="spellEnd"/>
            <w:r w:rsidRPr="001B0368">
              <w:rPr>
                <w:noProof w:val="0"/>
                <w:lang w:val="en-GB"/>
              </w:rPr>
              <w:t>.</w:t>
            </w:r>
          </w:p>
        </w:tc>
      </w:tr>
      <w:tr w:rsidR="001955E9" w:rsidRPr="001B0368" w14:paraId="074AC338"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2B12B231" w14:textId="243D5039"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19BFE842" w14:textId="77777777" w:rsidTr="00713EB6">
        <w:trPr>
          <w:jc w:val="center"/>
        </w:trPr>
        <w:tc>
          <w:tcPr>
            <w:tcW w:w="9374" w:type="dxa"/>
            <w:gridSpan w:val="7"/>
            <w:tcBorders>
              <w:top w:val="single" w:sz="4" w:space="0" w:color="auto"/>
              <w:left w:val="single" w:sz="4" w:space="0" w:color="auto"/>
              <w:bottom w:val="single" w:sz="4" w:space="0" w:color="auto"/>
              <w:right w:val="single" w:sz="4" w:space="0" w:color="auto"/>
            </w:tcBorders>
          </w:tcPr>
          <w:p w14:paraId="4F80C2D9" w14:textId="0FE75EE5" w:rsidR="001955E9" w:rsidRPr="001B0368" w:rsidRDefault="001955E9" w:rsidP="00713EB6">
            <w:pPr>
              <w:pStyle w:val="TableText"/>
              <w:rPr>
                <w:noProof w:val="0"/>
                <w:lang w:val="en-GB"/>
              </w:rPr>
            </w:pPr>
            <w:r w:rsidRPr="001B0368">
              <w:rPr>
                <w:noProof w:val="0"/>
                <w:lang w:val="en-GB"/>
              </w:rPr>
              <w:t>Base Info Choice States</w:t>
            </w:r>
          </w:p>
        </w:tc>
      </w:tr>
    </w:tbl>
    <w:p w14:paraId="46E575C3" w14:textId="77777777" w:rsidR="0078005F" w:rsidRPr="001B0368" w:rsidRDefault="0078005F" w:rsidP="0078005F">
      <w:pPr>
        <w:pStyle w:val="Spacer0"/>
        <w:rPr>
          <w:noProof w:val="0"/>
          <w:lang w:val="en-GB"/>
        </w:rPr>
      </w:pPr>
    </w:p>
    <w:p w14:paraId="6BE38FEE" w14:textId="77777777" w:rsidR="0078005F" w:rsidRPr="001B0368" w:rsidRDefault="0078005F" w:rsidP="0078005F">
      <w:pPr>
        <w:pStyle w:val="Heading3"/>
        <w:rPr>
          <w:noProof w:val="0"/>
        </w:rPr>
      </w:pPr>
      <w:bookmarkStart w:id="288" w:name="_Ref535591767"/>
      <w:bookmarkStart w:id="289" w:name="_Toc84953516"/>
      <w:proofErr w:type="spellStart"/>
      <w:r w:rsidRPr="001B0368">
        <w:rPr>
          <w:noProof w:val="0"/>
        </w:rPr>
        <w:t>GuardVariableType</w:t>
      </w:r>
      <w:bookmarkEnd w:id="288"/>
      <w:bookmarkEnd w:id="289"/>
      <w:proofErr w:type="spellEnd"/>
    </w:p>
    <w:p w14:paraId="1415925A" w14:textId="52DE0586"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GuardVariableType</w:t>
      </w:r>
      <w:proofErr w:type="spellEnd"/>
      <w:r w:rsidRPr="001B0368">
        <w:rPr>
          <w:noProof w:val="0"/>
        </w:rPr>
        <w:t xml:space="preserve"> provides the information of a </w:t>
      </w:r>
      <w:r w:rsidRPr="001B0368">
        <w:rPr>
          <w:i/>
          <w:iCs/>
          <w:noProof w:val="0"/>
        </w:rPr>
        <w:t>Guard</w:t>
      </w:r>
      <w:r w:rsidRPr="001B0368">
        <w:rPr>
          <w:noProof w:val="0"/>
        </w:rPr>
        <w:t xml:space="preserve"> of a </w:t>
      </w:r>
      <w:r w:rsidRPr="001B0368">
        <w:rPr>
          <w:i/>
          <w:iCs/>
          <w:noProof w:val="0"/>
        </w:rPr>
        <w:t>Transition</w:t>
      </w:r>
      <w:r w:rsidRPr="001B0368">
        <w:rPr>
          <w:noProof w:val="0"/>
        </w:rPr>
        <w:t xml:space="preserve"> in a </w:t>
      </w:r>
      <w:proofErr w:type="spellStart"/>
      <w:r w:rsidRPr="001B0368">
        <w:rPr>
          <w:i/>
          <w:iCs/>
          <w:noProof w:val="0"/>
        </w:rPr>
        <w:t>StateMachine</w:t>
      </w:r>
      <w:proofErr w:type="spellEnd"/>
      <w:r w:rsidRPr="001B0368">
        <w:rPr>
          <w:noProof w:val="0"/>
        </w:rPr>
        <w:t xml:space="preserve">. A </w:t>
      </w:r>
      <w:r w:rsidRPr="001B0368">
        <w:rPr>
          <w:i/>
          <w:iCs/>
          <w:noProof w:val="0"/>
        </w:rPr>
        <w:t>Guard</w:t>
      </w:r>
      <w:r w:rsidRPr="001B0368">
        <w:rPr>
          <w:noProof w:val="0"/>
        </w:rPr>
        <w:t xml:space="preserve"> </w:t>
      </w:r>
      <w:proofErr w:type="gramStart"/>
      <w:r w:rsidRPr="001B0368">
        <w:rPr>
          <w:noProof w:val="0"/>
        </w:rPr>
        <w:t>indicates, if</w:t>
      </w:r>
      <w:proofErr w:type="gramEnd"/>
      <w:r w:rsidRPr="001B0368">
        <w:rPr>
          <w:noProof w:val="0"/>
        </w:rPr>
        <w:t xml:space="preserve"> the </w:t>
      </w:r>
      <w:r w:rsidRPr="001B0368">
        <w:rPr>
          <w:i/>
          <w:iCs/>
          <w:noProof w:val="0"/>
        </w:rPr>
        <w:t>Transition</w:t>
      </w:r>
      <w:r w:rsidRPr="001B0368">
        <w:rPr>
          <w:noProof w:val="0"/>
        </w:rPr>
        <w:t xml:space="preserve"> can be used or not. The </w:t>
      </w:r>
      <w:r w:rsidRPr="001B0368">
        <w:rPr>
          <w:i/>
          <w:iCs/>
          <w:noProof w:val="0"/>
        </w:rPr>
        <w:t>Guard</w:t>
      </w:r>
      <w:r w:rsidRPr="001B0368">
        <w:rPr>
          <w:noProof w:val="0"/>
        </w:rPr>
        <w:t xml:space="preserve"> defines a semantic that can be evaluated </w:t>
      </w:r>
      <w:proofErr w:type="gramStart"/>
      <w:r w:rsidRPr="001B0368">
        <w:rPr>
          <w:noProof w:val="0"/>
        </w:rPr>
        <w:t>to</w:t>
      </w:r>
      <w:proofErr w:type="gramEnd"/>
      <w:r w:rsidRPr="001B0368">
        <w:rPr>
          <w:noProof w:val="0"/>
        </w:rPr>
        <w:t xml:space="preserve"> "True" or "False". Only if the semantic is "True", the </w:t>
      </w:r>
      <w:r w:rsidRPr="001B0368">
        <w:rPr>
          <w:i/>
          <w:iCs/>
          <w:noProof w:val="0"/>
        </w:rPr>
        <w:t>Transition</w:t>
      </w:r>
      <w:r w:rsidRPr="001B0368">
        <w:rPr>
          <w:noProof w:val="0"/>
        </w:rPr>
        <w:t xml:space="preserve"> connected via a </w:t>
      </w:r>
      <w:proofErr w:type="spellStart"/>
      <w:r w:rsidRPr="001B0368">
        <w:rPr>
          <w:i/>
          <w:iCs/>
          <w:noProof w:val="0"/>
        </w:rPr>
        <w:t>HasGuard</w:t>
      </w:r>
      <w:proofErr w:type="spellEnd"/>
      <w:r w:rsidRPr="001B0368">
        <w:rPr>
          <w:noProof w:val="0"/>
        </w:rPr>
        <w:t xml:space="preserve"> </w:t>
      </w:r>
      <w:r w:rsidRPr="001B0368">
        <w:rPr>
          <w:i/>
          <w:iCs/>
          <w:noProof w:val="0"/>
        </w:rPr>
        <w:t>Reference</w:t>
      </w:r>
      <w:r w:rsidRPr="001B0368">
        <w:rPr>
          <w:noProof w:val="0"/>
        </w:rPr>
        <w:t xml:space="preserve"> can be used. The value of the </w:t>
      </w:r>
      <w:proofErr w:type="spellStart"/>
      <w:r w:rsidRPr="001B0368">
        <w:rPr>
          <w:i/>
          <w:iCs/>
          <w:noProof w:val="0"/>
        </w:rPr>
        <w:t>GuardVariableType</w:t>
      </w:r>
      <w:proofErr w:type="spellEnd"/>
      <w:r w:rsidRPr="001B0368">
        <w:rPr>
          <w:noProof w:val="0"/>
        </w:rPr>
        <w:t xml:space="preserve"> provides the semantic of the </w:t>
      </w:r>
      <w:r w:rsidRPr="001B0368">
        <w:rPr>
          <w:i/>
          <w:iCs/>
          <w:noProof w:val="0"/>
        </w:rPr>
        <w:t>Guard</w:t>
      </w:r>
      <w:r w:rsidRPr="001B0368">
        <w:rPr>
          <w:noProof w:val="0"/>
        </w:rPr>
        <w:t xml:space="preserve"> in a human-readable way, that can be used to display the </w:t>
      </w:r>
      <w:proofErr w:type="spellStart"/>
      <w:r w:rsidRPr="001B0368">
        <w:rPr>
          <w:i/>
          <w:iCs/>
          <w:noProof w:val="0"/>
        </w:rPr>
        <w:t>StateMachine</w:t>
      </w:r>
      <w:proofErr w:type="spellEnd"/>
      <w:r w:rsidRPr="001B0368">
        <w:rPr>
          <w:noProof w:val="0"/>
        </w:rPr>
        <w:t>.</w:t>
      </w:r>
    </w:p>
    <w:p w14:paraId="1A9C47F6" w14:textId="63EED32F" w:rsidR="0078005F" w:rsidRPr="001B0368" w:rsidRDefault="0078005F" w:rsidP="0078005F">
      <w:pPr>
        <w:pStyle w:val="PARAGRAPH"/>
        <w:rPr>
          <w:noProof w:val="0"/>
        </w:rPr>
      </w:pPr>
      <w:r w:rsidRPr="001B0368">
        <w:rPr>
          <w:noProof w:val="0"/>
        </w:rPr>
        <w:t xml:space="preserve">This base </w:t>
      </w:r>
      <w:proofErr w:type="spellStart"/>
      <w:r w:rsidRPr="001B0368">
        <w:rPr>
          <w:i/>
          <w:iCs/>
          <w:noProof w:val="0"/>
        </w:rPr>
        <w:t>GuardVariableType</w:t>
      </w:r>
      <w:proofErr w:type="spellEnd"/>
      <w:r w:rsidRPr="001B0368">
        <w:rPr>
          <w:noProof w:val="0"/>
        </w:rPr>
        <w:t xml:space="preserve"> does not define a machine-readable semantic of the </w:t>
      </w:r>
      <w:r w:rsidRPr="001B0368">
        <w:rPr>
          <w:i/>
          <w:iCs/>
          <w:noProof w:val="0"/>
        </w:rPr>
        <w:t>Guard</w:t>
      </w:r>
      <w:r w:rsidRPr="001B0368">
        <w:rPr>
          <w:noProof w:val="0"/>
        </w:rPr>
        <w:t xml:space="preserve">. The calculation, if the </w:t>
      </w:r>
      <w:r w:rsidRPr="001B0368">
        <w:rPr>
          <w:i/>
          <w:iCs/>
          <w:noProof w:val="0"/>
        </w:rPr>
        <w:t>Guard</w:t>
      </w:r>
      <w:r w:rsidRPr="001B0368">
        <w:rPr>
          <w:noProof w:val="0"/>
        </w:rPr>
        <w:t xml:space="preserve"> is "True" or "False" is </w:t>
      </w:r>
      <w:proofErr w:type="gramStart"/>
      <w:r w:rsidRPr="001B0368">
        <w:rPr>
          <w:noProof w:val="0"/>
        </w:rPr>
        <w:t>server-specific</w:t>
      </w:r>
      <w:proofErr w:type="gramEnd"/>
      <w:r w:rsidRPr="001B0368">
        <w:rPr>
          <w:noProof w:val="0"/>
        </w:rPr>
        <w:t xml:space="preserve">. Subtypes of this </w:t>
      </w:r>
      <w:proofErr w:type="spellStart"/>
      <w:r w:rsidRPr="001B0368">
        <w:rPr>
          <w:i/>
          <w:iCs/>
          <w:noProof w:val="0"/>
        </w:rPr>
        <w:t>VariableType</w:t>
      </w:r>
      <w:proofErr w:type="spellEnd"/>
      <w:r w:rsidRPr="001B0368">
        <w:rPr>
          <w:noProof w:val="0"/>
        </w:rPr>
        <w:t xml:space="preserve"> do define concrete machine-readable semantics.</w:t>
      </w:r>
    </w:p>
    <w:p w14:paraId="788163DB" w14:textId="54EF3B22"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GuardVariableType</w:t>
      </w:r>
      <w:proofErr w:type="spellEnd"/>
      <w:r w:rsidRPr="001B0368">
        <w:rPr>
          <w:noProof w:val="0"/>
        </w:rPr>
        <w:t xml:space="preserve"> is formally defined in </w:t>
      </w:r>
      <w:r w:rsidR="00914796" w:rsidRPr="001B0368">
        <w:rPr>
          <w:noProof w:val="0"/>
        </w:rPr>
        <w:fldChar w:fldCharType="begin"/>
      </w:r>
      <w:r w:rsidR="00914796" w:rsidRPr="001B0368">
        <w:rPr>
          <w:noProof w:val="0"/>
        </w:rPr>
        <w:instrText xml:space="preserve"> REF _Ref33078526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20</w:t>
      </w:r>
      <w:r w:rsidR="00914796" w:rsidRPr="001B0368">
        <w:rPr>
          <w:noProof w:val="0"/>
        </w:rPr>
        <w:fldChar w:fldCharType="end"/>
      </w:r>
      <w:r w:rsidRPr="001B0368">
        <w:rPr>
          <w:noProof w:val="0"/>
        </w:rPr>
        <w:t>.</w:t>
      </w:r>
    </w:p>
    <w:p w14:paraId="16E0D14E" w14:textId="6615FD7D" w:rsidR="0078005F" w:rsidRPr="001B0368" w:rsidRDefault="00F52AFE" w:rsidP="0078005F">
      <w:pPr>
        <w:pStyle w:val="TABLE-title"/>
        <w:rPr>
          <w:noProof w:val="0"/>
        </w:rPr>
      </w:pPr>
      <w:bookmarkStart w:id="290" w:name="_Ref33078526"/>
      <w:bookmarkStart w:id="291" w:name="_Toc84953556"/>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20</w:t>
      </w:r>
      <w:r w:rsidRPr="001B0368">
        <w:rPr>
          <w:noProof w:val="0"/>
        </w:rPr>
        <w:fldChar w:fldCharType="end"/>
      </w:r>
      <w:bookmarkEnd w:id="290"/>
      <w:r w:rsidRPr="001B0368">
        <w:rPr>
          <w:noProof w:val="0"/>
        </w:rPr>
        <w:t xml:space="preserve"> – </w:t>
      </w:r>
      <w:proofErr w:type="spellStart"/>
      <w:r w:rsidR="0078005F" w:rsidRPr="001B0368">
        <w:rPr>
          <w:noProof w:val="0"/>
        </w:rPr>
        <w:t>GuardVariableType</w:t>
      </w:r>
      <w:proofErr w:type="spellEnd"/>
      <w:r w:rsidR="0078005F" w:rsidRPr="001B0368">
        <w:rPr>
          <w:noProof w:val="0"/>
        </w:rPr>
        <w:t xml:space="preserve"> definition</w:t>
      </w:r>
      <w:bookmarkEnd w:id="291"/>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21"/>
        <w:gridCol w:w="1256"/>
        <w:gridCol w:w="2458"/>
        <w:gridCol w:w="1170"/>
        <w:gridCol w:w="1620"/>
        <w:gridCol w:w="1420"/>
      </w:tblGrid>
      <w:tr w:rsidR="0078005F" w:rsidRPr="001B0368" w14:paraId="6864A06A" w14:textId="77777777" w:rsidTr="00713EB6">
        <w:trPr>
          <w:jc w:val="center"/>
        </w:trPr>
        <w:tc>
          <w:tcPr>
            <w:tcW w:w="1321" w:type="dxa"/>
            <w:tcBorders>
              <w:top w:val="single" w:sz="4" w:space="0" w:color="auto"/>
              <w:left w:val="single" w:sz="4" w:space="0" w:color="auto"/>
              <w:bottom w:val="double" w:sz="4" w:space="0" w:color="auto"/>
              <w:right w:val="single" w:sz="4" w:space="0" w:color="auto"/>
            </w:tcBorders>
          </w:tcPr>
          <w:p w14:paraId="49CA63D8" w14:textId="77777777" w:rsidR="0078005F" w:rsidRPr="001B0368" w:rsidRDefault="0078005F" w:rsidP="00713EB6">
            <w:pPr>
              <w:pStyle w:val="TableText"/>
              <w:rPr>
                <w:b/>
                <w:noProof w:val="0"/>
                <w:lang w:val="en-GB"/>
              </w:rPr>
            </w:pPr>
            <w:r w:rsidRPr="001B0368">
              <w:rPr>
                <w:b/>
                <w:noProof w:val="0"/>
                <w:lang w:val="en-GB"/>
              </w:rPr>
              <w:t>Attribute</w:t>
            </w:r>
          </w:p>
        </w:tc>
        <w:tc>
          <w:tcPr>
            <w:tcW w:w="7924" w:type="dxa"/>
            <w:gridSpan w:val="5"/>
            <w:tcBorders>
              <w:top w:val="single" w:sz="4" w:space="0" w:color="auto"/>
              <w:left w:val="single" w:sz="4" w:space="0" w:color="auto"/>
              <w:bottom w:val="double" w:sz="4" w:space="0" w:color="auto"/>
              <w:right w:val="single" w:sz="4" w:space="0" w:color="auto"/>
            </w:tcBorders>
          </w:tcPr>
          <w:p w14:paraId="74652C62" w14:textId="77777777" w:rsidR="0078005F" w:rsidRPr="001B0368" w:rsidRDefault="0078005F" w:rsidP="00713EB6">
            <w:pPr>
              <w:pStyle w:val="TableText"/>
              <w:rPr>
                <w:b/>
                <w:noProof w:val="0"/>
                <w:lang w:val="en-GB"/>
              </w:rPr>
            </w:pPr>
            <w:r w:rsidRPr="001B0368">
              <w:rPr>
                <w:b/>
                <w:noProof w:val="0"/>
                <w:lang w:val="en-GB"/>
              </w:rPr>
              <w:t>Value</w:t>
            </w:r>
          </w:p>
        </w:tc>
      </w:tr>
      <w:tr w:rsidR="0078005F" w:rsidRPr="001B0368" w14:paraId="421E51D8" w14:textId="77777777" w:rsidTr="00713EB6">
        <w:trPr>
          <w:jc w:val="center"/>
        </w:trPr>
        <w:tc>
          <w:tcPr>
            <w:tcW w:w="1321" w:type="dxa"/>
            <w:tcBorders>
              <w:top w:val="double" w:sz="4" w:space="0" w:color="auto"/>
              <w:left w:val="single" w:sz="4" w:space="0" w:color="auto"/>
              <w:bottom w:val="single" w:sz="4" w:space="0" w:color="auto"/>
              <w:right w:val="single" w:sz="4" w:space="0" w:color="auto"/>
            </w:tcBorders>
          </w:tcPr>
          <w:p w14:paraId="776AE33D" w14:textId="77777777" w:rsidR="0078005F" w:rsidRPr="001B0368" w:rsidRDefault="0078005F" w:rsidP="00713EB6">
            <w:pPr>
              <w:pStyle w:val="TableText"/>
              <w:rPr>
                <w:noProof w:val="0"/>
                <w:lang w:val="en-GB"/>
              </w:rPr>
            </w:pPr>
            <w:proofErr w:type="spellStart"/>
            <w:r w:rsidRPr="001B0368">
              <w:rPr>
                <w:noProof w:val="0"/>
                <w:lang w:val="en-GB"/>
              </w:rPr>
              <w:t>BrowseName</w:t>
            </w:r>
            <w:proofErr w:type="spellEnd"/>
          </w:p>
        </w:tc>
        <w:tc>
          <w:tcPr>
            <w:tcW w:w="7924" w:type="dxa"/>
            <w:gridSpan w:val="5"/>
            <w:tcBorders>
              <w:top w:val="double" w:sz="4" w:space="0" w:color="auto"/>
              <w:left w:val="single" w:sz="4" w:space="0" w:color="auto"/>
              <w:bottom w:val="single" w:sz="4" w:space="0" w:color="auto"/>
              <w:right w:val="single" w:sz="4" w:space="0" w:color="auto"/>
            </w:tcBorders>
          </w:tcPr>
          <w:p w14:paraId="5A9C881B" w14:textId="77777777" w:rsidR="0078005F" w:rsidRPr="001B0368" w:rsidRDefault="0078005F" w:rsidP="00713EB6">
            <w:pPr>
              <w:pStyle w:val="TableText"/>
              <w:rPr>
                <w:noProof w:val="0"/>
                <w:lang w:val="en-GB"/>
              </w:rPr>
            </w:pPr>
            <w:proofErr w:type="spellStart"/>
            <w:r w:rsidRPr="001B0368">
              <w:rPr>
                <w:noProof w:val="0"/>
                <w:lang w:val="en-GB"/>
              </w:rPr>
              <w:t>GuardVariableType</w:t>
            </w:r>
            <w:proofErr w:type="spellEnd"/>
          </w:p>
        </w:tc>
      </w:tr>
      <w:tr w:rsidR="0078005F" w:rsidRPr="001B0368" w14:paraId="4DF1FB32"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2036A3BD" w14:textId="77777777" w:rsidR="0078005F" w:rsidRPr="001B0368" w:rsidRDefault="0078005F" w:rsidP="00713EB6">
            <w:pPr>
              <w:pStyle w:val="TableText"/>
              <w:rPr>
                <w:noProof w:val="0"/>
                <w:lang w:val="en-GB"/>
              </w:rPr>
            </w:pPr>
            <w:proofErr w:type="spellStart"/>
            <w:r w:rsidRPr="001B0368">
              <w:rPr>
                <w:noProof w:val="0"/>
                <w:lang w:val="en-GB"/>
              </w:rPr>
              <w:t>DataType</w:t>
            </w:r>
            <w:proofErr w:type="spellEnd"/>
          </w:p>
        </w:tc>
        <w:tc>
          <w:tcPr>
            <w:tcW w:w="7924" w:type="dxa"/>
            <w:gridSpan w:val="5"/>
            <w:tcBorders>
              <w:top w:val="single" w:sz="4" w:space="0" w:color="auto"/>
              <w:left w:val="single" w:sz="4" w:space="0" w:color="auto"/>
              <w:bottom w:val="single" w:sz="4" w:space="0" w:color="auto"/>
              <w:right w:val="single" w:sz="4" w:space="0" w:color="auto"/>
            </w:tcBorders>
          </w:tcPr>
          <w:p w14:paraId="6B343C16" w14:textId="77777777" w:rsidR="0078005F" w:rsidRPr="001B0368" w:rsidRDefault="0078005F" w:rsidP="00713EB6">
            <w:pPr>
              <w:pStyle w:val="TableText"/>
              <w:rPr>
                <w:noProof w:val="0"/>
                <w:lang w:val="en-GB"/>
              </w:rPr>
            </w:pPr>
            <w:proofErr w:type="spellStart"/>
            <w:r w:rsidRPr="001B0368">
              <w:rPr>
                <w:noProof w:val="0"/>
                <w:lang w:val="en-GB"/>
              </w:rPr>
              <w:t>LocalizedText</w:t>
            </w:r>
            <w:proofErr w:type="spellEnd"/>
          </w:p>
        </w:tc>
      </w:tr>
      <w:tr w:rsidR="0078005F" w:rsidRPr="001B0368" w14:paraId="4BA7861B"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573E99E2" w14:textId="77777777" w:rsidR="0078005F" w:rsidRPr="001B0368" w:rsidRDefault="0078005F" w:rsidP="00713EB6">
            <w:pPr>
              <w:pStyle w:val="TableText"/>
              <w:rPr>
                <w:noProof w:val="0"/>
                <w:lang w:val="en-GB"/>
              </w:rPr>
            </w:pPr>
            <w:proofErr w:type="spellStart"/>
            <w:r w:rsidRPr="001B0368">
              <w:rPr>
                <w:noProof w:val="0"/>
                <w:lang w:val="en-GB"/>
              </w:rPr>
              <w:t>ValueRank</w:t>
            </w:r>
            <w:proofErr w:type="spellEnd"/>
          </w:p>
        </w:tc>
        <w:tc>
          <w:tcPr>
            <w:tcW w:w="7924" w:type="dxa"/>
            <w:gridSpan w:val="5"/>
            <w:tcBorders>
              <w:top w:val="single" w:sz="4" w:space="0" w:color="auto"/>
              <w:left w:val="single" w:sz="4" w:space="0" w:color="auto"/>
              <w:bottom w:val="single" w:sz="4" w:space="0" w:color="auto"/>
              <w:right w:val="single" w:sz="4" w:space="0" w:color="auto"/>
            </w:tcBorders>
          </w:tcPr>
          <w:p w14:paraId="17A26273" w14:textId="77777777" w:rsidR="0078005F" w:rsidRPr="001B0368" w:rsidRDefault="0078005F"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78005F" w:rsidRPr="001B0368" w14:paraId="55BB896D"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74D099B7" w14:textId="77777777" w:rsidR="0078005F" w:rsidRPr="001B0368" w:rsidRDefault="0078005F" w:rsidP="00713EB6">
            <w:pPr>
              <w:pStyle w:val="TableText"/>
              <w:rPr>
                <w:noProof w:val="0"/>
                <w:lang w:val="en-GB"/>
              </w:rPr>
            </w:pPr>
            <w:proofErr w:type="spellStart"/>
            <w:r w:rsidRPr="001B0368">
              <w:rPr>
                <w:noProof w:val="0"/>
                <w:lang w:val="en-GB"/>
              </w:rPr>
              <w:t>IsAbstract</w:t>
            </w:r>
            <w:proofErr w:type="spellEnd"/>
          </w:p>
        </w:tc>
        <w:tc>
          <w:tcPr>
            <w:tcW w:w="7924" w:type="dxa"/>
            <w:gridSpan w:val="5"/>
            <w:tcBorders>
              <w:top w:val="single" w:sz="4" w:space="0" w:color="auto"/>
              <w:left w:val="single" w:sz="4" w:space="0" w:color="auto"/>
              <w:bottom w:val="single" w:sz="4" w:space="0" w:color="auto"/>
              <w:right w:val="single" w:sz="4" w:space="0" w:color="auto"/>
            </w:tcBorders>
          </w:tcPr>
          <w:p w14:paraId="01A5EE81" w14:textId="77777777" w:rsidR="0078005F" w:rsidRPr="001B0368" w:rsidRDefault="0078005F" w:rsidP="00713EB6">
            <w:pPr>
              <w:pStyle w:val="TableText"/>
              <w:rPr>
                <w:noProof w:val="0"/>
                <w:lang w:val="en-GB"/>
              </w:rPr>
            </w:pPr>
            <w:r w:rsidRPr="001B0368">
              <w:rPr>
                <w:noProof w:val="0"/>
                <w:lang w:val="en-GB"/>
              </w:rPr>
              <w:t>False</w:t>
            </w:r>
          </w:p>
        </w:tc>
      </w:tr>
      <w:tr w:rsidR="0078005F" w:rsidRPr="001B0368" w14:paraId="02FC58DA" w14:textId="77777777" w:rsidTr="00713EB6">
        <w:trPr>
          <w:jc w:val="center"/>
        </w:trPr>
        <w:tc>
          <w:tcPr>
            <w:tcW w:w="1321" w:type="dxa"/>
            <w:tcBorders>
              <w:top w:val="single" w:sz="4" w:space="0" w:color="auto"/>
              <w:left w:val="single" w:sz="4" w:space="0" w:color="auto"/>
              <w:bottom w:val="double" w:sz="4" w:space="0" w:color="auto"/>
              <w:right w:val="single" w:sz="4" w:space="0" w:color="auto"/>
            </w:tcBorders>
          </w:tcPr>
          <w:p w14:paraId="16940E24" w14:textId="77777777" w:rsidR="0078005F" w:rsidRPr="001B0368" w:rsidRDefault="0078005F" w:rsidP="00713EB6">
            <w:pPr>
              <w:pStyle w:val="TableText"/>
              <w:rPr>
                <w:b/>
                <w:noProof w:val="0"/>
                <w:lang w:val="en-GB"/>
              </w:rPr>
            </w:pPr>
            <w:r w:rsidRPr="001B0368">
              <w:rPr>
                <w:b/>
                <w:noProof w:val="0"/>
                <w:lang w:val="en-GB"/>
              </w:rPr>
              <w:t>References</w:t>
            </w:r>
          </w:p>
        </w:tc>
        <w:tc>
          <w:tcPr>
            <w:tcW w:w="1256" w:type="dxa"/>
            <w:tcBorders>
              <w:top w:val="single" w:sz="4" w:space="0" w:color="auto"/>
              <w:left w:val="single" w:sz="4" w:space="0" w:color="auto"/>
              <w:bottom w:val="double" w:sz="4" w:space="0" w:color="auto"/>
              <w:right w:val="single" w:sz="4" w:space="0" w:color="auto"/>
            </w:tcBorders>
          </w:tcPr>
          <w:p w14:paraId="48EF3D77" w14:textId="77777777" w:rsidR="0078005F" w:rsidRPr="001B0368" w:rsidRDefault="0078005F" w:rsidP="00713EB6">
            <w:pPr>
              <w:pStyle w:val="TableText"/>
              <w:rPr>
                <w:b/>
                <w:noProof w:val="0"/>
                <w:lang w:val="en-GB"/>
              </w:rPr>
            </w:pPr>
            <w:proofErr w:type="spellStart"/>
            <w:r w:rsidRPr="001B0368">
              <w:rPr>
                <w:b/>
                <w:noProof w:val="0"/>
                <w:lang w:val="en-GB"/>
              </w:rPr>
              <w:t>NodeClass</w:t>
            </w:r>
            <w:proofErr w:type="spellEnd"/>
          </w:p>
        </w:tc>
        <w:tc>
          <w:tcPr>
            <w:tcW w:w="2458" w:type="dxa"/>
            <w:tcBorders>
              <w:top w:val="single" w:sz="4" w:space="0" w:color="auto"/>
              <w:left w:val="single" w:sz="4" w:space="0" w:color="auto"/>
              <w:bottom w:val="double" w:sz="4" w:space="0" w:color="auto"/>
              <w:right w:val="single" w:sz="4" w:space="0" w:color="auto"/>
            </w:tcBorders>
          </w:tcPr>
          <w:p w14:paraId="1D15D586" w14:textId="77777777" w:rsidR="0078005F" w:rsidRPr="001B0368" w:rsidRDefault="0078005F" w:rsidP="00713EB6">
            <w:pPr>
              <w:pStyle w:val="TableText"/>
              <w:rPr>
                <w:b/>
                <w:noProof w:val="0"/>
                <w:lang w:val="en-GB"/>
              </w:rPr>
            </w:pPr>
            <w:proofErr w:type="spellStart"/>
            <w:r w:rsidRPr="001B0368">
              <w:rPr>
                <w:b/>
                <w:noProof w:val="0"/>
                <w:lang w:val="en-GB"/>
              </w:rPr>
              <w:t>BrowseName</w:t>
            </w:r>
            <w:proofErr w:type="spellEnd"/>
            <w:r w:rsidRPr="001B0368">
              <w:rPr>
                <w:b/>
                <w:noProof w:val="0"/>
                <w:lang w:val="en-GB"/>
              </w:rPr>
              <w:t xml:space="preserve"> </w:t>
            </w:r>
          </w:p>
        </w:tc>
        <w:tc>
          <w:tcPr>
            <w:tcW w:w="1170" w:type="dxa"/>
            <w:tcBorders>
              <w:top w:val="single" w:sz="4" w:space="0" w:color="auto"/>
              <w:left w:val="single" w:sz="4" w:space="0" w:color="auto"/>
              <w:bottom w:val="double" w:sz="4" w:space="0" w:color="auto"/>
              <w:right w:val="single" w:sz="4" w:space="0" w:color="auto"/>
            </w:tcBorders>
          </w:tcPr>
          <w:p w14:paraId="69AD409B" w14:textId="77777777" w:rsidR="0078005F" w:rsidRPr="001B0368" w:rsidRDefault="0078005F" w:rsidP="00713EB6">
            <w:pPr>
              <w:pStyle w:val="TableText"/>
              <w:rPr>
                <w:b/>
                <w:noProof w:val="0"/>
                <w:lang w:val="en-GB"/>
              </w:rPr>
            </w:pPr>
            <w:proofErr w:type="spellStart"/>
            <w:r w:rsidRPr="001B0368">
              <w:rPr>
                <w:b/>
                <w:noProof w:val="0"/>
                <w:lang w:val="en-GB"/>
              </w:rPr>
              <w:t>DataType</w:t>
            </w:r>
            <w:proofErr w:type="spellEnd"/>
          </w:p>
        </w:tc>
        <w:tc>
          <w:tcPr>
            <w:tcW w:w="1620" w:type="dxa"/>
            <w:tcBorders>
              <w:top w:val="single" w:sz="4" w:space="0" w:color="auto"/>
              <w:left w:val="single" w:sz="4" w:space="0" w:color="auto"/>
              <w:bottom w:val="double" w:sz="4" w:space="0" w:color="auto"/>
              <w:right w:val="single" w:sz="4" w:space="0" w:color="auto"/>
            </w:tcBorders>
          </w:tcPr>
          <w:p w14:paraId="36946CBA" w14:textId="77777777" w:rsidR="0078005F" w:rsidRPr="001B0368" w:rsidRDefault="0078005F" w:rsidP="00713EB6">
            <w:pPr>
              <w:pStyle w:val="TableText"/>
              <w:rPr>
                <w:b/>
                <w:noProof w:val="0"/>
                <w:lang w:val="en-GB"/>
              </w:rPr>
            </w:pPr>
            <w:proofErr w:type="spellStart"/>
            <w:r w:rsidRPr="001B0368">
              <w:rPr>
                <w:b/>
                <w:noProof w:val="0"/>
                <w:lang w:val="en-GB"/>
              </w:rPr>
              <w:t>TypeDefinition</w:t>
            </w:r>
            <w:proofErr w:type="spellEnd"/>
          </w:p>
        </w:tc>
        <w:tc>
          <w:tcPr>
            <w:tcW w:w="1420" w:type="dxa"/>
            <w:tcBorders>
              <w:top w:val="single" w:sz="4" w:space="0" w:color="auto"/>
              <w:left w:val="single" w:sz="4" w:space="0" w:color="auto"/>
              <w:bottom w:val="double" w:sz="4" w:space="0" w:color="auto"/>
              <w:right w:val="single" w:sz="4" w:space="0" w:color="auto"/>
            </w:tcBorders>
          </w:tcPr>
          <w:p w14:paraId="771BDD0E" w14:textId="77777777" w:rsidR="0078005F" w:rsidRPr="001B0368" w:rsidRDefault="0078005F" w:rsidP="00713EB6">
            <w:pPr>
              <w:pStyle w:val="TableText"/>
              <w:rPr>
                <w:b/>
                <w:noProof w:val="0"/>
                <w:lang w:val="en-GB"/>
              </w:rPr>
            </w:pPr>
            <w:proofErr w:type="spellStart"/>
            <w:r w:rsidRPr="001B0368">
              <w:rPr>
                <w:b/>
                <w:noProof w:val="0"/>
                <w:lang w:val="en-GB"/>
              </w:rPr>
              <w:t>ModellingRule</w:t>
            </w:r>
            <w:proofErr w:type="spellEnd"/>
          </w:p>
        </w:tc>
      </w:tr>
      <w:tr w:rsidR="0078005F" w:rsidRPr="001B0368" w14:paraId="5B99FE64" w14:textId="77777777" w:rsidTr="00713EB6">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25E952ED" w14:textId="7B62D518" w:rsidR="0078005F" w:rsidRPr="001B0368" w:rsidRDefault="0078005F" w:rsidP="00713EB6">
            <w:pPr>
              <w:pStyle w:val="TableText"/>
              <w:rPr>
                <w:noProof w:val="0"/>
                <w:lang w:val="en-GB"/>
              </w:rPr>
            </w:pPr>
            <w:r w:rsidRPr="001B0368">
              <w:rPr>
                <w:noProof w:val="0"/>
                <w:lang w:val="en-GB"/>
              </w:rPr>
              <w:t xml:space="preserve">Subtype of the </w:t>
            </w:r>
            <w:proofErr w:type="spellStart"/>
            <w:r w:rsidRPr="001B0368">
              <w:rPr>
                <w:noProof w:val="0"/>
                <w:lang w:val="en-GB"/>
              </w:rPr>
              <w:t>BaseDataVariableType</w:t>
            </w:r>
            <w:proofErr w:type="spellEnd"/>
            <w:r w:rsidRPr="001B0368">
              <w:rPr>
                <w:noProof w:val="0"/>
                <w:lang w:val="en-GB"/>
              </w:rPr>
              <w:t xml:space="preserve"> defined in Clause</w:t>
            </w:r>
            <w:r w:rsidR="00221B27" w:rsidRPr="001B0368">
              <w:rPr>
                <w:b/>
                <w:bCs/>
                <w:noProof w:val="0"/>
                <w:lang w:val="en-GB"/>
              </w:rPr>
              <w:t xml:space="preserve"> </w:t>
            </w:r>
            <w:r w:rsidR="00221B27" w:rsidRPr="001B0368">
              <w:rPr>
                <w:b/>
                <w:bCs/>
                <w:noProof w:val="0"/>
                <w:lang w:val="en-GB"/>
              </w:rPr>
              <w:fldChar w:fldCharType="begin"/>
            </w:r>
            <w:r w:rsidR="00221B27" w:rsidRPr="001B0368">
              <w:rPr>
                <w:b/>
                <w:bCs/>
                <w:noProof w:val="0"/>
                <w:lang w:val="en-GB"/>
              </w:rPr>
              <w:instrText xml:space="preserve"> REF UAPart5 \h </w:instrText>
            </w:r>
            <w:r w:rsidR="00221B27" w:rsidRPr="001B0368">
              <w:rPr>
                <w:b/>
                <w:bCs/>
                <w:noProof w:val="0"/>
                <w:lang w:val="en-GB"/>
              </w:rPr>
            </w:r>
            <w:r w:rsidR="00221B27" w:rsidRPr="001B0368">
              <w:rPr>
                <w:b/>
                <w:bCs/>
                <w:noProof w:val="0"/>
                <w:lang w:val="en-GB"/>
              </w:rPr>
              <w:fldChar w:fldCharType="separate"/>
            </w:r>
            <w:r w:rsidR="00C57605" w:rsidRPr="001B0368">
              <w:rPr>
                <w:noProof w:val="0"/>
              </w:rPr>
              <w:t>OPC 10000-5</w:t>
            </w:r>
            <w:r w:rsidR="00221B27" w:rsidRPr="001B0368">
              <w:rPr>
                <w:b/>
                <w:bCs/>
                <w:noProof w:val="0"/>
                <w:lang w:val="en-GB"/>
              </w:rPr>
              <w:fldChar w:fldCharType="end"/>
            </w:r>
            <w:r w:rsidRPr="001B0368">
              <w:rPr>
                <w:noProof w:val="0"/>
                <w:lang w:val="en-GB"/>
              </w:rPr>
              <w:t>.</w:t>
            </w:r>
          </w:p>
          <w:p w14:paraId="031F1CA1" w14:textId="77777777" w:rsidR="0078005F" w:rsidRPr="001B0368" w:rsidRDefault="0078005F" w:rsidP="00713EB6">
            <w:pPr>
              <w:pStyle w:val="TableText"/>
              <w:rPr>
                <w:noProof w:val="0"/>
                <w:lang w:val="en-GB"/>
              </w:rPr>
            </w:pPr>
            <w:r w:rsidRPr="001B0368">
              <w:rPr>
                <w:noProof w:val="0"/>
                <w:lang w:val="en-GB"/>
              </w:rPr>
              <w:t xml:space="preserve">Note that a </w:t>
            </w:r>
            <w:r w:rsidRPr="001B0368">
              <w:rPr>
                <w:i/>
                <w:noProof w:val="0"/>
                <w:lang w:val="en-GB"/>
              </w:rPr>
              <w:t>Reference</w:t>
            </w:r>
            <w:r w:rsidRPr="001B0368">
              <w:rPr>
                <w:noProof w:val="0"/>
                <w:lang w:val="en-GB"/>
              </w:rPr>
              <w:t xml:space="preserve"> to this subtype is not shown in the definition of the </w:t>
            </w:r>
            <w:proofErr w:type="spellStart"/>
            <w:r w:rsidRPr="001B0368">
              <w:rPr>
                <w:i/>
                <w:noProof w:val="0"/>
                <w:lang w:val="en-GB"/>
              </w:rPr>
              <w:t>BaseDataVariableType</w:t>
            </w:r>
            <w:proofErr w:type="spellEnd"/>
            <w:r w:rsidRPr="001B0368">
              <w:rPr>
                <w:noProof w:val="0"/>
                <w:lang w:val="en-GB"/>
              </w:rPr>
              <w:t>.</w:t>
            </w:r>
          </w:p>
        </w:tc>
      </w:tr>
      <w:tr w:rsidR="0078005F" w:rsidRPr="001B0368" w14:paraId="77EA01E2"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3DC11B1F" w14:textId="77777777" w:rsidR="0078005F" w:rsidRPr="001B0368" w:rsidRDefault="0078005F" w:rsidP="00713EB6">
            <w:pPr>
              <w:pStyle w:val="TableText"/>
              <w:rPr>
                <w:noProof w:val="0"/>
                <w:lang w:val="en-GB"/>
              </w:rPr>
            </w:pPr>
            <w:proofErr w:type="spellStart"/>
            <w:r w:rsidRPr="001B0368">
              <w:rPr>
                <w:noProof w:val="0"/>
                <w:lang w:val="en-GB"/>
              </w:rPr>
              <w:t>HasSubtype</w:t>
            </w:r>
            <w:proofErr w:type="spellEnd"/>
          </w:p>
        </w:tc>
        <w:tc>
          <w:tcPr>
            <w:tcW w:w="1256" w:type="dxa"/>
            <w:tcBorders>
              <w:top w:val="single" w:sz="4" w:space="0" w:color="auto"/>
              <w:left w:val="single" w:sz="4" w:space="0" w:color="auto"/>
              <w:bottom w:val="single" w:sz="4" w:space="0" w:color="auto"/>
              <w:right w:val="single" w:sz="4" w:space="0" w:color="auto"/>
            </w:tcBorders>
          </w:tcPr>
          <w:p w14:paraId="343A481C" w14:textId="77777777" w:rsidR="0078005F" w:rsidRPr="001B0368" w:rsidRDefault="0078005F" w:rsidP="00713EB6">
            <w:pPr>
              <w:pStyle w:val="TableText"/>
              <w:rPr>
                <w:noProof w:val="0"/>
                <w:lang w:val="en-GB"/>
              </w:rPr>
            </w:pPr>
            <w:proofErr w:type="spellStart"/>
            <w:r w:rsidRPr="001B0368">
              <w:rPr>
                <w:noProof w:val="0"/>
                <w:lang w:val="en-GB"/>
              </w:rPr>
              <w:t>VariableType</w:t>
            </w:r>
            <w:proofErr w:type="spellEnd"/>
          </w:p>
        </w:tc>
        <w:tc>
          <w:tcPr>
            <w:tcW w:w="2458" w:type="dxa"/>
            <w:tcBorders>
              <w:top w:val="single" w:sz="4" w:space="0" w:color="auto"/>
              <w:left w:val="single" w:sz="4" w:space="0" w:color="auto"/>
              <w:bottom w:val="single" w:sz="4" w:space="0" w:color="auto"/>
              <w:right w:val="single" w:sz="4" w:space="0" w:color="auto"/>
            </w:tcBorders>
          </w:tcPr>
          <w:p w14:paraId="3AED1777" w14:textId="77777777" w:rsidR="0078005F" w:rsidRPr="001B0368" w:rsidRDefault="0078005F" w:rsidP="00713EB6">
            <w:pPr>
              <w:pStyle w:val="TableTextWithTabs"/>
              <w:rPr>
                <w:noProof w:val="0"/>
                <w:lang w:val="en-GB"/>
              </w:rPr>
            </w:pPr>
            <w:proofErr w:type="spellStart"/>
            <w:r w:rsidRPr="001B0368">
              <w:rPr>
                <w:noProof w:val="0"/>
                <w:lang w:val="en-GB"/>
              </w:rPr>
              <w:t>ElseGuardVariableType</w:t>
            </w:r>
            <w:proofErr w:type="spellEnd"/>
          </w:p>
        </w:tc>
        <w:tc>
          <w:tcPr>
            <w:tcW w:w="4210" w:type="dxa"/>
            <w:gridSpan w:val="3"/>
            <w:tcBorders>
              <w:top w:val="single" w:sz="4" w:space="0" w:color="auto"/>
              <w:left w:val="single" w:sz="4" w:space="0" w:color="auto"/>
              <w:bottom w:val="single" w:sz="4" w:space="0" w:color="auto"/>
              <w:right w:val="single" w:sz="4" w:space="0" w:color="auto"/>
            </w:tcBorders>
          </w:tcPr>
          <w:p w14:paraId="34A9FA09" w14:textId="285CD32C" w:rsidR="0078005F" w:rsidRPr="001B0368" w:rsidRDefault="0078005F" w:rsidP="00713EB6">
            <w:pPr>
              <w:pStyle w:val="TableText"/>
              <w:rPr>
                <w:noProof w:val="0"/>
                <w:lang w:val="en-GB"/>
              </w:rPr>
            </w:pPr>
            <w:r w:rsidRPr="001B0368">
              <w:rPr>
                <w:noProof w:val="0"/>
                <w:lang w:val="en-GB"/>
              </w:rPr>
              <w:t xml:space="preserve">Defined in Clause </w:t>
            </w:r>
            <w:r w:rsidRPr="001B0368">
              <w:rPr>
                <w:noProof w:val="0"/>
                <w:lang w:val="en-GB"/>
              </w:rPr>
              <w:fldChar w:fldCharType="begin"/>
            </w:r>
            <w:r w:rsidRPr="001B0368">
              <w:rPr>
                <w:noProof w:val="0"/>
                <w:lang w:val="en-GB"/>
              </w:rPr>
              <w:instrText xml:space="preserve"> REF _Ref535594246 \r \h </w:instrText>
            </w:r>
            <w:r w:rsidRPr="001B0368">
              <w:rPr>
                <w:noProof w:val="0"/>
                <w:lang w:val="en-GB"/>
              </w:rPr>
            </w:r>
            <w:r w:rsidRPr="001B0368">
              <w:rPr>
                <w:noProof w:val="0"/>
                <w:lang w:val="en-GB"/>
              </w:rPr>
              <w:fldChar w:fldCharType="separate"/>
            </w:r>
            <w:r w:rsidR="00C57605">
              <w:rPr>
                <w:noProof w:val="0"/>
                <w:lang w:val="en-GB"/>
              </w:rPr>
              <w:t>4.6.6</w:t>
            </w:r>
            <w:r w:rsidRPr="001B0368">
              <w:rPr>
                <w:noProof w:val="0"/>
                <w:lang w:val="en-GB"/>
              </w:rPr>
              <w:fldChar w:fldCharType="end"/>
            </w:r>
          </w:p>
        </w:tc>
      </w:tr>
      <w:tr w:rsidR="0078005F" w:rsidRPr="001B0368" w14:paraId="2BEA533B"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67573A67" w14:textId="77777777" w:rsidR="0078005F" w:rsidRPr="001B0368" w:rsidRDefault="0078005F" w:rsidP="00713EB6">
            <w:pPr>
              <w:pStyle w:val="TableText"/>
              <w:rPr>
                <w:noProof w:val="0"/>
                <w:lang w:val="en-GB"/>
              </w:rPr>
            </w:pPr>
            <w:proofErr w:type="spellStart"/>
            <w:r w:rsidRPr="001B0368">
              <w:rPr>
                <w:noProof w:val="0"/>
                <w:lang w:val="en-GB"/>
              </w:rPr>
              <w:t>HasSubtype</w:t>
            </w:r>
            <w:proofErr w:type="spellEnd"/>
          </w:p>
        </w:tc>
        <w:tc>
          <w:tcPr>
            <w:tcW w:w="1256" w:type="dxa"/>
            <w:tcBorders>
              <w:top w:val="single" w:sz="4" w:space="0" w:color="auto"/>
              <w:left w:val="single" w:sz="4" w:space="0" w:color="auto"/>
              <w:bottom w:val="single" w:sz="4" w:space="0" w:color="auto"/>
              <w:right w:val="single" w:sz="4" w:space="0" w:color="auto"/>
            </w:tcBorders>
          </w:tcPr>
          <w:p w14:paraId="186872A3" w14:textId="77777777" w:rsidR="0078005F" w:rsidRPr="001B0368" w:rsidRDefault="0078005F" w:rsidP="00713EB6">
            <w:pPr>
              <w:pStyle w:val="TableText"/>
              <w:rPr>
                <w:noProof w:val="0"/>
                <w:lang w:val="en-GB"/>
              </w:rPr>
            </w:pPr>
            <w:proofErr w:type="spellStart"/>
            <w:r w:rsidRPr="001B0368">
              <w:rPr>
                <w:noProof w:val="0"/>
                <w:lang w:val="en-GB"/>
              </w:rPr>
              <w:t>VariableType</w:t>
            </w:r>
            <w:proofErr w:type="spellEnd"/>
          </w:p>
        </w:tc>
        <w:tc>
          <w:tcPr>
            <w:tcW w:w="2458" w:type="dxa"/>
            <w:tcBorders>
              <w:top w:val="single" w:sz="4" w:space="0" w:color="auto"/>
              <w:left w:val="single" w:sz="4" w:space="0" w:color="auto"/>
              <w:bottom w:val="single" w:sz="4" w:space="0" w:color="auto"/>
              <w:right w:val="single" w:sz="4" w:space="0" w:color="auto"/>
            </w:tcBorders>
          </w:tcPr>
          <w:p w14:paraId="7A029C4C" w14:textId="77777777" w:rsidR="0078005F" w:rsidRPr="001B0368" w:rsidRDefault="0078005F" w:rsidP="00713EB6">
            <w:pPr>
              <w:pStyle w:val="TableTextWithTabs"/>
              <w:rPr>
                <w:noProof w:val="0"/>
                <w:lang w:val="en-GB"/>
              </w:rPr>
            </w:pPr>
            <w:proofErr w:type="spellStart"/>
            <w:r w:rsidRPr="001B0368">
              <w:rPr>
                <w:noProof w:val="0"/>
                <w:lang w:val="en-GB"/>
              </w:rPr>
              <w:t>ExpressionGuardVariableType</w:t>
            </w:r>
            <w:proofErr w:type="spellEnd"/>
          </w:p>
        </w:tc>
        <w:tc>
          <w:tcPr>
            <w:tcW w:w="4210" w:type="dxa"/>
            <w:gridSpan w:val="3"/>
            <w:tcBorders>
              <w:top w:val="single" w:sz="4" w:space="0" w:color="auto"/>
              <w:left w:val="single" w:sz="4" w:space="0" w:color="auto"/>
              <w:bottom w:val="single" w:sz="4" w:space="0" w:color="auto"/>
              <w:right w:val="single" w:sz="4" w:space="0" w:color="auto"/>
            </w:tcBorders>
          </w:tcPr>
          <w:p w14:paraId="5132FB95" w14:textId="76BCEA13" w:rsidR="0078005F" w:rsidRPr="001B0368" w:rsidRDefault="0078005F" w:rsidP="00713EB6">
            <w:pPr>
              <w:pStyle w:val="TableText"/>
              <w:rPr>
                <w:noProof w:val="0"/>
                <w:lang w:val="en-GB"/>
              </w:rPr>
            </w:pPr>
            <w:r w:rsidRPr="001B0368">
              <w:rPr>
                <w:noProof w:val="0"/>
                <w:lang w:val="en-GB"/>
              </w:rPr>
              <w:t xml:space="preserve">Defined in Clause </w:t>
            </w:r>
            <w:r w:rsidRPr="001B0368">
              <w:rPr>
                <w:noProof w:val="0"/>
                <w:lang w:val="en-GB"/>
              </w:rPr>
              <w:fldChar w:fldCharType="begin"/>
            </w:r>
            <w:r w:rsidRPr="001B0368">
              <w:rPr>
                <w:noProof w:val="0"/>
                <w:lang w:val="en-GB"/>
              </w:rPr>
              <w:instrText xml:space="preserve"> REF _Ref535594261 \r \h </w:instrText>
            </w:r>
            <w:r w:rsidRPr="001B0368">
              <w:rPr>
                <w:noProof w:val="0"/>
                <w:lang w:val="en-GB"/>
              </w:rPr>
            </w:r>
            <w:r w:rsidRPr="001B0368">
              <w:rPr>
                <w:noProof w:val="0"/>
                <w:lang w:val="en-GB"/>
              </w:rPr>
              <w:fldChar w:fldCharType="separate"/>
            </w:r>
            <w:r w:rsidR="00C57605">
              <w:rPr>
                <w:noProof w:val="0"/>
                <w:lang w:val="en-GB"/>
              </w:rPr>
              <w:t>4.6.5</w:t>
            </w:r>
            <w:r w:rsidRPr="001B0368">
              <w:rPr>
                <w:noProof w:val="0"/>
                <w:lang w:val="en-GB"/>
              </w:rPr>
              <w:fldChar w:fldCharType="end"/>
            </w:r>
          </w:p>
        </w:tc>
      </w:tr>
      <w:tr w:rsidR="001955E9" w:rsidRPr="001B0368" w14:paraId="2FC15838" w14:textId="77777777" w:rsidTr="00AC165E">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5EF673B2" w14:textId="5F3B4EC8"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2C36C35A" w14:textId="77777777" w:rsidTr="00AC165E">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45CEDE66" w14:textId="55FDF749" w:rsidR="001955E9" w:rsidRPr="001B0368" w:rsidRDefault="001955E9" w:rsidP="00713EB6">
            <w:pPr>
              <w:pStyle w:val="TableText"/>
              <w:rPr>
                <w:noProof w:val="0"/>
                <w:lang w:val="en-GB"/>
              </w:rPr>
            </w:pPr>
            <w:r w:rsidRPr="001B0368">
              <w:rPr>
                <w:noProof w:val="0"/>
                <w:lang w:val="en-GB"/>
              </w:rPr>
              <w:t>Base Info Choice States</w:t>
            </w:r>
          </w:p>
        </w:tc>
      </w:tr>
    </w:tbl>
    <w:p w14:paraId="5787B894" w14:textId="77777777" w:rsidR="0078005F" w:rsidRPr="001B0368" w:rsidRDefault="0078005F" w:rsidP="0078005F">
      <w:pPr>
        <w:pStyle w:val="spacer"/>
        <w:rPr>
          <w:noProof w:val="0"/>
        </w:rPr>
      </w:pPr>
    </w:p>
    <w:p w14:paraId="0CC0DDCF" w14:textId="77777777" w:rsidR="0078005F" w:rsidRPr="001B0368" w:rsidRDefault="0078005F" w:rsidP="0078005F">
      <w:pPr>
        <w:pStyle w:val="Heading3"/>
        <w:rPr>
          <w:noProof w:val="0"/>
        </w:rPr>
      </w:pPr>
      <w:bookmarkStart w:id="292" w:name="_Ref535594261"/>
      <w:bookmarkStart w:id="293" w:name="_Hlk535592331"/>
      <w:bookmarkStart w:id="294" w:name="_Toc84953517"/>
      <w:proofErr w:type="spellStart"/>
      <w:r w:rsidRPr="001B0368">
        <w:rPr>
          <w:noProof w:val="0"/>
        </w:rPr>
        <w:t>ExpressionGuardVariableType</w:t>
      </w:r>
      <w:bookmarkEnd w:id="292"/>
      <w:bookmarkEnd w:id="294"/>
      <w:proofErr w:type="spellEnd"/>
    </w:p>
    <w:p w14:paraId="5E0A1215" w14:textId="77777777"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ExpressionGuardVariableType</w:t>
      </w:r>
      <w:proofErr w:type="spellEnd"/>
      <w:r w:rsidRPr="001B0368">
        <w:rPr>
          <w:noProof w:val="0"/>
        </w:rPr>
        <w:t xml:space="preserve"> provides, in addition to the human-readable semantic from its </w:t>
      </w:r>
      <w:proofErr w:type="spellStart"/>
      <w:r w:rsidRPr="001B0368">
        <w:rPr>
          <w:i/>
          <w:iCs/>
          <w:noProof w:val="0"/>
        </w:rPr>
        <w:t>GuardVariableType</w:t>
      </w:r>
      <w:proofErr w:type="spellEnd"/>
      <w:r w:rsidRPr="001B0368">
        <w:rPr>
          <w:noProof w:val="0"/>
        </w:rPr>
        <w:t>, a machine interpretable representation on the semantic.</w:t>
      </w:r>
    </w:p>
    <w:p w14:paraId="43649F32" w14:textId="40EFBB0A" w:rsidR="0078005F" w:rsidRPr="001B0368" w:rsidRDefault="0078005F" w:rsidP="0078005F">
      <w:pPr>
        <w:pStyle w:val="PARAGRAPH"/>
        <w:rPr>
          <w:noProof w:val="0"/>
        </w:rPr>
      </w:pPr>
      <w:r w:rsidRPr="001B0368">
        <w:rPr>
          <w:noProof w:val="0"/>
        </w:rPr>
        <w:t xml:space="preserve">The </w:t>
      </w:r>
      <w:proofErr w:type="spellStart"/>
      <w:r w:rsidR="00914796" w:rsidRPr="001B0368">
        <w:rPr>
          <w:i/>
          <w:iCs/>
          <w:noProof w:val="0"/>
        </w:rPr>
        <w:t>Expression</w:t>
      </w:r>
      <w:r w:rsidRPr="001B0368">
        <w:rPr>
          <w:i/>
          <w:iCs/>
          <w:noProof w:val="0"/>
        </w:rPr>
        <w:t>GuardVariableType</w:t>
      </w:r>
      <w:proofErr w:type="spellEnd"/>
      <w:r w:rsidRPr="001B0368">
        <w:rPr>
          <w:noProof w:val="0"/>
        </w:rPr>
        <w:t xml:space="preserve"> is formally defined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_Ref33078561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21</w:t>
      </w:r>
      <w:r w:rsidR="00914796" w:rsidRPr="001B0368">
        <w:rPr>
          <w:noProof w:val="0"/>
        </w:rPr>
        <w:fldChar w:fldCharType="end"/>
      </w:r>
      <w:r w:rsidRPr="001B0368">
        <w:rPr>
          <w:noProof w:val="0"/>
        </w:rPr>
        <w:t>.</w:t>
      </w:r>
    </w:p>
    <w:p w14:paraId="063C2CC4" w14:textId="519BADC3" w:rsidR="0078005F" w:rsidRPr="001B0368" w:rsidRDefault="00F52AFE" w:rsidP="0078005F">
      <w:pPr>
        <w:pStyle w:val="TABLE-title"/>
        <w:rPr>
          <w:noProof w:val="0"/>
        </w:rPr>
      </w:pPr>
      <w:bookmarkStart w:id="295" w:name="_Ref33078561"/>
      <w:bookmarkStart w:id="296" w:name="_Toc84953557"/>
      <w:r w:rsidRPr="001B0368">
        <w:rPr>
          <w:noProof w:val="0"/>
        </w:rPr>
        <w:lastRenderedPageBreak/>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21</w:t>
      </w:r>
      <w:r w:rsidRPr="001B0368">
        <w:rPr>
          <w:noProof w:val="0"/>
        </w:rPr>
        <w:fldChar w:fldCharType="end"/>
      </w:r>
      <w:bookmarkEnd w:id="295"/>
      <w:r w:rsidRPr="001B0368">
        <w:rPr>
          <w:noProof w:val="0"/>
        </w:rPr>
        <w:t xml:space="preserve"> – </w:t>
      </w:r>
      <w:proofErr w:type="spellStart"/>
      <w:r w:rsidR="0078005F" w:rsidRPr="001B0368">
        <w:rPr>
          <w:noProof w:val="0"/>
        </w:rPr>
        <w:t>ExpressionGuardVariableType</w:t>
      </w:r>
      <w:proofErr w:type="spellEnd"/>
      <w:r w:rsidR="0078005F" w:rsidRPr="001B0368">
        <w:rPr>
          <w:noProof w:val="0"/>
        </w:rPr>
        <w:t xml:space="preserve"> definition</w:t>
      </w:r>
      <w:bookmarkEnd w:id="296"/>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21"/>
        <w:gridCol w:w="1256"/>
        <w:gridCol w:w="2458"/>
        <w:gridCol w:w="1170"/>
        <w:gridCol w:w="233"/>
        <w:gridCol w:w="1387"/>
        <w:gridCol w:w="16"/>
        <w:gridCol w:w="1404"/>
      </w:tblGrid>
      <w:tr w:rsidR="0078005F" w:rsidRPr="001B0368" w14:paraId="45EBCAAD" w14:textId="77777777" w:rsidTr="00713EB6">
        <w:trPr>
          <w:jc w:val="center"/>
        </w:trPr>
        <w:tc>
          <w:tcPr>
            <w:tcW w:w="1321" w:type="dxa"/>
            <w:tcBorders>
              <w:top w:val="single" w:sz="4" w:space="0" w:color="auto"/>
              <w:left w:val="single" w:sz="4" w:space="0" w:color="auto"/>
              <w:bottom w:val="double" w:sz="4" w:space="0" w:color="auto"/>
              <w:right w:val="single" w:sz="4" w:space="0" w:color="auto"/>
            </w:tcBorders>
          </w:tcPr>
          <w:p w14:paraId="4D8E0862" w14:textId="77777777" w:rsidR="0078005F" w:rsidRPr="001B0368" w:rsidRDefault="0078005F" w:rsidP="00713EB6">
            <w:pPr>
              <w:pStyle w:val="TableText"/>
              <w:rPr>
                <w:b/>
                <w:noProof w:val="0"/>
                <w:lang w:val="en-GB"/>
              </w:rPr>
            </w:pPr>
            <w:r w:rsidRPr="001B0368">
              <w:rPr>
                <w:b/>
                <w:noProof w:val="0"/>
                <w:lang w:val="en-GB"/>
              </w:rPr>
              <w:t>Attribute</w:t>
            </w:r>
          </w:p>
        </w:tc>
        <w:tc>
          <w:tcPr>
            <w:tcW w:w="7924" w:type="dxa"/>
            <w:gridSpan w:val="7"/>
            <w:tcBorders>
              <w:top w:val="single" w:sz="4" w:space="0" w:color="auto"/>
              <w:left w:val="single" w:sz="4" w:space="0" w:color="auto"/>
              <w:bottom w:val="double" w:sz="4" w:space="0" w:color="auto"/>
              <w:right w:val="single" w:sz="4" w:space="0" w:color="auto"/>
            </w:tcBorders>
          </w:tcPr>
          <w:p w14:paraId="5CE485BF" w14:textId="77777777" w:rsidR="0078005F" w:rsidRPr="001B0368" w:rsidRDefault="0078005F" w:rsidP="00713EB6">
            <w:pPr>
              <w:pStyle w:val="TableText"/>
              <w:rPr>
                <w:b/>
                <w:noProof w:val="0"/>
                <w:lang w:val="en-GB"/>
              </w:rPr>
            </w:pPr>
            <w:r w:rsidRPr="001B0368">
              <w:rPr>
                <w:b/>
                <w:noProof w:val="0"/>
                <w:lang w:val="en-GB"/>
              </w:rPr>
              <w:t>Value</w:t>
            </w:r>
          </w:p>
        </w:tc>
      </w:tr>
      <w:tr w:rsidR="0078005F" w:rsidRPr="001B0368" w14:paraId="635D5FF3" w14:textId="77777777" w:rsidTr="00713EB6">
        <w:trPr>
          <w:jc w:val="center"/>
        </w:trPr>
        <w:tc>
          <w:tcPr>
            <w:tcW w:w="1321" w:type="dxa"/>
            <w:tcBorders>
              <w:top w:val="double" w:sz="4" w:space="0" w:color="auto"/>
              <w:left w:val="single" w:sz="4" w:space="0" w:color="auto"/>
              <w:bottom w:val="single" w:sz="4" w:space="0" w:color="auto"/>
              <w:right w:val="single" w:sz="4" w:space="0" w:color="auto"/>
            </w:tcBorders>
          </w:tcPr>
          <w:p w14:paraId="01CB23F8" w14:textId="77777777" w:rsidR="0078005F" w:rsidRPr="001B0368" w:rsidRDefault="0078005F" w:rsidP="00713EB6">
            <w:pPr>
              <w:pStyle w:val="TableText"/>
              <w:rPr>
                <w:noProof w:val="0"/>
                <w:lang w:val="en-GB"/>
              </w:rPr>
            </w:pPr>
            <w:proofErr w:type="spellStart"/>
            <w:r w:rsidRPr="001B0368">
              <w:rPr>
                <w:noProof w:val="0"/>
                <w:lang w:val="en-GB"/>
              </w:rPr>
              <w:t>BrowseName</w:t>
            </w:r>
            <w:proofErr w:type="spellEnd"/>
          </w:p>
        </w:tc>
        <w:tc>
          <w:tcPr>
            <w:tcW w:w="7924" w:type="dxa"/>
            <w:gridSpan w:val="7"/>
            <w:tcBorders>
              <w:top w:val="double" w:sz="4" w:space="0" w:color="auto"/>
              <w:left w:val="single" w:sz="4" w:space="0" w:color="auto"/>
              <w:bottom w:val="single" w:sz="4" w:space="0" w:color="auto"/>
              <w:right w:val="single" w:sz="4" w:space="0" w:color="auto"/>
            </w:tcBorders>
          </w:tcPr>
          <w:p w14:paraId="692FA1C1" w14:textId="1DF3EE91" w:rsidR="0078005F" w:rsidRPr="001B0368" w:rsidRDefault="003515AA" w:rsidP="00713EB6">
            <w:pPr>
              <w:pStyle w:val="TableText"/>
              <w:rPr>
                <w:noProof w:val="0"/>
                <w:lang w:val="en-GB"/>
              </w:rPr>
            </w:pPr>
            <w:proofErr w:type="spellStart"/>
            <w:ins w:id="297" w:author="Randy" w:date="2021-05-12T20:07:00Z">
              <w:r w:rsidRPr="001B0368">
                <w:rPr>
                  <w:noProof w:val="0"/>
                </w:rPr>
                <w:t>ExpressionGuardVariableType</w:t>
              </w:r>
            </w:ins>
            <w:proofErr w:type="spellEnd"/>
            <w:del w:id="298" w:author="Randy" w:date="2021-05-12T20:07:00Z">
              <w:r w:rsidR="0078005F" w:rsidRPr="001B0368" w:rsidDel="003515AA">
                <w:rPr>
                  <w:noProof w:val="0"/>
                  <w:lang w:val="en-GB"/>
                </w:rPr>
                <w:delText>GuardVariableType</w:delText>
              </w:r>
            </w:del>
          </w:p>
        </w:tc>
      </w:tr>
      <w:tr w:rsidR="0078005F" w:rsidRPr="001B0368" w14:paraId="7D386544"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1036E145" w14:textId="77777777" w:rsidR="0078005F" w:rsidRPr="001B0368" w:rsidRDefault="0078005F" w:rsidP="00713EB6">
            <w:pPr>
              <w:pStyle w:val="TableText"/>
              <w:rPr>
                <w:noProof w:val="0"/>
                <w:lang w:val="en-GB"/>
              </w:rPr>
            </w:pPr>
            <w:proofErr w:type="spellStart"/>
            <w:r w:rsidRPr="001B0368">
              <w:rPr>
                <w:noProof w:val="0"/>
                <w:lang w:val="en-GB"/>
              </w:rPr>
              <w:t>DataType</w:t>
            </w:r>
            <w:proofErr w:type="spellEnd"/>
          </w:p>
        </w:tc>
        <w:tc>
          <w:tcPr>
            <w:tcW w:w="7924" w:type="dxa"/>
            <w:gridSpan w:val="7"/>
            <w:tcBorders>
              <w:top w:val="single" w:sz="4" w:space="0" w:color="auto"/>
              <w:left w:val="single" w:sz="4" w:space="0" w:color="auto"/>
              <w:bottom w:val="single" w:sz="4" w:space="0" w:color="auto"/>
              <w:right w:val="single" w:sz="4" w:space="0" w:color="auto"/>
            </w:tcBorders>
          </w:tcPr>
          <w:p w14:paraId="246CCE70" w14:textId="77777777" w:rsidR="0078005F" w:rsidRPr="001B0368" w:rsidRDefault="0078005F" w:rsidP="00713EB6">
            <w:pPr>
              <w:pStyle w:val="TableText"/>
              <w:rPr>
                <w:noProof w:val="0"/>
                <w:lang w:val="en-GB"/>
              </w:rPr>
            </w:pPr>
            <w:proofErr w:type="spellStart"/>
            <w:r w:rsidRPr="001B0368">
              <w:rPr>
                <w:noProof w:val="0"/>
                <w:lang w:val="en-GB"/>
              </w:rPr>
              <w:t>LocalizedText</w:t>
            </w:r>
            <w:proofErr w:type="spellEnd"/>
          </w:p>
        </w:tc>
      </w:tr>
      <w:tr w:rsidR="0078005F" w:rsidRPr="001B0368" w14:paraId="421C6A12"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7791E5F3" w14:textId="77777777" w:rsidR="0078005F" w:rsidRPr="001B0368" w:rsidRDefault="0078005F" w:rsidP="00713EB6">
            <w:pPr>
              <w:pStyle w:val="TableText"/>
              <w:rPr>
                <w:noProof w:val="0"/>
                <w:lang w:val="en-GB"/>
              </w:rPr>
            </w:pPr>
            <w:proofErr w:type="spellStart"/>
            <w:r w:rsidRPr="001B0368">
              <w:rPr>
                <w:noProof w:val="0"/>
                <w:lang w:val="en-GB"/>
              </w:rPr>
              <w:t>ValueRank</w:t>
            </w:r>
            <w:proofErr w:type="spellEnd"/>
          </w:p>
        </w:tc>
        <w:tc>
          <w:tcPr>
            <w:tcW w:w="7924" w:type="dxa"/>
            <w:gridSpan w:val="7"/>
            <w:tcBorders>
              <w:top w:val="single" w:sz="4" w:space="0" w:color="auto"/>
              <w:left w:val="single" w:sz="4" w:space="0" w:color="auto"/>
              <w:bottom w:val="single" w:sz="4" w:space="0" w:color="auto"/>
              <w:right w:val="single" w:sz="4" w:space="0" w:color="auto"/>
            </w:tcBorders>
          </w:tcPr>
          <w:p w14:paraId="332F8C0C" w14:textId="77777777" w:rsidR="0078005F" w:rsidRPr="001B0368" w:rsidRDefault="0078005F"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78005F" w:rsidRPr="001B0368" w14:paraId="747FBD4D"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571E19D7" w14:textId="77777777" w:rsidR="0078005F" w:rsidRPr="001B0368" w:rsidRDefault="0078005F" w:rsidP="00713EB6">
            <w:pPr>
              <w:pStyle w:val="TableText"/>
              <w:rPr>
                <w:noProof w:val="0"/>
                <w:lang w:val="en-GB"/>
              </w:rPr>
            </w:pPr>
            <w:proofErr w:type="spellStart"/>
            <w:r w:rsidRPr="001B0368">
              <w:rPr>
                <w:noProof w:val="0"/>
                <w:lang w:val="en-GB"/>
              </w:rPr>
              <w:t>IsAbstract</w:t>
            </w:r>
            <w:proofErr w:type="spellEnd"/>
          </w:p>
        </w:tc>
        <w:tc>
          <w:tcPr>
            <w:tcW w:w="7924" w:type="dxa"/>
            <w:gridSpan w:val="7"/>
            <w:tcBorders>
              <w:top w:val="single" w:sz="4" w:space="0" w:color="auto"/>
              <w:left w:val="single" w:sz="4" w:space="0" w:color="auto"/>
              <w:bottom w:val="single" w:sz="4" w:space="0" w:color="auto"/>
              <w:right w:val="single" w:sz="4" w:space="0" w:color="auto"/>
            </w:tcBorders>
          </w:tcPr>
          <w:p w14:paraId="38D23D20" w14:textId="77777777" w:rsidR="0078005F" w:rsidRPr="001B0368" w:rsidRDefault="0078005F" w:rsidP="00713EB6">
            <w:pPr>
              <w:pStyle w:val="TableText"/>
              <w:rPr>
                <w:noProof w:val="0"/>
                <w:lang w:val="en-GB"/>
              </w:rPr>
            </w:pPr>
            <w:r w:rsidRPr="001B0368">
              <w:rPr>
                <w:noProof w:val="0"/>
                <w:lang w:val="en-GB"/>
              </w:rPr>
              <w:t>False</w:t>
            </w:r>
          </w:p>
        </w:tc>
      </w:tr>
      <w:tr w:rsidR="0078005F" w:rsidRPr="001B0368" w14:paraId="470369AF" w14:textId="77777777" w:rsidTr="00713EB6">
        <w:trPr>
          <w:jc w:val="center"/>
        </w:trPr>
        <w:tc>
          <w:tcPr>
            <w:tcW w:w="1321" w:type="dxa"/>
            <w:tcBorders>
              <w:top w:val="single" w:sz="4" w:space="0" w:color="auto"/>
              <w:left w:val="single" w:sz="4" w:space="0" w:color="auto"/>
              <w:bottom w:val="double" w:sz="4" w:space="0" w:color="auto"/>
              <w:right w:val="single" w:sz="4" w:space="0" w:color="auto"/>
            </w:tcBorders>
          </w:tcPr>
          <w:p w14:paraId="638E3A84" w14:textId="77777777" w:rsidR="0078005F" w:rsidRPr="001B0368" w:rsidRDefault="0078005F" w:rsidP="00713EB6">
            <w:pPr>
              <w:pStyle w:val="TableText"/>
              <w:rPr>
                <w:b/>
                <w:noProof w:val="0"/>
                <w:lang w:val="en-GB"/>
              </w:rPr>
            </w:pPr>
            <w:r w:rsidRPr="001B0368">
              <w:rPr>
                <w:b/>
                <w:noProof w:val="0"/>
                <w:lang w:val="en-GB"/>
              </w:rPr>
              <w:t>References</w:t>
            </w:r>
          </w:p>
        </w:tc>
        <w:tc>
          <w:tcPr>
            <w:tcW w:w="1256" w:type="dxa"/>
            <w:tcBorders>
              <w:top w:val="single" w:sz="4" w:space="0" w:color="auto"/>
              <w:left w:val="single" w:sz="4" w:space="0" w:color="auto"/>
              <w:bottom w:val="double" w:sz="4" w:space="0" w:color="auto"/>
              <w:right w:val="single" w:sz="4" w:space="0" w:color="auto"/>
            </w:tcBorders>
          </w:tcPr>
          <w:p w14:paraId="6267CA6B" w14:textId="77777777" w:rsidR="0078005F" w:rsidRPr="001B0368" w:rsidRDefault="0078005F" w:rsidP="00713EB6">
            <w:pPr>
              <w:pStyle w:val="TableText"/>
              <w:rPr>
                <w:b/>
                <w:noProof w:val="0"/>
                <w:lang w:val="en-GB"/>
              </w:rPr>
            </w:pPr>
            <w:proofErr w:type="spellStart"/>
            <w:r w:rsidRPr="001B0368">
              <w:rPr>
                <w:b/>
                <w:noProof w:val="0"/>
                <w:lang w:val="en-GB"/>
              </w:rPr>
              <w:t>NodeClass</w:t>
            </w:r>
            <w:proofErr w:type="spellEnd"/>
          </w:p>
        </w:tc>
        <w:tc>
          <w:tcPr>
            <w:tcW w:w="2458" w:type="dxa"/>
            <w:tcBorders>
              <w:top w:val="single" w:sz="4" w:space="0" w:color="auto"/>
              <w:left w:val="single" w:sz="4" w:space="0" w:color="auto"/>
              <w:bottom w:val="double" w:sz="4" w:space="0" w:color="auto"/>
              <w:right w:val="single" w:sz="4" w:space="0" w:color="auto"/>
            </w:tcBorders>
          </w:tcPr>
          <w:p w14:paraId="42CD5D5D" w14:textId="77777777" w:rsidR="0078005F" w:rsidRPr="001B0368" w:rsidRDefault="0078005F" w:rsidP="00713EB6">
            <w:pPr>
              <w:pStyle w:val="TableText"/>
              <w:rPr>
                <w:b/>
                <w:noProof w:val="0"/>
                <w:lang w:val="en-GB"/>
              </w:rPr>
            </w:pPr>
            <w:proofErr w:type="spellStart"/>
            <w:r w:rsidRPr="001B0368">
              <w:rPr>
                <w:b/>
                <w:noProof w:val="0"/>
                <w:lang w:val="en-GB"/>
              </w:rPr>
              <w:t>BrowseName</w:t>
            </w:r>
            <w:proofErr w:type="spellEnd"/>
            <w:r w:rsidRPr="001B0368">
              <w:rPr>
                <w:b/>
                <w:noProof w:val="0"/>
                <w:lang w:val="en-GB"/>
              </w:rPr>
              <w:t xml:space="preserve"> </w:t>
            </w:r>
          </w:p>
        </w:tc>
        <w:tc>
          <w:tcPr>
            <w:tcW w:w="1170" w:type="dxa"/>
            <w:tcBorders>
              <w:top w:val="single" w:sz="4" w:space="0" w:color="auto"/>
              <w:left w:val="single" w:sz="4" w:space="0" w:color="auto"/>
              <w:bottom w:val="double" w:sz="4" w:space="0" w:color="auto"/>
              <w:right w:val="single" w:sz="4" w:space="0" w:color="auto"/>
            </w:tcBorders>
          </w:tcPr>
          <w:p w14:paraId="5B83813D" w14:textId="77777777" w:rsidR="0078005F" w:rsidRPr="001B0368" w:rsidRDefault="0078005F" w:rsidP="00713EB6">
            <w:pPr>
              <w:pStyle w:val="TableText"/>
              <w:rPr>
                <w:b/>
                <w:noProof w:val="0"/>
                <w:lang w:val="en-GB"/>
              </w:rPr>
            </w:pPr>
            <w:proofErr w:type="spellStart"/>
            <w:r w:rsidRPr="001B0368">
              <w:rPr>
                <w:b/>
                <w:noProof w:val="0"/>
                <w:lang w:val="en-GB"/>
              </w:rPr>
              <w:t>DataType</w:t>
            </w:r>
            <w:proofErr w:type="spellEnd"/>
          </w:p>
        </w:tc>
        <w:tc>
          <w:tcPr>
            <w:tcW w:w="1620" w:type="dxa"/>
            <w:gridSpan w:val="2"/>
            <w:tcBorders>
              <w:top w:val="single" w:sz="4" w:space="0" w:color="auto"/>
              <w:left w:val="single" w:sz="4" w:space="0" w:color="auto"/>
              <w:bottom w:val="double" w:sz="4" w:space="0" w:color="auto"/>
              <w:right w:val="single" w:sz="4" w:space="0" w:color="auto"/>
            </w:tcBorders>
          </w:tcPr>
          <w:p w14:paraId="5F01F3CD" w14:textId="77777777" w:rsidR="0078005F" w:rsidRPr="001B0368" w:rsidRDefault="0078005F" w:rsidP="00713EB6">
            <w:pPr>
              <w:pStyle w:val="TableText"/>
              <w:rPr>
                <w:b/>
                <w:noProof w:val="0"/>
                <w:lang w:val="en-GB"/>
              </w:rPr>
            </w:pPr>
            <w:proofErr w:type="spellStart"/>
            <w:r w:rsidRPr="001B0368">
              <w:rPr>
                <w:b/>
                <w:noProof w:val="0"/>
                <w:lang w:val="en-GB"/>
              </w:rPr>
              <w:t>TypeDefinition</w:t>
            </w:r>
            <w:proofErr w:type="spellEnd"/>
          </w:p>
        </w:tc>
        <w:tc>
          <w:tcPr>
            <w:tcW w:w="1420" w:type="dxa"/>
            <w:gridSpan w:val="2"/>
            <w:tcBorders>
              <w:top w:val="single" w:sz="4" w:space="0" w:color="auto"/>
              <w:left w:val="single" w:sz="4" w:space="0" w:color="auto"/>
              <w:bottom w:val="double" w:sz="4" w:space="0" w:color="auto"/>
              <w:right w:val="single" w:sz="4" w:space="0" w:color="auto"/>
            </w:tcBorders>
          </w:tcPr>
          <w:p w14:paraId="68F2D5DD" w14:textId="77777777" w:rsidR="0078005F" w:rsidRPr="001B0368" w:rsidRDefault="0078005F" w:rsidP="00713EB6">
            <w:pPr>
              <w:pStyle w:val="TableText"/>
              <w:rPr>
                <w:b/>
                <w:noProof w:val="0"/>
                <w:lang w:val="en-GB"/>
              </w:rPr>
            </w:pPr>
            <w:proofErr w:type="spellStart"/>
            <w:r w:rsidRPr="001B0368">
              <w:rPr>
                <w:b/>
                <w:noProof w:val="0"/>
                <w:lang w:val="en-GB"/>
              </w:rPr>
              <w:t>ModellingRule</w:t>
            </w:r>
            <w:proofErr w:type="spellEnd"/>
          </w:p>
        </w:tc>
      </w:tr>
      <w:tr w:rsidR="0078005F" w:rsidRPr="001B0368" w14:paraId="61EB90D5" w14:textId="77777777" w:rsidTr="00713EB6">
        <w:trPr>
          <w:jc w:val="center"/>
        </w:trPr>
        <w:tc>
          <w:tcPr>
            <w:tcW w:w="9245" w:type="dxa"/>
            <w:gridSpan w:val="8"/>
            <w:tcBorders>
              <w:top w:val="single" w:sz="4" w:space="0" w:color="auto"/>
              <w:left w:val="single" w:sz="4" w:space="0" w:color="auto"/>
              <w:bottom w:val="single" w:sz="4" w:space="0" w:color="auto"/>
              <w:right w:val="single" w:sz="4" w:space="0" w:color="auto"/>
            </w:tcBorders>
          </w:tcPr>
          <w:p w14:paraId="68FA35B7" w14:textId="0FCE3BD8" w:rsidR="0078005F" w:rsidRPr="001B0368" w:rsidRDefault="0078005F" w:rsidP="00713EB6">
            <w:pPr>
              <w:pStyle w:val="TableText"/>
              <w:rPr>
                <w:noProof w:val="0"/>
                <w:lang w:val="en-GB"/>
              </w:rPr>
            </w:pPr>
            <w:r w:rsidRPr="001B0368">
              <w:rPr>
                <w:noProof w:val="0"/>
                <w:lang w:val="en-GB"/>
              </w:rPr>
              <w:t xml:space="preserve">Subtype of the </w:t>
            </w:r>
            <w:proofErr w:type="spellStart"/>
            <w:r w:rsidRPr="001B0368">
              <w:rPr>
                <w:noProof w:val="0"/>
                <w:lang w:val="en-GB"/>
              </w:rPr>
              <w:t>GuardVariableType</w:t>
            </w:r>
            <w:proofErr w:type="spellEnd"/>
            <w:r w:rsidRPr="001B0368">
              <w:rPr>
                <w:noProof w:val="0"/>
                <w:lang w:val="en-GB"/>
              </w:rPr>
              <w:t xml:space="preserve"> defined in Clause </w:t>
            </w:r>
            <w:r w:rsidRPr="001B0368">
              <w:rPr>
                <w:noProof w:val="0"/>
                <w:lang w:val="en-GB"/>
              </w:rPr>
              <w:fldChar w:fldCharType="begin"/>
            </w:r>
            <w:r w:rsidRPr="001B0368">
              <w:rPr>
                <w:noProof w:val="0"/>
                <w:lang w:val="en-GB"/>
              </w:rPr>
              <w:instrText xml:space="preserve"> REF _Ref535591767 \r \h </w:instrText>
            </w:r>
            <w:r w:rsidRPr="001B0368">
              <w:rPr>
                <w:noProof w:val="0"/>
                <w:lang w:val="en-GB"/>
              </w:rPr>
            </w:r>
            <w:r w:rsidRPr="001B0368">
              <w:rPr>
                <w:noProof w:val="0"/>
                <w:lang w:val="en-GB"/>
              </w:rPr>
              <w:fldChar w:fldCharType="separate"/>
            </w:r>
            <w:r w:rsidR="00C57605">
              <w:rPr>
                <w:noProof w:val="0"/>
                <w:lang w:val="en-GB"/>
              </w:rPr>
              <w:t>4.6.4</w:t>
            </w:r>
            <w:r w:rsidRPr="001B0368">
              <w:rPr>
                <w:noProof w:val="0"/>
                <w:lang w:val="en-GB"/>
              </w:rPr>
              <w:fldChar w:fldCharType="end"/>
            </w:r>
          </w:p>
        </w:tc>
      </w:tr>
      <w:tr w:rsidR="0078005F" w:rsidRPr="001B0368" w14:paraId="18CB5E5F"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2520360A" w14:textId="77777777" w:rsidR="0078005F" w:rsidRPr="001B0368" w:rsidRDefault="0078005F" w:rsidP="00713EB6">
            <w:pPr>
              <w:pStyle w:val="TableText"/>
              <w:rPr>
                <w:noProof w:val="0"/>
                <w:lang w:val="en-GB"/>
              </w:rPr>
            </w:pPr>
            <w:proofErr w:type="spellStart"/>
            <w:r w:rsidRPr="001B0368">
              <w:rPr>
                <w:noProof w:val="0"/>
                <w:lang w:val="en-GB"/>
              </w:rPr>
              <w:t>HasProperty</w:t>
            </w:r>
            <w:proofErr w:type="spellEnd"/>
          </w:p>
        </w:tc>
        <w:tc>
          <w:tcPr>
            <w:tcW w:w="1256" w:type="dxa"/>
            <w:tcBorders>
              <w:top w:val="single" w:sz="4" w:space="0" w:color="auto"/>
              <w:left w:val="single" w:sz="4" w:space="0" w:color="auto"/>
              <w:bottom w:val="single" w:sz="4" w:space="0" w:color="auto"/>
              <w:right w:val="single" w:sz="4" w:space="0" w:color="auto"/>
            </w:tcBorders>
          </w:tcPr>
          <w:p w14:paraId="5FC5DE5F" w14:textId="77777777" w:rsidR="0078005F" w:rsidRPr="001B0368" w:rsidRDefault="0078005F" w:rsidP="00713EB6">
            <w:pPr>
              <w:pStyle w:val="TableText"/>
              <w:rPr>
                <w:noProof w:val="0"/>
                <w:lang w:val="en-GB"/>
              </w:rPr>
            </w:pPr>
            <w:r w:rsidRPr="001B0368">
              <w:rPr>
                <w:noProof w:val="0"/>
                <w:lang w:val="en-GB"/>
              </w:rPr>
              <w:t>Variable</w:t>
            </w:r>
          </w:p>
        </w:tc>
        <w:tc>
          <w:tcPr>
            <w:tcW w:w="2458" w:type="dxa"/>
            <w:tcBorders>
              <w:top w:val="single" w:sz="4" w:space="0" w:color="auto"/>
              <w:left w:val="single" w:sz="4" w:space="0" w:color="auto"/>
              <w:bottom w:val="single" w:sz="4" w:space="0" w:color="auto"/>
              <w:right w:val="single" w:sz="4" w:space="0" w:color="auto"/>
            </w:tcBorders>
          </w:tcPr>
          <w:p w14:paraId="44F0B9F4" w14:textId="77777777" w:rsidR="0078005F" w:rsidRPr="001B0368" w:rsidRDefault="0078005F" w:rsidP="00713EB6">
            <w:pPr>
              <w:pStyle w:val="TableTextWithTabs"/>
              <w:rPr>
                <w:noProof w:val="0"/>
                <w:lang w:val="en-GB"/>
              </w:rPr>
            </w:pPr>
            <w:r w:rsidRPr="001B0368">
              <w:rPr>
                <w:noProof w:val="0"/>
                <w:lang w:val="en-GB"/>
              </w:rPr>
              <w:t>Expression</w:t>
            </w:r>
          </w:p>
        </w:tc>
        <w:tc>
          <w:tcPr>
            <w:tcW w:w="1403" w:type="dxa"/>
            <w:gridSpan w:val="2"/>
            <w:tcBorders>
              <w:top w:val="single" w:sz="4" w:space="0" w:color="auto"/>
              <w:left w:val="single" w:sz="4" w:space="0" w:color="auto"/>
              <w:bottom w:val="single" w:sz="4" w:space="0" w:color="auto"/>
              <w:right w:val="single" w:sz="4" w:space="0" w:color="auto"/>
            </w:tcBorders>
          </w:tcPr>
          <w:p w14:paraId="621A9E81" w14:textId="77777777" w:rsidR="0078005F" w:rsidRPr="001B0368" w:rsidRDefault="0078005F" w:rsidP="00713EB6">
            <w:pPr>
              <w:pStyle w:val="TableText"/>
              <w:rPr>
                <w:noProof w:val="0"/>
                <w:lang w:val="en-GB"/>
              </w:rPr>
            </w:pPr>
            <w:proofErr w:type="spellStart"/>
            <w:r w:rsidRPr="001B0368">
              <w:rPr>
                <w:noProof w:val="0"/>
                <w:lang w:val="en-GB"/>
              </w:rPr>
              <w:t>ContentFilter</w:t>
            </w:r>
            <w:proofErr w:type="spellEnd"/>
          </w:p>
        </w:tc>
        <w:tc>
          <w:tcPr>
            <w:tcW w:w="1403" w:type="dxa"/>
            <w:gridSpan w:val="2"/>
            <w:tcBorders>
              <w:top w:val="single" w:sz="4" w:space="0" w:color="auto"/>
              <w:left w:val="single" w:sz="4" w:space="0" w:color="auto"/>
              <w:bottom w:val="single" w:sz="4" w:space="0" w:color="auto"/>
              <w:right w:val="single" w:sz="4" w:space="0" w:color="auto"/>
            </w:tcBorders>
          </w:tcPr>
          <w:p w14:paraId="323FA50A" w14:textId="77777777" w:rsidR="0078005F" w:rsidRPr="001B0368" w:rsidRDefault="0078005F" w:rsidP="00713EB6">
            <w:pPr>
              <w:pStyle w:val="TableText"/>
              <w:rPr>
                <w:noProof w:val="0"/>
                <w:lang w:val="en-GB"/>
              </w:rPr>
            </w:pPr>
            <w:proofErr w:type="spellStart"/>
            <w:r w:rsidRPr="001B0368">
              <w:rPr>
                <w:noProof w:val="0"/>
                <w:lang w:val="en-GB"/>
              </w:rPr>
              <w:t>PropertyType</w:t>
            </w:r>
            <w:proofErr w:type="spellEnd"/>
          </w:p>
        </w:tc>
        <w:tc>
          <w:tcPr>
            <w:tcW w:w="1404" w:type="dxa"/>
            <w:tcBorders>
              <w:top w:val="single" w:sz="4" w:space="0" w:color="auto"/>
              <w:left w:val="single" w:sz="4" w:space="0" w:color="auto"/>
              <w:bottom w:val="single" w:sz="4" w:space="0" w:color="auto"/>
              <w:right w:val="single" w:sz="4" w:space="0" w:color="auto"/>
            </w:tcBorders>
          </w:tcPr>
          <w:p w14:paraId="4EAB32DE" w14:textId="77777777" w:rsidR="0078005F" w:rsidRPr="001B0368" w:rsidRDefault="0078005F" w:rsidP="00713EB6">
            <w:pPr>
              <w:pStyle w:val="TableText"/>
              <w:rPr>
                <w:noProof w:val="0"/>
                <w:lang w:val="en-GB"/>
              </w:rPr>
            </w:pPr>
            <w:r w:rsidRPr="001B0368">
              <w:rPr>
                <w:noProof w:val="0"/>
                <w:lang w:val="en-GB"/>
              </w:rPr>
              <w:t>Mandatory</w:t>
            </w:r>
          </w:p>
        </w:tc>
      </w:tr>
      <w:tr w:rsidR="001955E9" w:rsidRPr="001B0368" w14:paraId="555E1FF7" w14:textId="77777777" w:rsidTr="00AC165E">
        <w:trPr>
          <w:jc w:val="center"/>
        </w:trPr>
        <w:tc>
          <w:tcPr>
            <w:tcW w:w="9245" w:type="dxa"/>
            <w:gridSpan w:val="8"/>
            <w:tcBorders>
              <w:top w:val="single" w:sz="4" w:space="0" w:color="auto"/>
              <w:left w:val="single" w:sz="4" w:space="0" w:color="auto"/>
              <w:bottom w:val="single" w:sz="4" w:space="0" w:color="auto"/>
              <w:right w:val="single" w:sz="4" w:space="0" w:color="auto"/>
            </w:tcBorders>
          </w:tcPr>
          <w:p w14:paraId="7DCA4FA3" w14:textId="014A31B7"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1C437359" w14:textId="77777777" w:rsidTr="00AC165E">
        <w:trPr>
          <w:jc w:val="center"/>
        </w:trPr>
        <w:tc>
          <w:tcPr>
            <w:tcW w:w="9245" w:type="dxa"/>
            <w:gridSpan w:val="8"/>
            <w:tcBorders>
              <w:top w:val="single" w:sz="4" w:space="0" w:color="auto"/>
              <w:left w:val="single" w:sz="4" w:space="0" w:color="auto"/>
              <w:bottom w:val="single" w:sz="4" w:space="0" w:color="auto"/>
              <w:right w:val="single" w:sz="4" w:space="0" w:color="auto"/>
            </w:tcBorders>
          </w:tcPr>
          <w:p w14:paraId="7103077E" w14:textId="6BBDDEC7" w:rsidR="001955E9" w:rsidRPr="001B0368" w:rsidRDefault="001955E9" w:rsidP="00713EB6">
            <w:pPr>
              <w:pStyle w:val="TableText"/>
              <w:rPr>
                <w:noProof w:val="0"/>
                <w:lang w:val="en-GB"/>
              </w:rPr>
            </w:pPr>
            <w:r w:rsidRPr="001B0368">
              <w:rPr>
                <w:noProof w:val="0"/>
                <w:lang w:val="en-GB"/>
              </w:rPr>
              <w:t>Base Info Choice States</w:t>
            </w:r>
          </w:p>
        </w:tc>
      </w:tr>
    </w:tbl>
    <w:p w14:paraId="4CF00F52" w14:textId="77777777" w:rsidR="0078005F" w:rsidRPr="001B0368" w:rsidRDefault="0078005F" w:rsidP="0078005F">
      <w:pPr>
        <w:pStyle w:val="spacer"/>
        <w:rPr>
          <w:noProof w:val="0"/>
        </w:rPr>
      </w:pPr>
    </w:p>
    <w:p w14:paraId="30888818" w14:textId="7B34268B" w:rsidR="0078005F" w:rsidRPr="001B0368" w:rsidRDefault="0078005F" w:rsidP="0078005F">
      <w:pPr>
        <w:pStyle w:val="PARAGRAPH"/>
        <w:rPr>
          <w:noProof w:val="0"/>
        </w:rPr>
      </w:pPr>
      <w:r w:rsidRPr="001B0368">
        <w:rPr>
          <w:noProof w:val="0"/>
        </w:rPr>
        <w:t xml:space="preserve">The mandatory </w:t>
      </w:r>
      <w:r w:rsidRPr="001B0368">
        <w:rPr>
          <w:i/>
          <w:iCs/>
          <w:noProof w:val="0"/>
        </w:rPr>
        <w:t>Property</w:t>
      </w:r>
      <w:r w:rsidRPr="001B0368">
        <w:rPr>
          <w:noProof w:val="0"/>
        </w:rPr>
        <w:t xml:space="preserve"> </w:t>
      </w:r>
      <w:r w:rsidRPr="001B0368">
        <w:rPr>
          <w:i/>
          <w:iCs/>
          <w:noProof w:val="0"/>
        </w:rPr>
        <w:t>Expression</w:t>
      </w:r>
      <w:r w:rsidRPr="001B0368">
        <w:rPr>
          <w:noProof w:val="0"/>
        </w:rPr>
        <w:t xml:space="preserve"> provides a </w:t>
      </w:r>
      <w:proofErr w:type="spellStart"/>
      <w:r w:rsidRPr="001B0368">
        <w:rPr>
          <w:i/>
          <w:iCs/>
          <w:noProof w:val="0"/>
        </w:rPr>
        <w:t>ContentFilter</w:t>
      </w:r>
      <w:proofErr w:type="spellEnd"/>
      <w:r w:rsidRPr="001B0368">
        <w:rPr>
          <w:noProof w:val="0"/>
        </w:rPr>
        <w:t xml:space="preserve">, that shall be evaluated on the Object the </w:t>
      </w:r>
      <w:proofErr w:type="spellStart"/>
      <w:r w:rsidRPr="001B0368">
        <w:rPr>
          <w:noProof w:val="0"/>
        </w:rPr>
        <w:t>StateMachine</w:t>
      </w:r>
      <w:proofErr w:type="spellEnd"/>
      <w:r w:rsidRPr="001B0368">
        <w:rPr>
          <w:noProof w:val="0"/>
        </w:rPr>
        <w:t xml:space="preserve"> belongs to. This is a machine-readable semantic of the </w:t>
      </w:r>
      <w:r w:rsidRPr="001B0368">
        <w:rPr>
          <w:i/>
          <w:iCs/>
          <w:noProof w:val="0"/>
        </w:rPr>
        <w:t>Guard</w:t>
      </w:r>
      <w:r w:rsidRPr="001B0368">
        <w:rPr>
          <w:noProof w:val="0"/>
        </w:rPr>
        <w:t xml:space="preserve">. If the </w:t>
      </w:r>
      <w:proofErr w:type="spellStart"/>
      <w:r w:rsidRPr="001B0368">
        <w:rPr>
          <w:i/>
          <w:iCs/>
          <w:noProof w:val="0"/>
        </w:rPr>
        <w:t>ContentFilter</w:t>
      </w:r>
      <w:proofErr w:type="spellEnd"/>
      <w:r w:rsidRPr="001B0368">
        <w:rPr>
          <w:noProof w:val="0"/>
        </w:rPr>
        <w:t xml:space="preserve"> evaluates to "True", the </w:t>
      </w:r>
      <w:r w:rsidRPr="001B0368">
        <w:rPr>
          <w:i/>
          <w:iCs/>
          <w:noProof w:val="0"/>
        </w:rPr>
        <w:t>Guard</w:t>
      </w:r>
      <w:r w:rsidRPr="001B0368">
        <w:rPr>
          <w:noProof w:val="0"/>
        </w:rPr>
        <w:t xml:space="preserve"> is "True", otherwise the </w:t>
      </w:r>
      <w:r w:rsidRPr="001B0368">
        <w:rPr>
          <w:i/>
          <w:iCs/>
          <w:noProof w:val="0"/>
        </w:rPr>
        <w:t>Guard</w:t>
      </w:r>
      <w:r w:rsidRPr="001B0368">
        <w:rPr>
          <w:noProof w:val="0"/>
        </w:rPr>
        <w:t xml:space="preserve"> is "False".</w:t>
      </w:r>
    </w:p>
    <w:bookmarkEnd w:id="293"/>
    <w:p w14:paraId="00D9C941" w14:textId="53D25D57"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ContentFilter</w:t>
      </w:r>
      <w:proofErr w:type="spellEnd"/>
      <w:r w:rsidRPr="001B0368">
        <w:rPr>
          <w:noProof w:val="0"/>
        </w:rPr>
        <w:t xml:space="preserve"> for </w:t>
      </w:r>
      <w:proofErr w:type="spellStart"/>
      <w:r w:rsidRPr="001B0368">
        <w:rPr>
          <w:i/>
          <w:iCs/>
          <w:noProof w:val="0"/>
        </w:rPr>
        <w:t>ExpressionGuardVariableType</w:t>
      </w:r>
      <w:proofErr w:type="spellEnd"/>
      <w:r w:rsidRPr="001B0368">
        <w:rPr>
          <w:noProof w:val="0"/>
        </w:rPr>
        <w:t xml:space="preserve"> is restricted to basic operators (see </w:t>
      </w:r>
      <w:r w:rsidRPr="001B0368">
        <w:rPr>
          <w:noProof w:val="0"/>
        </w:rPr>
        <w:fldChar w:fldCharType="begin"/>
      </w:r>
      <w:r w:rsidRPr="001B0368">
        <w:rPr>
          <w:noProof w:val="0"/>
        </w:rPr>
        <w:instrText xml:space="preserve"> REF UAPart4 \h </w:instrText>
      </w:r>
      <w:r w:rsidRPr="001B0368">
        <w:rPr>
          <w:noProof w:val="0"/>
        </w:rPr>
      </w:r>
      <w:r w:rsidRPr="001B0368">
        <w:rPr>
          <w:noProof w:val="0"/>
        </w:rPr>
        <w:fldChar w:fldCharType="separate"/>
      </w:r>
      <w:r w:rsidR="00C57605" w:rsidRPr="001B0368">
        <w:rPr>
          <w:noProof w:val="0"/>
        </w:rPr>
        <w:t>OPC 10000-4</w:t>
      </w:r>
      <w:r w:rsidRPr="001B0368">
        <w:rPr>
          <w:noProof w:val="0"/>
        </w:rPr>
        <w:fldChar w:fldCharType="end"/>
      </w:r>
      <w:r w:rsidRPr="001B0368">
        <w:rPr>
          <w:noProof w:val="0"/>
        </w:rPr>
        <w:t xml:space="preserve"> for details).</w:t>
      </w:r>
    </w:p>
    <w:p w14:paraId="3E0A6F7F" w14:textId="77777777"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ContentFilter</w:t>
      </w:r>
      <w:proofErr w:type="spellEnd"/>
      <w:r w:rsidRPr="001B0368">
        <w:rPr>
          <w:noProof w:val="0"/>
        </w:rPr>
        <w:t xml:space="preserve"> can reference any </w:t>
      </w:r>
      <w:r w:rsidRPr="001B0368">
        <w:rPr>
          <w:i/>
          <w:iCs/>
          <w:noProof w:val="0"/>
        </w:rPr>
        <w:t>Variables</w:t>
      </w:r>
      <w:r w:rsidRPr="001B0368">
        <w:rPr>
          <w:noProof w:val="0"/>
        </w:rPr>
        <w:t xml:space="preserve"> defined on the </w:t>
      </w:r>
      <w:proofErr w:type="spellStart"/>
      <w:r w:rsidRPr="001B0368">
        <w:rPr>
          <w:i/>
          <w:iCs/>
          <w:noProof w:val="0"/>
        </w:rPr>
        <w:t>StateMachineType</w:t>
      </w:r>
      <w:proofErr w:type="spellEnd"/>
      <w:r w:rsidRPr="001B0368">
        <w:rPr>
          <w:noProof w:val="0"/>
        </w:rPr>
        <w:t xml:space="preserve"> and are validated on the instance of the </w:t>
      </w:r>
      <w:proofErr w:type="spellStart"/>
      <w:r w:rsidRPr="001B0368">
        <w:rPr>
          <w:i/>
          <w:iCs/>
          <w:noProof w:val="0"/>
        </w:rPr>
        <w:t>StateMachine</w:t>
      </w:r>
      <w:proofErr w:type="spellEnd"/>
      <w:r w:rsidRPr="001B0368">
        <w:rPr>
          <w:noProof w:val="0"/>
        </w:rPr>
        <w:t xml:space="preserve">. If the definition of the </w:t>
      </w:r>
      <w:r w:rsidRPr="001B0368">
        <w:rPr>
          <w:i/>
          <w:iCs/>
          <w:noProof w:val="0"/>
        </w:rPr>
        <w:t>Variable</w:t>
      </w:r>
      <w:r w:rsidRPr="001B0368">
        <w:rPr>
          <w:noProof w:val="0"/>
        </w:rPr>
        <w:t xml:space="preserve"> is not owned directly by the </w:t>
      </w:r>
      <w:proofErr w:type="spellStart"/>
      <w:r w:rsidRPr="001B0368">
        <w:rPr>
          <w:i/>
          <w:iCs/>
          <w:noProof w:val="0"/>
        </w:rPr>
        <w:t>StateMachine</w:t>
      </w:r>
      <w:proofErr w:type="spellEnd"/>
      <w:r w:rsidRPr="001B0368">
        <w:rPr>
          <w:noProof w:val="0"/>
        </w:rPr>
        <w:t xml:space="preserve"> but for example some other type, the </w:t>
      </w:r>
      <w:proofErr w:type="spellStart"/>
      <w:r w:rsidRPr="001B0368">
        <w:rPr>
          <w:i/>
          <w:iCs/>
          <w:noProof w:val="0"/>
        </w:rPr>
        <w:t>StateMachine</w:t>
      </w:r>
      <w:proofErr w:type="spellEnd"/>
      <w:r w:rsidRPr="001B0368">
        <w:rPr>
          <w:noProof w:val="0"/>
        </w:rPr>
        <w:t xml:space="preserve"> instance shall reference that Variable.</w:t>
      </w:r>
    </w:p>
    <w:p w14:paraId="31642D69" w14:textId="77777777" w:rsidR="0078005F" w:rsidRPr="001B0368" w:rsidRDefault="0078005F" w:rsidP="0078005F">
      <w:pPr>
        <w:pStyle w:val="Heading3"/>
        <w:rPr>
          <w:noProof w:val="0"/>
        </w:rPr>
      </w:pPr>
      <w:bookmarkStart w:id="299" w:name="_Ref535594246"/>
      <w:bookmarkStart w:id="300" w:name="_Toc84953518"/>
      <w:proofErr w:type="spellStart"/>
      <w:r w:rsidRPr="001B0368">
        <w:rPr>
          <w:noProof w:val="0"/>
        </w:rPr>
        <w:t>ElseGuardVariableType</w:t>
      </w:r>
      <w:bookmarkEnd w:id="299"/>
      <w:bookmarkEnd w:id="300"/>
      <w:proofErr w:type="spellEnd"/>
    </w:p>
    <w:p w14:paraId="6B2EE504" w14:textId="095B3FB3"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ElseGuardVariableType</w:t>
      </w:r>
      <w:proofErr w:type="spellEnd"/>
      <w:r w:rsidRPr="001B0368">
        <w:rPr>
          <w:noProof w:val="0"/>
        </w:rPr>
        <w:t xml:space="preserve"> is a specialization of the </w:t>
      </w:r>
      <w:proofErr w:type="spellStart"/>
      <w:r w:rsidRPr="001B0368">
        <w:rPr>
          <w:i/>
          <w:iCs/>
          <w:noProof w:val="0"/>
        </w:rPr>
        <w:t>GuardVariableType</w:t>
      </w:r>
      <w:proofErr w:type="spellEnd"/>
      <w:r w:rsidRPr="001B0368">
        <w:rPr>
          <w:noProof w:val="0"/>
        </w:rPr>
        <w:t xml:space="preserve"> defining a concrete semantic for the </w:t>
      </w:r>
      <w:r w:rsidRPr="001B0368">
        <w:rPr>
          <w:i/>
          <w:iCs/>
          <w:noProof w:val="0"/>
        </w:rPr>
        <w:t>Guard</w:t>
      </w:r>
      <w:r w:rsidRPr="001B0368">
        <w:rPr>
          <w:noProof w:val="0"/>
        </w:rPr>
        <w:t xml:space="preserve">. The value of the </w:t>
      </w:r>
      <w:r w:rsidRPr="001B0368">
        <w:rPr>
          <w:i/>
          <w:iCs/>
          <w:noProof w:val="0"/>
        </w:rPr>
        <w:t>Guard</w:t>
      </w:r>
      <w:r w:rsidRPr="001B0368">
        <w:rPr>
          <w:noProof w:val="0"/>
        </w:rPr>
        <w:t xml:space="preserve"> should always be {"</w:t>
      </w:r>
      <w:proofErr w:type="spellStart"/>
      <w:r w:rsidRPr="001B0368">
        <w:rPr>
          <w:noProof w:val="0"/>
        </w:rPr>
        <w:t>en</w:t>
      </w:r>
      <w:proofErr w:type="spellEnd"/>
      <w:r w:rsidRPr="001B0368">
        <w:rPr>
          <w:noProof w:val="0"/>
        </w:rPr>
        <w:t xml:space="preserve">", "Else"} or a translation of this. The </w:t>
      </w:r>
      <w:proofErr w:type="spellStart"/>
      <w:r w:rsidRPr="001B0368">
        <w:rPr>
          <w:i/>
          <w:iCs/>
          <w:noProof w:val="0"/>
        </w:rPr>
        <w:t>ElseGuardVariableType</w:t>
      </w:r>
      <w:proofErr w:type="spellEnd"/>
      <w:r w:rsidRPr="001B0368">
        <w:rPr>
          <w:noProof w:val="0"/>
        </w:rPr>
        <w:t xml:space="preserve"> shall only be used on pseudo states like the </w:t>
      </w:r>
      <w:proofErr w:type="spellStart"/>
      <w:r w:rsidRPr="001B0368">
        <w:rPr>
          <w:i/>
          <w:iCs/>
          <w:noProof w:val="0"/>
        </w:rPr>
        <w:t>ChoiceStateType</w:t>
      </w:r>
      <w:proofErr w:type="spellEnd"/>
      <w:r w:rsidRPr="001B0368">
        <w:rPr>
          <w:noProof w:val="0"/>
        </w:rPr>
        <w:t xml:space="preserve">. That means, that it shall only be referenced from Transitions having such a </w:t>
      </w:r>
      <w:proofErr w:type="spellStart"/>
      <w:r w:rsidRPr="001B0368">
        <w:rPr>
          <w:i/>
          <w:iCs/>
          <w:noProof w:val="0"/>
        </w:rPr>
        <w:t>StateType</w:t>
      </w:r>
      <w:proofErr w:type="spellEnd"/>
      <w:r w:rsidRPr="001B0368">
        <w:rPr>
          <w:noProof w:val="0"/>
        </w:rPr>
        <w:t xml:space="preserve"> as </w:t>
      </w:r>
      <w:proofErr w:type="spellStart"/>
      <w:r w:rsidRPr="001B0368">
        <w:rPr>
          <w:i/>
          <w:iCs/>
          <w:noProof w:val="0"/>
        </w:rPr>
        <w:t>SourceNode</w:t>
      </w:r>
      <w:proofErr w:type="spellEnd"/>
      <w:r w:rsidRPr="001B0368">
        <w:rPr>
          <w:noProof w:val="0"/>
        </w:rPr>
        <w:t xml:space="preserve">. The </w:t>
      </w:r>
      <w:proofErr w:type="spellStart"/>
      <w:r w:rsidRPr="001B0368">
        <w:rPr>
          <w:i/>
          <w:iCs/>
          <w:noProof w:val="0"/>
        </w:rPr>
        <w:t>ElseGuardVariableType</w:t>
      </w:r>
      <w:proofErr w:type="spellEnd"/>
      <w:r w:rsidRPr="001B0368">
        <w:rPr>
          <w:noProof w:val="0"/>
        </w:rPr>
        <w:t xml:space="preserve"> shall only be used once for each State. That means, that each State shall at most have one </w:t>
      </w:r>
      <w:r w:rsidRPr="001B0368">
        <w:rPr>
          <w:i/>
          <w:iCs/>
          <w:noProof w:val="0"/>
        </w:rPr>
        <w:t>Transition</w:t>
      </w:r>
      <w:r w:rsidRPr="001B0368">
        <w:rPr>
          <w:noProof w:val="0"/>
        </w:rPr>
        <w:t xml:space="preserve"> (referenced as </w:t>
      </w:r>
      <w:proofErr w:type="spellStart"/>
      <w:r w:rsidRPr="001B0368">
        <w:rPr>
          <w:i/>
          <w:iCs/>
          <w:noProof w:val="0"/>
        </w:rPr>
        <w:t>SourceNode</w:t>
      </w:r>
      <w:proofErr w:type="spellEnd"/>
      <w:r w:rsidRPr="001B0368">
        <w:rPr>
          <w:noProof w:val="0"/>
        </w:rPr>
        <w:t xml:space="preserve">) referencing an </w:t>
      </w:r>
      <w:proofErr w:type="spellStart"/>
      <w:r w:rsidRPr="001B0368">
        <w:rPr>
          <w:i/>
          <w:iCs/>
          <w:noProof w:val="0"/>
        </w:rPr>
        <w:t>ElseGuardVariableType</w:t>
      </w:r>
      <w:proofErr w:type="spellEnd"/>
      <w:r w:rsidRPr="001B0368">
        <w:rPr>
          <w:noProof w:val="0"/>
        </w:rPr>
        <w:t xml:space="preserve">. The </w:t>
      </w:r>
      <w:proofErr w:type="spellStart"/>
      <w:r w:rsidRPr="001B0368">
        <w:rPr>
          <w:i/>
          <w:iCs/>
          <w:noProof w:val="0"/>
        </w:rPr>
        <w:t>ElseGuardVariableType</w:t>
      </w:r>
      <w:proofErr w:type="spellEnd"/>
      <w:r w:rsidRPr="001B0368">
        <w:rPr>
          <w:noProof w:val="0"/>
        </w:rPr>
        <w:t xml:space="preserve"> shall be the only </w:t>
      </w:r>
      <w:r w:rsidRPr="001B0368">
        <w:rPr>
          <w:i/>
          <w:iCs/>
          <w:noProof w:val="0"/>
        </w:rPr>
        <w:t>Guard</w:t>
      </w:r>
      <w:r w:rsidRPr="001B0368">
        <w:rPr>
          <w:noProof w:val="0"/>
        </w:rPr>
        <w:t xml:space="preserve"> of a </w:t>
      </w:r>
      <w:r w:rsidRPr="001B0368">
        <w:rPr>
          <w:i/>
          <w:iCs/>
          <w:noProof w:val="0"/>
        </w:rPr>
        <w:t>Transition</w:t>
      </w:r>
      <w:r w:rsidRPr="001B0368">
        <w:rPr>
          <w:noProof w:val="0"/>
        </w:rPr>
        <w:t xml:space="preserve">. That means, if a </w:t>
      </w:r>
      <w:r w:rsidRPr="001B0368">
        <w:rPr>
          <w:i/>
          <w:iCs/>
          <w:noProof w:val="0"/>
        </w:rPr>
        <w:t>Transition</w:t>
      </w:r>
      <w:r w:rsidRPr="001B0368">
        <w:rPr>
          <w:noProof w:val="0"/>
        </w:rPr>
        <w:t xml:space="preserve"> references an instance of an </w:t>
      </w:r>
      <w:proofErr w:type="spellStart"/>
      <w:r w:rsidRPr="001B0368">
        <w:rPr>
          <w:i/>
          <w:iCs/>
          <w:noProof w:val="0"/>
        </w:rPr>
        <w:t>ElseGuardVariableType</w:t>
      </w:r>
      <w:proofErr w:type="spellEnd"/>
      <w:r w:rsidRPr="001B0368">
        <w:rPr>
          <w:noProof w:val="0"/>
        </w:rPr>
        <w:t xml:space="preserve">, it shall not reference any other </w:t>
      </w:r>
      <w:r w:rsidRPr="001B0368">
        <w:rPr>
          <w:i/>
          <w:iCs/>
          <w:noProof w:val="0"/>
        </w:rPr>
        <w:t>Guards</w:t>
      </w:r>
      <w:r w:rsidRPr="001B0368">
        <w:rPr>
          <w:noProof w:val="0"/>
        </w:rPr>
        <w:t>.</w:t>
      </w:r>
    </w:p>
    <w:p w14:paraId="0114BC6C" w14:textId="2E4DB79A" w:rsidR="0078005F" w:rsidRPr="001B0368" w:rsidRDefault="0078005F" w:rsidP="0078005F">
      <w:pPr>
        <w:pStyle w:val="PARAGRAPH"/>
        <w:rPr>
          <w:noProof w:val="0"/>
        </w:rPr>
      </w:pPr>
      <w:r w:rsidRPr="001B0368">
        <w:rPr>
          <w:noProof w:val="0"/>
        </w:rPr>
        <w:t xml:space="preserve">The semantic of the </w:t>
      </w:r>
      <w:proofErr w:type="spellStart"/>
      <w:r w:rsidRPr="001B0368">
        <w:rPr>
          <w:i/>
          <w:iCs/>
          <w:noProof w:val="0"/>
        </w:rPr>
        <w:t>ElseGuardVariableType</w:t>
      </w:r>
      <w:proofErr w:type="spellEnd"/>
      <w:r w:rsidRPr="001B0368">
        <w:rPr>
          <w:noProof w:val="0"/>
        </w:rPr>
        <w:t xml:space="preserve"> is, that if a pseudo state is reached and no other Transition exists on the State where all its </w:t>
      </w:r>
      <w:r w:rsidRPr="001B0368">
        <w:rPr>
          <w:i/>
          <w:iCs/>
          <w:noProof w:val="0"/>
        </w:rPr>
        <w:t>Guards</w:t>
      </w:r>
      <w:r w:rsidRPr="001B0368">
        <w:rPr>
          <w:noProof w:val="0"/>
        </w:rPr>
        <w:t xml:space="preserve"> are validated to "True", this Guards validates to "True" and thus its </w:t>
      </w:r>
      <w:r w:rsidRPr="001B0368">
        <w:rPr>
          <w:i/>
          <w:iCs/>
          <w:noProof w:val="0"/>
        </w:rPr>
        <w:t>Transition</w:t>
      </w:r>
      <w:r w:rsidRPr="001B0368">
        <w:rPr>
          <w:noProof w:val="0"/>
        </w:rPr>
        <w:t xml:space="preserve"> is used.</w:t>
      </w:r>
    </w:p>
    <w:p w14:paraId="138D395A" w14:textId="03610E26" w:rsidR="0078005F" w:rsidRPr="001B0368" w:rsidRDefault="0078005F" w:rsidP="0078005F">
      <w:pPr>
        <w:pStyle w:val="PARAGRAPH"/>
        <w:rPr>
          <w:noProof w:val="0"/>
        </w:rPr>
      </w:pPr>
      <w:r w:rsidRPr="001B0368">
        <w:rPr>
          <w:noProof w:val="0"/>
        </w:rPr>
        <w:t xml:space="preserve">The </w:t>
      </w:r>
      <w:proofErr w:type="spellStart"/>
      <w:r w:rsidRPr="001B0368">
        <w:rPr>
          <w:i/>
          <w:iCs/>
          <w:noProof w:val="0"/>
        </w:rPr>
        <w:t>ElseGuardVariableType</w:t>
      </w:r>
      <w:proofErr w:type="spellEnd"/>
      <w:r w:rsidRPr="001B0368">
        <w:rPr>
          <w:noProof w:val="0"/>
        </w:rPr>
        <w:t xml:space="preserve"> is formally defined in</w:t>
      </w:r>
      <w:r w:rsidR="00914796" w:rsidRPr="001B0368">
        <w:rPr>
          <w:noProof w:val="0"/>
        </w:rPr>
        <w:t xml:space="preserve"> </w:t>
      </w:r>
      <w:r w:rsidR="00914796" w:rsidRPr="001B0368">
        <w:rPr>
          <w:noProof w:val="0"/>
        </w:rPr>
        <w:fldChar w:fldCharType="begin"/>
      </w:r>
      <w:r w:rsidR="00914796" w:rsidRPr="001B0368">
        <w:rPr>
          <w:noProof w:val="0"/>
        </w:rPr>
        <w:instrText xml:space="preserve"> REF _Ref33078599 \h </w:instrText>
      </w:r>
      <w:r w:rsidR="00914796" w:rsidRPr="001B0368">
        <w:rPr>
          <w:noProof w:val="0"/>
        </w:rPr>
      </w:r>
      <w:r w:rsidR="00914796" w:rsidRPr="001B0368">
        <w:rPr>
          <w:noProof w:val="0"/>
        </w:rPr>
        <w:fldChar w:fldCharType="separate"/>
      </w:r>
      <w:r w:rsidR="00C57605" w:rsidRPr="001B0368">
        <w:rPr>
          <w:noProof w:val="0"/>
        </w:rPr>
        <w:t xml:space="preserve">Table </w:t>
      </w:r>
      <w:r w:rsidR="00C57605">
        <w:t>22</w:t>
      </w:r>
      <w:r w:rsidR="00914796" w:rsidRPr="001B0368">
        <w:rPr>
          <w:noProof w:val="0"/>
        </w:rPr>
        <w:fldChar w:fldCharType="end"/>
      </w:r>
      <w:r w:rsidRPr="001B0368">
        <w:rPr>
          <w:noProof w:val="0"/>
        </w:rPr>
        <w:t>.</w:t>
      </w:r>
    </w:p>
    <w:p w14:paraId="2BDDFB6D" w14:textId="453F6430" w:rsidR="0078005F" w:rsidRPr="001B0368" w:rsidRDefault="00F52AFE" w:rsidP="0078005F">
      <w:pPr>
        <w:pStyle w:val="TABLE-title"/>
        <w:rPr>
          <w:noProof w:val="0"/>
        </w:rPr>
      </w:pPr>
      <w:bookmarkStart w:id="301" w:name="_Ref33078599"/>
      <w:bookmarkStart w:id="302" w:name="_Toc84953558"/>
      <w:r w:rsidRPr="001B0368">
        <w:rPr>
          <w:noProof w:val="0"/>
        </w:rPr>
        <w:t xml:space="preserve">Table </w:t>
      </w:r>
      <w:r w:rsidRPr="001B0368">
        <w:rPr>
          <w:noProof w:val="0"/>
        </w:rPr>
        <w:fldChar w:fldCharType="begin"/>
      </w:r>
      <w:r w:rsidRPr="001B0368">
        <w:rPr>
          <w:noProof w:val="0"/>
        </w:rPr>
        <w:instrText xml:space="preserve"> SEQ Table \* ARABIC </w:instrText>
      </w:r>
      <w:r w:rsidRPr="001B0368">
        <w:rPr>
          <w:noProof w:val="0"/>
        </w:rPr>
        <w:fldChar w:fldCharType="separate"/>
      </w:r>
      <w:r w:rsidR="00C57605">
        <w:t>22</w:t>
      </w:r>
      <w:r w:rsidRPr="001B0368">
        <w:rPr>
          <w:noProof w:val="0"/>
        </w:rPr>
        <w:fldChar w:fldCharType="end"/>
      </w:r>
      <w:bookmarkEnd w:id="301"/>
      <w:r w:rsidRPr="001B0368">
        <w:rPr>
          <w:noProof w:val="0"/>
        </w:rPr>
        <w:t xml:space="preserve"> – </w:t>
      </w:r>
      <w:proofErr w:type="spellStart"/>
      <w:r w:rsidR="0078005F" w:rsidRPr="001B0368">
        <w:rPr>
          <w:noProof w:val="0"/>
        </w:rPr>
        <w:t>ElseGuardVariableType</w:t>
      </w:r>
      <w:proofErr w:type="spellEnd"/>
      <w:r w:rsidR="0078005F" w:rsidRPr="001B0368">
        <w:rPr>
          <w:noProof w:val="0"/>
        </w:rPr>
        <w:t xml:space="preserve"> definition</w:t>
      </w:r>
      <w:bookmarkEnd w:id="302"/>
    </w:p>
    <w:tbl>
      <w:tblPr>
        <w:tblW w:w="92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321"/>
        <w:gridCol w:w="1256"/>
        <w:gridCol w:w="2458"/>
        <w:gridCol w:w="1170"/>
        <w:gridCol w:w="1620"/>
        <w:gridCol w:w="1420"/>
      </w:tblGrid>
      <w:tr w:rsidR="0078005F" w:rsidRPr="001B0368" w14:paraId="72929FEF" w14:textId="77777777" w:rsidTr="00713EB6">
        <w:trPr>
          <w:jc w:val="center"/>
        </w:trPr>
        <w:tc>
          <w:tcPr>
            <w:tcW w:w="1321" w:type="dxa"/>
            <w:tcBorders>
              <w:top w:val="single" w:sz="4" w:space="0" w:color="auto"/>
              <w:left w:val="single" w:sz="4" w:space="0" w:color="auto"/>
              <w:bottom w:val="double" w:sz="4" w:space="0" w:color="auto"/>
              <w:right w:val="single" w:sz="4" w:space="0" w:color="auto"/>
            </w:tcBorders>
          </w:tcPr>
          <w:p w14:paraId="7E035FBF" w14:textId="77777777" w:rsidR="0078005F" w:rsidRPr="001B0368" w:rsidRDefault="0078005F" w:rsidP="00713EB6">
            <w:pPr>
              <w:pStyle w:val="TableText"/>
              <w:rPr>
                <w:b/>
                <w:noProof w:val="0"/>
                <w:lang w:val="en-GB"/>
              </w:rPr>
            </w:pPr>
            <w:r w:rsidRPr="001B0368">
              <w:rPr>
                <w:b/>
                <w:noProof w:val="0"/>
                <w:lang w:val="en-GB"/>
              </w:rPr>
              <w:t>Attribute</w:t>
            </w:r>
          </w:p>
        </w:tc>
        <w:tc>
          <w:tcPr>
            <w:tcW w:w="7924" w:type="dxa"/>
            <w:gridSpan w:val="5"/>
            <w:tcBorders>
              <w:top w:val="single" w:sz="4" w:space="0" w:color="auto"/>
              <w:left w:val="single" w:sz="4" w:space="0" w:color="auto"/>
              <w:bottom w:val="double" w:sz="4" w:space="0" w:color="auto"/>
              <w:right w:val="single" w:sz="4" w:space="0" w:color="auto"/>
            </w:tcBorders>
          </w:tcPr>
          <w:p w14:paraId="627D0E18" w14:textId="77777777" w:rsidR="0078005F" w:rsidRPr="001B0368" w:rsidRDefault="0078005F" w:rsidP="00713EB6">
            <w:pPr>
              <w:pStyle w:val="TableText"/>
              <w:rPr>
                <w:b/>
                <w:noProof w:val="0"/>
                <w:lang w:val="en-GB"/>
              </w:rPr>
            </w:pPr>
            <w:r w:rsidRPr="001B0368">
              <w:rPr>
                <w:b/>
                <w:noProof w:val="0"/>
                <w:lang w:val="en-GB"/>
              </w:rPr>
              <w:t>Value</w:t>
            </w:r>
          </w:p>
        </w:tc>
      </w:tr>
      <w:tr w:rsidR="0078005F" w:rsidRPr="001B0368" w14:paraId="549E1D79" w14:textId="77777777" w:rsidTr="00713EB6">
        <w:trPr>
          <w:jc w:val="center"/>
        </w:trPr>
        <w:tc>
          <w:tcPr>
            <w:tcW w:w="1321" w:type="dxa"/>
            <w:tcBorders>
              <w:top w:val="double" w:sz="4" w:space="0" w:color="auto"/>
              <w:left w:val="single" w:sz="4" w:space="0" w:color="auto"/>
              <w:bottom w:val="single" w:sz="4" w:space="0" w:color="auto"/>
              <w:right w:val="single" w:sz="4" w:space="0" w:color="auto"/>
            </w:tcBorders>
          </w:tcPr>
          <w:p w14:paraId="7E0E7F45" w14:textId="77777777" w:rsidR="0078005F" w:rsidRPr="001B0368" w:rsidRDefault="0078005F" w:rsidP="00713EB6">
            <w:pPr>
              <w:pStyle w:val="TableText"/>
              <w:rPr>
                <w:noProof w:val="0"/>
                <w:lang w:val="en-GB"/>
              </w:rPr>
            </w:pPr>
            <w:proofErr w:type="spellStart"/>
            <w:r w:rsidRPr="001B0368">
              <w:rPr>
                <w:noProof w:val="0"/>
                <w:lang w:val="en-GB"/>
              </w:rPr>
              <w:t>BrowseName</w:t>
            </w:r>
            <w:proofErr w:type="spellEnd"/>
          </w:p>
        </w:tc>
        <w:tc>
          <w:tcPr>
            <w:tcW w:w="7924" w:type="dxa"/>
            <w:gridSpan w:val="5"/>
            <w:tcBorders>
              <w:top w:val="double" w:sz="4" w:space="0" w:color="auto"/>
              <w:left w:val="single" w:sz="4" w:space="0" w:color="auto"/>
              <w:bottom w:val="single" w:sz="4" w:space="0" w:color="auto"/>
              <w:right w:val="single" w:sz="4" w:space="0" w:color="auto"/>
            </w:tcBorders>
          </w:tcPr>
          <w:p w14:paraId="0D356631" w14:textId="4FA53513" w:rsidR="0078005F" w:rsidRPr="001B0368" w:rsidRDefault="003515AA" w:rsidP="00713EB6">
            <w:pPr>
              <w:pStyle w:val="TableText"/>
              <w:rPr>
                <w:noProof w:val="0"/>
                <w:lang w:val="en-GB"/>
              </w:rPr>
            </w:pPr>
            <w:proofErr w:type="spellStart"/>
            <w:ins w:id="303" w:author="Randy" w:date="2021-05-12T20:07:00Z">
              <w:r w:rsidRPr="003515AA">
                <w:rPr>
                  <w:noProof w:val="0"/>
                  <w:lang w:val="en-GB"/>
                </w:rPr>
                <w:t>ElseGuardVariableType</w:t>
              </w:r>
            </w:ins>
            <w:proofErr w:type="spellEnd"/>
            <w:del w:id="304" w:author="Randy" w:date="2021-05-12T20:07:00Z">
              <w:r w:rsidR="0078005F" w:rsidRPr="001B0368" w:rsidDel="003515AA">
                <w:rPr>
                  <w:noProof w:val="0"/>
                  <w:lang w:val="en-GB"/>
                </w:rPr>
                <w:delText>GuardVariableType</w:delText>
              </w:r>
            </w:del>
          </w:p>
        </w:tc>
      </w:tr>
      <w:tr w:rsidR="0078005F" w:rsidRPr="001B0368" w14:paraId="6339BD57"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50DD8339" w14:textId="77777777" w:rsidR="0078005F" w:rsidRPr="001B0368" w:rsidRDefault="0078005F" w:rsidP="00713EB6">
            <w:pPr>
              <w:pStyle w:val="TableText"/>
              <w:rPr>
                <w:noProof w:val="0"/>
                <w:lang w:val="en-GB"/>
              </w:rPr>
            </w:pPr>
            <w:proofErr w:type="spellStart"/>
            <w:r w:rsidRPr="001B0368">
              <w:rPr>
                <w:noProof w:val="0"/>
                <w:lang w:val="en-GB"/>
              </w:rPr>
              <w:t>DataType</w:t>
            </w:r>
            <w:proofErr w:type="spellEnd"/>
          </w:p>
        </w:tc>
        <w:tc>
          <w:tcPr>
            <w:tcW w:w="7924" w:type="dxa"/>
            <w:gridSpan w:val="5"/>
            <w:tcBorders>
              <w:top w:val="single" w:sz="4" w:space="0" w:color="auto"/>
              <w:left w:val="single" w:sz="4" w:space="0" w:color="auto"/>
              <w:bottom w:val="single" w:sz="4" w:space="0" w:color="auto"/>
              <w:right w:val="single" w:sz="4" w:space="0" w:color="auto"/>
            </w:tcBorders>
          </w:tcPr>
          <w:p w14:paraId="5CFFFA7F" w14:textId="77777777" w:rsidR="0078005F" w:rsidRPr="001B0368" w:rsidRDefault="0078005F" w:rsidP="00713EB6">
            <w:pPr>
              <w:pStyle w:val="TableText"/>
              <w:rPr>
                <w:noProof w:val="0"/>
                <w:lang w:val="en-GB"/>
              </w:rPr>
            </w:pPr>
            <w:proofErr w:type="spellStart"/>
            <w:r w:rsidRPr="001B0368">
              <w:rPr>
                <w:noProof w:val="0"/>
                <w:lang w:val="en-GB"/>
              </w:rPr>
              <w:t>LocalizedText</w:t>
            </w:r>
            <w:proofErr w:type="spellEnd"/>
          </w:p>
        </w:tc>
      </w:tr>
      <w:tr w:rsidR="0078005F" w:rsidRPr="001B0368" w14:paraId="063A38D5"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39219F54" w14:textId="77777777" w:rsidR="0078005F" w:rsidRPr="001B0368" w:rsidRDefault="0078005F" w:rsidP="00713EB6">
            <w:pPr>
              <w:pStyle w:val="TableText"/>
              <w:rPr>
                <w:noProof w:val="0"/>
                <w:lang w:val="en-GB"/>
              </w:rPr>
            </w:pPr>
            <w:proofErr w:type="spellStart"/>
            <w:r w:rsidRPr="001B0368">
              <w:rPr>
                <w:noProof w:val="0"/>
                <w:lang w:val="en-GB"/>
              </w:rPr>
              <w:t>ValueRank</w:t>
            </w:r>
            <w:proofErr w:type="spellEnd"/>
          </w:p>
        </w:tc>
        <w:tc>
          <w:tcPr>
            <w:tcW w:w="7924" w:type="dxa"/>
            <w:gridSpan w:val="5"/>
            <w:tcBorders>
              <w:top w:val="single" w:sz="4" w:space="0" w:color="auto"/>
              <w:left w:val="single" w:sz="4" w:space="0" w:color="auto"/>
              <w:bottom w:val="single" w:sz="4" w:space="0" w:color="auto"/>
              <w:right w:val="single" w:sz="4" w:space="0" w:color="auto"/>
            </w:tcBorders>
          </w:tcPr>
          <w:p w14:paraId="59EA227F" w14:textId="77777777" w:rsidR="0078005F" w:rsidRPr="001B0368" w:rsidRDefault="0078005F" w:rsidP="00713EB6">
            <w:pPr>
              <w:pStyle w:val="TableText"/>
              <w:rPr>
                <w:noProof w:val="0"/>
                <w:lang w:val="en-GB"/>
              </w:rPr>
            </w:pPr>
            <w:r w:rsidRPr="001B0368">
              <w:rPr>
                <w:rFonts w:cs="Arial"/>
                <w:noProof w:val="0"/>
                <w:lang w:val="en-GB"/>
              </w:rPr>
              <w:t>−</w:t>
            </w:r>
            <w:r w:rsidRPr="001B0368">
              <w:rPr>
                <w:noProof w:val="0"/>
                <w:lang w:val="en-GB"/>
              </w:rPr>
              <w:t>1 (</w:t>
            </w:r>
            <w:r w:rsidRPr="001B0368">
              <w:rPr>
                <w:rFonts w:cs="Arial"/>
                <w:noProof w:val="0"/>
                <w:lang w:val="en-GB"/>
              </w:rPr>
              <w:t>−</w:t>
            </w:r>
            <w:r w:rsidRPr="001B0368">
              <w:rPr>
                <w:noProof w:val="0"/>
                <w:lang w:val="en-GB"/>
              </w:rPr>
              <w:t>1 = Scalar)</w:t>
            </w:r>
          </w:p>
        </w:tc>
      </w:tr>
      <w:tr w:rsidR="0078005F" w:rsidRPr="001B0368" w14:paraId="10B48EF9" w14:textId="77777777" w:rsidTr="00713EB6">
        <w:trPr>
          <w:jc w:val="center"/>
        </w:trPr>
        <w:tc>
          <w:tcPr>
            <w:tcW w:w="1321" w:type="dxa"/>
            <w:tcBorders>
              <w:top w:val="single" w:sz="4" w:space="0" w:color="auto"/>
              <w:left w:val="single" w:sz="4" w:space="0" w:color="auto"/>
              <w:bottom w:val="single" w:sz="4" w:space="0" w:color="auto"/>
              <w:right w:val="single" w:sz="4" w:space="0" w:color="auto"/>
            </w:tcBorders>
          </w:tcPr>
          <w:p w14:paraId="02A2FCEE" w14:textId="77777777" w:rsidR="0078005F" w:rsidRPr="001B0368" w:rsidRDefault="0078005F" w:rsidP="00713EB6">
            <w:pPr>
              <w:pStyle w:val="TableText"/>
              <w:rPr>
                <w:noProof w:val="0"/>
                <w:lang w:val="en-GB"/>
              </w:rPr>
            </w:pPr>
            <w:proofErr w:type="spellStart"/>
            <w:r w:rsidRPr="001B0368">
              <w:rPr>
                <w:noProof w:val="0"/>
                <w:lang w:val="en-GB"/>
              </w:rPr>
              <w:t>IsAbstract</w:t>
            </w:r>
            <w:proofErr w:type="spellEnd"/>
          </w:p>
        </w:tc>
        <w:tc>
          <w:tcPr>
            <w:tcW w:w="7924" w:type="dxa"/>
            <w:gridSpan w:val="5"/>
            <w:tcBorders>
              <w:top w:val="single" w:sz="4" w:space="0" w:color="auto"/>
              <w:left w:val="single" w:sz="4" w:space="0" w:color="auto"/>
              <w:bottom w:val="single" w:sz="4" w:space="0" w:color="auto"/>
              <w:right w:val="single" w:sz="4" w:space="0" w:color="auto"/>
            </w:tcBorders>
          </w:tcPr>
          <w:p w14:paraId="41CDD6C1" w14:textId="77777777" w:rsidR="0078005F" w:rsidRPr="001B0368" w:rsidRDefault="0078005F" w:rsidP="00713EB6">
            <w:pPr>
              <w:pStyle w:val="TableText"/>
              <w:rPr>
                <w:noProof w:val="0"/>
                <w:lang w:val="en-GB"/>
              </w:rPr>
            </w:pPr>
            <w:r w:rsidRPr="001B0368">
              <w:rPr>
                <w:noProof w:val="0"/>
                <w:lang w:val="en-GB"/>
              </w:rPr>
              <w:t>False</w:t>
            </w:r>
          </w:p>
        </w:tc>
      </w:tr>
      <w:tr w:rsidR="0078005F" w:rsidRPr="001B0368" w14:paraId="35FAED4B" w14:textId="77777777" w:rsidTr="00713EB6">
        <w:trPr>
          <w:jc w:val="center"/>
        </w:trPr>
        <w:tc>
          <w:tcPr>
            <w:tcW w:w="1321" w:type="dxa"/>
            <w:tcBorders>
              <w:top w:val="single" w:sz="4" w:space="0" w:color="auto"/>
              <w:left w:val="single" w:sz="4" w:space="0" w:color="auto"/>
              <w:bottom w:val="double" w:sz="4" w:space="0" w:color="auto"/>
              <w:right w:val="single" w:sz="4" w:space="0" w:color="auto"/>
            </w:tcBorders>
          </w:tcPr>
          <w:p w14:paraId="79DD9D4D" w14:textId="77777777" w:rsidR="0078005F" w:rsidRPr="001B0368" w:rsidRDefault="0078005F" w:rsidP="00713EB6">
            <w:pPr>
              <w:pStyle w:val="TableText"/>
              <w:rPr>
                <w:b/>
                <w:noProof w:val="0"/>
                <w:lang w:val="en-GB"/>
              </w:rPr>
            </w:pPr>
            <w:r w:rsidRPr="001B0368">
              <w:rPr>
                <w:b/>
                <w:noProof w:val="0"/>
                <w:lang w:val="en-GB"/>
              </w:rPr>
              <w:t>References</w:t>
            </w:r>
          </w:p>
        </w:tc>
        <w:tc>
          <w:tcPr>
            <w:tcW w:w="1256" w:type="dxa"/>
            <w:tcBorders>
              <w:top w:val="single" w:sz="4" w:space="0" w:color="auto"/>
              <w:left w:val="single" w:sz="4" w:space="0" w:color="auto"/>
              <w:bottom w:val="double" w:sz="4" w:space="0" w:color="auto"/>
              <w:right w:val="single" w:sz="4" w:space="0" w:color="auto"/>
            </w:tcBorders>
          </w:tcPr>
          <w:p w14:paraId="45E891AD" w14:textId="77777777" w:rsidR="0078005F" w:rsidRPr="001B0368" w:rsidRDefault="0078005F" w:rsidP="00713EB6">
            <w:pPr>
              <w:pStyle w:val="TableText"/>
              <w:rPr>
                <w:b/>
                <w:noProof w:val="0"/>
                <w:lang w:val="en-GB"/>
              </w:rPr>
            </w:pPr>
            <w:proofErr w:type="spellStart"/>
            <w:r w:rsidRPr="001B0368">
              <w:rPr>
                <w:b/>
                <w:noProof w:val="0"/>
                <w:lang w:val="en-GB"/>
              </w:rPr>
              <w:t>NodeClass</w:t>
            </w:r>
            <w:proofErr w:type="spellEnd"/>
          </w:p>
        </w:tc>
        <w:tc>
          <w:tcPr>
            <w:tcW w:w="2458" w:type="dxa"/>
            <w:tcBorders>
              <w:top w:val="single" w:sz="4" w:space="0" w:color="auto"/>
              <w:left w:val="single" w:sz="4" w:space="0" w:color="auto"/>
              <w:bottom w:val="double" w:sz="4" w:space="0" w:color="auto"/>
              <w:right w:val="single" w:sz="4" w:space="0" w:color="auto"/>
            </w:tcBorders>
          </w:tcPr>
          <w:p w14:paraId="062979AF" w14:textId="77777777" w:rsidR="0078005F" w:rsidRPr="001B0368" w:rsidRDefault="0078005F" w:rsidP="00713EB6">
            <w:pPr>
              <w:pStyle w:val="TableText"/>
              <w:rPr>
                <w:b/>
                <w:noProof w:val="0"/>
                <w:lang w:val="en-GB"/>
              </w:rPr>
            </w:pPr>
            <w:proofErr w:type="spellStart"/>
            <w:r w:rsidRPr="001B0368">
              <w:rPr>
                <w:b/>
                <w:noProof w:val="0"/>
                <w:lang w:val="en-GB"/>
              </w:rPr>
              <w:t>BrowseName</w:t>
            </w:r>
            <w:proofErr w:type="spellEnd"/>
            <w:r w:rsidRPr="001B0368">
              <w:rPr>
                <w:b/>
                <w:noProof w:val="0"/>
                <w:lang w:val="en-GB"/>
              </w:rPr>
              <w:t xml:space="preserve"> </w:t>
            </w:r>
          </w:p>
        </w:tc>
        <w:tc>
          <w:tcPr>
            <w:tcW w:w="1170" w:type="dxa"/>
            <w:tcBorders>
              <w:top w:val="single" w:sz="4" w:space="0" w:color="auto"/>
              <w:left w:val="single" w:sz="4" w:space="0" w:color="auto"/>
              <w:bottom w:val="double" w:sz="4" w:space="0" w:color="auto"/>
              <w:right w:val="single" w:sz="4" w:space="0" w:color="auto"/>
            </w:tcBorders>
          </w:tcPr>
          <w:p w14:paraId="002DEE44" w14:textId="77777777" w:rsidR="0078005F" w:rsidRPr="001B0368" w:rsidRDefault="0078005F" w:rsidP="00713EB6">
            <w:pPr>
              <w:pStyle w:val="TableText"/>
              <w:rPr>
                <w:b/>
                <w:noProof w:val="0"/>
                <w:lang w:val="en-GB"/>
              </w:rPr>
            </w:pPr>
            <w:proofErr w:type="spellStart"/>
            <w:r w:rsidRPr="001B0368">
              <w:rPr>
                <w:b/>
                <w:noProof w:val="0"/>
                <w:lang w:val="en-GB"/>
              </w:rPr>
              <w:t>DataType</w:t>
            </w:r>
            <w:proofErr w:type="spellEnd"/>
          </w:p>
        </w:tc>
        <w:tc>
          <w:tcPr>
            <w:tcW w:w="1620" w:type="dxa"/>
            <w:tcBorders>
              <w:top w:val="single" w:sz="4" w:space="0" w:color="auto"/>
              <w:left w:val="single" w:sz="4" w:space="0" w:color="auto"/>
              <w:bottom w:val="double" w:sz="4" w:space="0" w:color="auto"/>
              <w:right w:val="single" w:sz="4" w:space="0" w:color="auto"/>
            </w:tcBorders>
          </w:tcPr>
          <w:p w14:paraId="7D1A6950" w14:textId="77777777" w:rsidR="0078005F" w:rsidRPr="001B0368" w:rsidRDefault="0078005F" w:rsidP="00713EB6">
            <w:pPr>
              <w:pStyle w:val="TableText"/>
              <w:rPr>
                <w:b/>
                <w:noProof w:val="0"/>
                <w:lang w:val="en-GB"/>
              </w:rPr>
            </w:pPr>
            <w:proofErr w:type="spellStart"/>
            <w:r w:rsidRPr="001B0368">
              <w:rPr>
                <w:b/>
                <w:noProof w:val="0"/>
                <w:lang w:val="en-GB"/>
              </w:rPr>
              <w:t>TypeDefinition</w:t>
            </w:r>
            <w:proofErr w:type="spellEnd"/>
          </w:p>
        </w:tc>
        <w:tc>
          <w:tcPr>
            <w:tcW w:w="1420" w:type="dxa"/>
            <w:tcBorders>
              <w:top w:val="single" w:sz="4" w:space="0" w:color="auto"/>
              <w:left w:val="single" w:sz="4" w:space="0" w:color="auto"/>
              <w:bottom w:val="double" w:sz="4" w:space="0" w:color="auto"/>
              <w:right w:val="single" w:sz="4" w:space="0" w:color="auto"/>
            </w:tcBorders>
          </w:tcPr>
          <w:p w14:paraId="79470E42" w14:textId="77777777" w:rsidR="0078005F" w:rsidRPr="001B0368" w:rsidRDefault="0078005F" w:rsidP="00713EB6">
            <w:pPr>
              <w:pStyle w:val="TableText"/>
              <w:rPr>
                <w:b/>
                <w:noProof w:val="0"/>
                <w:lang w:val="en-GB"/>
              </w:rPr>
            </w:pPr>
            <w:proofErr w:type="spellStart"/>
            <w:r w:rsidRPr="001B0368">
              <w:rPr>
                <w:b/>
                <w:noProof w:val="0"/>
                <w:lang w:val="en-GB"/>
              </w:rPr>
              <w:t>ModellingRule</w:t>
            </w:r>
            <w:proofErr w:type="spellEnd"/>
          </w:p>
        </w:tc>
      </w:tr>
      <w:tr w:rsidR="0078005F" w:rsidRPr="001B0368" w14:paraId="799CABAA" w14:textId="77777777" w:rsidTr="00713EB6">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766E1EB3" w14:textId="6A5FE112" w:rsidR="0078005F" w:rsidRPr="001B0368" w:rsidRDefault="0078005F" w:rsidP="00713EB6">
            <w:pPr>
              <w:pStyle w:val="TableText"/>
              <w:rPr>
                <w:noProof w:val="0"/>
                <w:lang w:val="en-GB"/>
              </w:rPr>
            </w:pPr>
            <w:r w:rsidRPr="001B0368">
              <w:rPr>
                <w:noProof w:val="0"/>
                <w:lang w:val="en-GB"/>
              </w:rPr>
              <w:t xml:space="preserve">Subtype of the </w:t>
            </w:r>
            <w:proofErr w:type="spellStart"/>
            <w:r w:rsidRPr="001B0368">
              <w:rPr>
                <w:noProof w:val="0"/>
                <w:lang w:val="en-GB"/>
              </w:rPr>
              <w:t>GuardVariableType</w:t>
            </w:r>
            <w:proofErr w:type="spellEnd"/>
            <w:r w:rsidRPr="001B0368">
              <w:rPr>
                <w:noProof w:val="0"/>
                <w:lang w:val="en-GB"/>
              </w:rPr>
              <w:t xml:space="preserve"> defined in Clause </w:t>
            </w:r>
            <w:r w:rsidRPr="001B0368">
              <w:rPr>
                <w:noProof w:val="0"/>
                <w:lang w:val="en-GB"/>
              </w:rPr>
              <w:fldChar w:fldCharType="begin"/>
            </w:r>
            <w:r w:rsidRPr="001B0368">
              <w:rPr>
                <w:noProof w:val="0"/>
                <w:lang w:val="en-GB"/>
              </w:rPr>
              <w:instrText xml:space="preserve"> REF _Ref535591767 \r \h </w:instrText>
            </w:r>
            <w:r w:rsidRPr="001B0368">
              <w:rPr>
                <w:noProof w:val="0"/>
                <w:lang w:val="en-GB"/>
              </w:rPr>
            </w:r>
            <w:r w:rsidRPr="001B0368">
              <w:rPr>
                <w:noProof w:val="0"/>
                <w:lang w:val="en-GB"/>
              </w:rPr>
              <w:fldChar w:fldCharType="separate"/>
            </w:r>
            <w:r w:rsidR="00C57605">
              <w:rPr>
                <w:noProof w:val="0"/>
                <w:lang w:val="en-GB"/>
              </w:rPr>
              <w:t>4.6.4</w:t>
            </w:r>
            <w:r w:rsidRPr="001B0368">
              <w:rPr>
                <w:noProof w:val="0"/>
                <w:lang w:val="en-GB"/>
              </w:rPr>
              <w:fldChar w:fldCharType="end"/>
            </w:r>
          </w:p>
        </w:tc>
      </w:tr>
      <w:tr w:rsidR="001955E9" w:rsidRPr="001B0368" w14:paraId="5F909BD8" w14:textId="77777777" w:rsidTr="00713EB6">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6C6AFD9F" w14:textId="1661F1E8" w:rsidR="001955E9" w:rsidRPr="001B0368" w:rsidRDefault="001955E9" w:rsidP="00713EB6">
            <w:pPr>
              <w:pStyle w:val="TableText"/>
              <w:rPr>
                <w:noProof w:val="0"/>
                <w:lang w:val="en-GB"/>
              </w:rPr>
            </w:pPr>
            <w:r w:rsidRPr="001B0368">
              <w:rPr>
                <w:b/>
                <w:bCs/>
                <w:noProof w:val="0"/>
                <w:lang w:val="en-GB"/>
              </w:rPr>
              <w:t>Conformance Units</w:t>
            </w:r>
          </w:p>
        </w:tc>
      </w:tr>
      <w:tr w:rsidR="001955E9" w:rsidRPr="001B0368" w14:paraId="57BAD4B1" w14:textId="77777777" w:rsidTr="00713EB6">
        <w:trPr>
          <w:jc w:val="center"/>
        </w:trPr>
        <w:tc>
          <w:tcPr>
            <w:tcW w:w="9245" w:type="dxa"/>
            <w:gridSpan w:val="6"/>
            <w:tcBorders>
              <w:top w:val="single" w:sz="4" w:space="0" w:color="auto"/>
              <w:left w:val="single" w:sz="4" w:space="0" w:color="auto"/>
              <w:bottom w:val="single" w:sz="4" w:space="0" w:color="auto"/>
              <w:right w:val="single" w:sz="4" w:space="0" w:color="auto"/>
            </w:tcBorders>
          </w:tcPr>
          <w:p w14:paraId="23B45202" w14:textId="2B3B60FC" w:rsidR="001955E9" w:rsidRPr="001B0368" w:rsidRDefault="001955E9" w:rsidP="00713EB6">
            <w:pPr>
              <w:pStyle w:val="TableText"/>
              <w:rPr>
                <w:noProof w:val="0"/>
                <w:lang w:val="en-GB"/>
              </w:rPr>
            </w:pPr>
            <w:r w:rsidRPr="001B0368">
              <w:rPr>
                <w:noProof w:val="0"/>
                <w:lang w:val="en-GB"/>
              </w:rPr>
              <w:t>Base Info Choice States</w:t>
            </w:r>
          </w:p>
        </w:tc>
      </w:tr>
    </w:tbl>
    <w:p w14:paraId="0A7295AB" w14:textId="77777777" w:rsidR="0078005F" w:rsidRPr="001B0368" w:rsidRDefault="0078005F" w:rsidP="0078005F">
      <w:pPr>
        <w:pStyle w:val="spacer"/>
        <w:rPr>
          <w:noProof w:val="0"/>
        </w:rPr>
      </w:pPr>
    </w:p>
    <w:p w14:paraId="05F92444" w14:textId="77777777" w:rsidR="0078005F" w:rsidRPr="001B0368" w:rsidRDefault="0078005F" w:rsidP="0078005F">
      <w:pPr>
        <w:pStyle w:val="Heading2"/>
        <w:rPr>
          <w:noProof w:val="0"/>
        </w:rPr>
      </w:pPr>
      <w:bookmarkStart w:id="305" w:name="_Toc84953519"/>
      <w:r w:rsidRPr="001B0368">
        <w:rPr>
          <w:noProof w:val="0"/>
        </w:rPr>
        <w:t xml:space="preserve">Example of a </w:t>
      </w:r>
      <w:proofErr w:type="spellStart"/>
      <w:r w:rsidRPr="001B0368">
        <w:rPr>
          <w:noProof w:val="0"/>
        </w:rPr>
        <w:t>StateMachine</w:t>
      </w:r>
      <w:proofErr w:type="spellEnd"/>
      <w:r w:rsidRPr="001B0368">
        <w:rPr>
          <w:noProof w:val="0"/>
        </w:rPr>
        <w:t xml:space="preserve"> using a </w:t>
      </w:r>
      <w:proofErr w:type="spellStart"/>
      <w:r w:rsidRPr="001B0368">
        <w:rPr>
          <w:noProof w:val="0"/>
        </w:rPr>
        <w:t>ChoiceState</w:t>
      </w:r>
      <w:proofErr w:type="spellEnd"/>
      <w:r w:rsidRPr="001B0368">
        <w:rPr>
          <w:noProof w:val="0"/>
        </w:rPr>
        <w:t xml:space="preserve"> and Guards</w:t>
      </w:r>
      <w:bookmarkEnd w:id="305"/>
    </w:p>
    <w:p w14:paraId="41F0FBB3" w14:textId="6A875121" w:rsidR="0078005F" w:rsidRPr="001B0368" w:rsidRDefault="0078005F" w:rsidP="0078005F">
      <w:pPr>
        <w:pStyle w:val="PARAGRAPH"/>
        <w:rPr>
          <w:noProof w:val="0"/>
        </w:rPr>
      </w:pPr>
      <w:r w:rsidRPr="001B0368">
        <w:rPr>
          <w:noProof w:val="0"/>
        </w:rPr>
        <w:t xml:space="preserve">Taking the sample </w:t>
      </w:r>
      <w:proofErr w:type="spellStart"/>
      <w:r w:rsidRPr="001B0368">
        <w:rPr>
          <w:i/>
          <w:iCs/>
          <w:noProof w:val="0"/>
        </w:rPr>
        <w:t>StateMachine</w:t>
      </w:r>
      <w:proofErr w:type="spellEnd"/>
      <w:r w:rsidRPr="001B0368">
        <w:rPr>
          <w:noProof w:val="0"/>
        </w:rPr>
        <w:t xml:space="preserve"> of </w:t>
      </w:r>
      <w:r w:rsidR="00322A79" w:rsidRPr="001B0368">
        <w:rPr>
          <w:noProof w:val="0"/>
        </w:rPr>
        <w:fldChar w:fldCharType="begin"/>
      </w:r>
      <w:r w:rsidR="00322A79" w:rsidRPr="001B0368">
        <w:rPr>
          <w:noProof w:val="0"/>
        </w:rPr>
        <w:instrText xml:space="preserve"> REF _Ref33080668 \h </w:instrText>
      </w:r>
      <w:r w:rsidR="00322A79" w:rsidRPr="001B0368">
        <w:rPr>
          <w:noProof w:val="0"/>
        </w:rPr>
      </w:r>
      <w:r w:rsidR="00322A79" w:rsidRPr="001B0368">
        <w:rPr>
          <w:noProof w:val="0"/>
        </w:rPr>
        <w:fldChar w:fldCharType="separate"/>
      </w:r>
      <w:r w:rsidR="00C57605" w:rsidRPr="001B0368">
        <w:rPr>
          <w:noProof w:val="0"/>
        </w:rPr>
        <w:t xml:space="preserve">Figure </w:t>
      </w:r>
      <w:r w:rsidR="00C57605">
        <w:t>16</w:t>
      </w:r>
      <w:r w:rsidR="00322A79" w:rsidRPr="001B0368">
        <w:rPr>
          <w:noProof w:val="0"/>
        </w:rPr>
        <w:fldChar w:fldCharType="end"/>
      </w:r>
      <w:r w:rsidRPr="001B0368">
        <w:rPr>
          <w:noProof w:val="0"/>
        </w:rPr>
        <w:t xml:space="preserve"> its representation in the OPC UA </w:t>
      </w:r>
      <w:proofErr w:type="spellStart"/>
      <w:r w:rsidRPr="001B0368">
        <w:rPr>
          <w:i/>
          <w:iCs/>
          <w:noProof w:val="0"/>
        </w:rPr>
        <w:t>Add</w:t>
      </w:r>
      <w:r w:rsidR="00B54C47" w:rsidRPr="001B0368">
        <w:rPr>
          <w:i/>
          <w:iCs/>
          <w:noProof w:val="0"/>
        </w:rPr>
        <w:t>r</w:t>
      </w:r>
      <w:r w:rsidRPr="001B0368">
        <w:rPr>
          <w:i/>
          <w:iCs/>
          <w:noProof w:val="0"/>
        </w:rPr>
        <w:t>essSpace</w:t>
      </w:r>
      <w:proofErr w:type="spellEnd"/>
      <w:r w:rsidRPr="001B0368">
        <w:rPr>
          <w:noProof w:val="0"/>
        </w:rPr>
        <w:t xml:space="preserve"> is shown in </w:t>
      </w:r>
      <w:r w:rsidR="00322A79" w:rsidRPr="001B0368">
        <w:rPr>
          <w:noProof w:val="0"/>
        </w:rPr>
        <w:fldChar w:fldCharType="begin"/>
      </w:r>
      <w:r w:rsidR="00322A79" w:rsidRPr="001B0368">
        <w:rPr>
          <w:noProof w:val="0"/>
        </w:rPr>
        <w:instrText xml:space="preserve"> REF _Ref33080537 \h </w:instrText>
      </w:r>
      <w:r w:rsidR="00322A79" w:rsidRPr="001B0368">
        <w:rPr>
          <w:noProof w:val="0"/>
        </w:rPr>
      </w:r>
      <w:r w:rsidR="00322A79" w:rsidRPr="001B0368">
        <w:rPr>
          <w:noProof w:val="0"/>
        </w:rPr>
        <w:fldChar w:fldCharType="separate"/>
      </w:r>
      <w:r w:rsidR="00C57605" w:rsidRPr="001B0368">
        <w:rPr>
          <w:noProof w:val="0"/>
        </w:rPr>
        <w:t xml:space="preserve">Figure </w:t>
      </w:r>
      <w:r w:rsidR="00C57605">
        <w:t>17</w:t>
      </w:r>
      <w:r w:rsidR="00322A79" w:rsidRPr="001B0368">
        <w:rPr>
          <w:noProof w:val="0"/>
        </w:rPr>
        <w:fldChar w:fldCharType="end"/>
      </w:r>
      <w:r w:rsidR="00322A79" w:rsidRPr="001B0368">
        <w:rPr>
          <w:noProof w:val="0"/>
        </w:rPr>
        <w:t xml:space="preserve"> </w:t>
      </w:r>
      <w:r w:rsidRPr="001B0368">
        <w:rPr>
          <w:noProof w:val="0"/>
        </w:rPr>
        <w:t xml:space="preserve">as </w:t>
      </w:r>
      <w:proofErr w:type="spellStart"/>
      <w:r w:rsidRPr="001B0368">
        <w:rPr>
          <w:noProof w:val="0"/>
        </w:rPr>
        <w:t>RobotStateMachineType</w:t>
      </w:r>
      <w:proofErr w:type="spellEnd"/>
      <w:r w:rsidRPr="001B0368">
        <w:rPr>
          <w:noProof w:val="0"/>
        </w:rPr>
        <w:t xml:space="preserve">. The </w:t>
      </w:r>
      <w:r w:rsidRPr="001B0368">
        <w:rPr>
          <w:i/>
          <w:iCs/>
          <w:noProof w:val="0"/>
        </w:rPr>
        <w:t>Transition</w:t>
      </w:r>
      <w:r w:rsidRPr="001B0368">
        <w:rPr>
          <w:noProof w:val="0"/>
        </w:rPr>
        <w:t xml:space="preserve"> T2 between the </w:t>
      </w:r>
      <w:proofErr w:type="spellStart"/>
      <w:r w:rsidRPr="001B0368">
        <w:rPr>
          <w:i/>
          <w:iCs/>
          <w:noProof w:val="0"/>
        </w:rPr>
        <w:t>ChoiceState</w:t>
      </w:r>
      <w:proofErr w:type="spellEnd"/>
      <w:r w:rsidRPr="001B0368">
        <w:rPr>
          <w:noProof w:val="0"/>
        </w:rPr>
        <w:t xml:space="preserve"> and S2_Loaded has the Guard "Else" of </w:t>
      </w:r>
      <w:proofErr w:type="spellStart"/>
      <w:r w:rsidRPr="001B0368">
        <w:rPr>
          <w:i/>
          <w:iCs/>
          <w:noProof w:val="0"/>
        </w:rPr>
        <w:t>ElseGuardVariableType</w:t>
      </w:r>
      <w:proofErr w:type="spellEnd"/>
      <w:r w:rsidRPr="001B0368">
        <w:rPr>
          <w:noProof w:val="0"/>
        </w:rPr>
        <w:t xml:space="preserve"> and the </w:t>
      </w:r>
      <w:r w:rsidRPr="001B0368">
        <w:rPr>
          <w:i/>
          <w:iCs/>
          <w:noProof w:val="0"/>
        </w:rPr>
        <w:t>Transition</w:t>
      </w:r>
      <w:r w:rsidRPr="001B0368">
        <w:rPr>
          <w:noProof w:val="0"/>
        </w:rPr>
        <w:t xml:space="preserve"> T3 between the </w:t>
      </w:r>
      <w:proofErr w:type="spellStart"/>
      <w:r w:rsidRPr="001B0368">
        <w:rPr>
          <w:i/>
          <w:iCs/>
          <w:noProof w:val="0"/>
        </w:rPr>
        <w:t>ChoiceState</w:t>
      </w:r>
      <w:proofErr w:type="spellEnd"/>
      <w:r w:rsidRPr="001B0368">
        <w:rPr>
          <w:noProof w:val="0"/>
        </w:rPr>
        <w:t xml:space="preserve"> and S3_Ready has the </w:t>
      </w:r>
      <w:r w:rsidRPr="001B0368">
        <w:rPr>
          <w:i/>
          <w:iCs/>
          <w:noProof w:val="0"/>
        </w:rPr>
        <w:t>Guard</w:t>
      </w:r>
      <w:r w:rsidRPr="001B0368">
        <w:rPr>
          <w:noProof w:val="0"/>
        </w:rPr>
        <w:t xml:space="preserve"> "</w:t>
      </w:r>
      <w:proofErr w:type="spellStart"/>
      <w:r w:rsidRPr="001B0368">
        <w:rPr>
          <w:noProof w:val="0"/>
        </w:rPr>
        <w:t>OnPathTrue</w:t>
      </w:r>
      <w:proofErr w:type="spellEnd"/>
      <w:r w:rsidRPr="001B0368">
        <w:rPr>
          <w:noProof w:val="0"/>
        </w:rPr>
        <w:t xml:space="preserve">" having an "Expression" </w:t>
      </w:r>
      <w:r w:rsidRPr="001B0368">
        <w:rPr>
          <w:i/>
          <w:iCs/>
          <w:noProof w:val="0"/>
        </w:rPr>
        <w:t>Property</w:t>
      </w:r>
      <w:r w:rsidRPr="001B0368">
        <w:rPr>
          <w:noProof w:val="0"/>
        </w:rPr>
        <w:t xml:space="preserve"> (not shown in the figure). The </w:t>
      </w:r>
      <w:proofErr w:type="spellStart"/>
      <w:r w:rsidRPr="001B0368">
        <w:rPr>
          <w:i/>
          <w:iCs/>
          <w:noProof w:val="0"/>
        </w:rPr>
        <w:t>ContentFilter</w:t>
      </w:r>
      <w:proofErr w:type="spellEnd"/>
      <w:r w:rsidRPr="001B0368">
        <w:rPr>
          <w:noProof w:val="0"/>
        </w:rPr>
        <w:t xml:space="preserve"> of the Expression references to the </w:t>
      </w:r>
      <w:proofErr w:type="spellStart"/>
      <w:r w:rsidRPr="001B0368">
        <w:rPr>
          <w:noProof w:val="0"/>
        </w:rPr>
        <w:t>ProgramLoaded</w:t>
      </w:r>
      <w:proofErr w:type="spellEnd"/>
      <w:r w:rsidRPr="001B0368">
        <w:rPr>
          <w:noProof w:val="0"/>
        </w:rPr>
        <w:t xml:space="preserve"> </w:t>
      </w:r>
      <w:r w:rsidRPr="001B0368">
        <w:rPr>
          <w:i/>
          <w:iCs/>
          <w:noProof w:val="0"/>
        </w:rPr>
        <w:t>Variable</w:t>
      </w:r>
      <w:r w:rsidRPr="001B0368">
        <w:rPr>
          <w:noProof w:val="0"/>
        </w:rPr>
        <w:t xml:space="preserve"> of the </w:t>
      </w:r>
      <w:proofErr w:type="spellStart"/>
      <w:r w:rsidRPr="001B0368">
        <w:rPr>
          <w:noProof w:val="0"/>
        </w:rPr>
        <w:t>RobotStateMachineType</w:t>
      </w:r>
      <w:proofErr w:type="spellEnd"/>
      <w:r w:rsidRPr="001B0368">
        <w:rPr>
          <w:noProof w:val="0"/>
        </w:rPr>
        <w:t xml:space="preserve">. When the </w:t>
      </w:r>
      <w:proofErr w:type="spellStart"/>
      <w:r w:rsidRPr="001B0368">
        <w:rPr>
          <w:i/>
          <w:iCs/>
          <w:noProof w:val="0"/>
        </w:rPr>
        <w:t>ChoiceState</w:t>
      </w:r>
      <w:proofErr w:type="spellEnd"/>
      <w:r w:rsidRPr="001B0368">
        <w:rPr>
          <w:noProof w:val="0"/>
        </w:rPr>
        <w:t xml:space="preserve"> is entered on an instance of </w:t>
      </w:r>
      <w:r w:rsidRPr="001B0368">
        <w:rPr>
          <w:noProof w:val="0"/>
        </w:rPr>
        <w:lastRenderedPageBreak/>
        <w:t xml:space="preserve">the </w:t>
      </w:r>
      <w:proofErr w:type="spellStart"/>
      <w:r w:rsidRPr="001B0368">
        <w:rPr>
          <w:noProof w:val="0"/>
        </w:rPr>
        <w:t>RobotStateMachineType</w:t>
      </w:r>
      <w:proofErr w:type="spellEnd"/>
      <w:r w:rsidRPr="001B0368">
        <w:rPr>
          <w:noProof w:val="0"/>
        </w:rPr>
        <w:t xml:space="preserve"> like </w:t>
      </w:r>
      <w:proofErr w:type="spellStart"/>
      <w:r w:rsidRPr="001B0368">
        <w:rPr>
          <w:noProof w:val="0"/>
        </w:rPr>
        <w:t>MyStateMachine</w:t>
      </w:r>
      <w:proofErr w:type="spellEnd"/>
      <w:r w:rsidRPr="001B0368">
        <w:rPr>
          <w:noProof w:val="0"/>
        </w:rPr>
        <w:t xml:space="preserve"> in </w:t>
      </w:r>
      <w:r w:rsidR="00322A79" w:rsidRPr="001B0368">
        <w:rPr>
          <w:noProof w:val="0"/>
        </w:rPr>
        <w:fldChar w:fldCharType="begin"/>
      </w:r>
      <w:r w:rsidR="00322A79" w:rsidRPr="001B0368">
        <w:rPr>
          <w:noProof w:val="0"/>
        </w:rPr>
        <w:instrText xml:space="preserve"> REF _Ref33080537 \h </w:instrText>
      </w:r>
      <w:r w:rsidR="00322A79" w:rsidRPr="001B0368">
        <w:rPr>
          <w:noProof w:val="0"/>
        </w:rPr>
      </w:r>
      <w:r w:rsidR="00322A79" w:rsidRPr="001B0368">
        <w:rPr>
          <w:noProof w:val="0"/>
        </w:rPr>
        <w:fldChar w:fldCharType="separate"/>
      </w:r>
      <w:r w:rsidR="00C57605" w:rsidRPr="001B0368">
        <w:rPr>
          <w:noProof w:val="0"/>
        </w:rPr>
        <w:t xml:space="preserve">Figure </w:t>
      </w:r>
      <w:r w:rsidR="00C57605">
        <w:t>17</w:t>
      </w:r>
      <w:r w:rsidR="00322A79" w:rsidRPr="001B0368">
        <w:rPr>
          <w:noProof w:val="0"/>
        </w:rPr>
        <w:fldChar w:fldCharType="end"/>
      </w:r>
      <w:r w:rsidRPr="001B0368">
        <w:rPr>
          <w:noProof w:val="0"/>
        </w:rPr>
        <w:t xml:space="preserve">, the concrete </w:t>
      </w:r>
      <w:r w:rsidRPr="001B0368">
        <w:rPr>
          <w:i/>
          <w:iCs/>
          <w:noProof w:val="0"/>
        </w:rPr>
        <w:t>Variable</w:t>
      </w:r>
      <w:r w:rsidRPr="001B0368">
        <w:rPr>
          <w:noProof w:val="0"/>
        </w:rPr>
        <w:t xml:space="preserve"> of the instance is used to evaluate the </w:t>
      </w:r>
      <w:proofErr w:type="spellStart"/>
      <w:r w:rsidRPr="001B0368">
        <w:rPr>
          <w:i/>
          <w:iCs/>
          <w:noProof w:val="0"/>
        </w:rPr>
        <w:t>ContentFilter</w:t>
      </w:r>
      <w:proofErr w:type="spellEnd"/>
      <w:r w:rsidRPr="001B0368">
        <w:rPr>
          <w:noProof w:val="0"/>
        </w:rPr>
        <w:t xml:space="preserve">. The value of the Expression is in the sample an array with one entry, using the </w:t>
      </w:r>
      <w:proofErr w:type="spellStart"/>
      <w:r w:rsidRPr="001B0368">
        <w:rPr>
          <w:i/>
          <w:iCs/>
          <w:noProof w:val="0"/>
        </w:rPr>
        <w:t>FilterOperator</w:t>
      </w:r>
      <w:proofErr w:type="spellEnd"/>
      <w:r w:rsidRPr="001B0368">
        <w:rPr>
          <w:noProof w:val="0"/>
        </w:rPr>
        <w:t xml:space="preserve"> Equal_0 and the </w:t>
      </w:r>
      <w:proofErr w:type="spellStart"/>
      <w:r w:rsidRPr="001B0368">
        <w:rPr>
          <w:noProof w:val="0"/>
        </w:rPr>
        <w:t>filterOperands</w:t>
      </w:r>
      <w:proofErr w:type="spellEnd"/>
      <w:r w:rsidRPr="001B0368">
        <w:rPr>
          <w:noProof w:val="0"/>
        </w:rPr>
        <w:t xml:space="preserve"> are the </w:t>
      </w:r>
      <w:proofErr w:type="spellStart"/>
      <w:r w:rsidRPr="001B0368">
        <w:rPr>
          <w:noProof w:val="0"/>
        </w:rPr>
        <w:t>SimpleOperand</w:t>
      </w:r>
      <w:proofErr w:type="spellEnd"/>
      <w:r w:rsidRPr="001B0368">
        <w:rPr>
          <w:noProof w:val="0"/>
        </w:rPr>
        <w:t xml:space="preserve"> </w:t>
      </w:r>
      <w:proofErr w:type="spellStart"/>
      <w:r w:rsidRPr="001B0368">
        <w:rPr>
          <w:noProof w:val="0"/>
        </w:rPr>
        <w:t>OnPath</w:t>
      </w:r>
      <w:proofErr w:type="spellEnd"/>
      <w:r w:rsidRPr="001B0368">
        <w:rPr>
          <w:noProof w:val="0"/>
        </w:rPr>
        <w:t xml:space="preserve"> and the Literal value "True".</w:t>
      </w:r>
    </w:p>
    <w:p w14:paraId="54F4E84E" w14:textId="77777777" w:rsidR="0078005F" w:rsidRPr="001B0368" w:rsidRDefault="0078005F" w:rsidP="0078005F">
      <w:pPr>
        <w:pStyle w:val="FIGURE0"/>
        <w:rPr>
          <w:noProof w:val="0"/>
        </w:rPr>
      </w:pPr>
      <w:r w:rsidRPr="001B0368">
        <w:rPr>
          <w:noProof w:val="0"/>
        </w:rPr>
        <w:object w:dxaOrig="13597" w:dyaOrig="17490" w14:anchorId="4B3EEDE2">
          <v:shape id="_x0000_i1038" type="#_x0000_t75" style="width:453.75pt;height:583.5pt" o:ole="">
            <v:imagedata r:id="rId63" o:title=""/>
          </v:shape>
          <o:OLEObject Type="Embed" ProgID="Visio.Drawing.15" ShapeID="_x0000_i1038" DrawAspect="Content" ObjectID="_1695566608" r:id="rId64"/>
        </w:object>
      </w:r>
    </w:p>
    <w:p w14:paraId="17341FAB" w14:textId="17507A4A" w:rsidR="00D80109" w:rsidRPr="001B0368" w:rsidRDefault="00F57D07" w:rsidP="002A0B09">
      <w:pPr>
        <w:pStyle w:val="FIGURE-title"/>
        <w:rPr>
          <w:noProof w:val="0"/>
        </w:rPr>
      </w:pPr>
      <w:bookmarkStart w:id="306" w:name="_Ref33080537"/>
      <w:bookmarkStart w:id="307" w:name="_Toc84953536"/>
      <w:r w:rsidRPr="001B0368">
        <w:rPr>
          <w:noProof w:val="0"/>
        </w:rPr>
        <w:t xml:space="preserve">Figure </w:t>
      </w:r>
      <w:r w:rsidRPr="001B0368">
        <w:rPr>
          <w:noProof w:val="0"/>
        </w:rPr>
        <w:fldChar w:fldCharType="begin"/>
      </w:r>
      <w:r w:rsidRPr="001B0368">
        <w:rPr>
          <w:noProof w:val="0"/>
        </w:rPr>
        <w:instrText xml:space="preserve"> SEQ Figure \* ARABIC </w:instrText>
      </w:r>
      <w:r w:rsidRPr="001B0368">
        <w:rPr>
          <w:noProof w:val="0"/>
        </w:rPr>
        <w:fldChar w:fldCharType="separate"/>
      </w:r>
      <w:r w:rsidR="00C57605">
        <w:t>17</w:t>
      </w:r>
      <w:r w:rsidRPr="001B0368">
        <w:rPr>
          <w:noProof w:val="0"/>
        </w:rPr>
        <w:fldChar w:fldCharType="end"/>
      </w:r>
      <w:bookmarkEnd w:id="306"/>
      <w:r w:rsidRPr="001B0368">
        <w:rPr>
          <w:noProof w:val="0"/>
        </w:rPr>
        <w:t xml:space="preserve"> – </w:t>
      </w:r>
      <w:r w:rsidR="0078005F" w:rsidRPr="001B0368">
        <w:rPr>
          <w:noProof w:val="0"/>
        </w:rPr>
        <w:t>Example of a StateMachine using ChoiceState and Guards</w:t>
      </w:r>
      <w:bookmarkStart w:id="308" w:name="_Toc135834747"/>
      <w:bookmarkStart w:id="309" w:name="_Toc135848978"/>
      <w:bookmarkStart w:id="310" w:name="_Toc135849405"/>
      <w:bookmarkStart w:id="311" w:name="_Toc135849502"/>
      <w:bookmarkStart w:id="312" w:name="_Toc135849929"/>
      <w:bookmarkStart w:id="313" w:name="_Toc135834760"/>
      <w:bookmarkStart w:id="314" w:name="_Toc135848991"/>
      <w:bookmarkStart w:id="315" w:name="_Toc135849515"/>
      <w:bookmarkStart w:id="316" w:name="_Toc456680388"/>
      <w:bookmarkStart w:id="317" w:name="_Toc456691967"/>
      <w:bookmarkStart w:id="318" w:name="_Toc456705572"/>
      <w:bookmarkEnd w:id="103"/>
      <w:bookmarkEnd w:id="308"/>
      <w:bookmarkEnd w:id="309"/>
      <w:bookmarkEnd w:id="310"/>
      <w:bookmarkEnd w:id="311"/>
      <w:bookmarkEnd w:id="312"/>
      <w:bookmarkEnd w:id="313"/>
      <w:bookmarkEnd w:id="314"/>
      <w:bookmarkEnd w:id="315"/>
      <w:bookmarkEnd w:id="316"/>
      <w:bookmarkEnd w:id="317"/>
      <w:bookmarkEnd w:id="318"/>
      <w:bookmarkEnd w:id="307"/>
    </w:p>
    <w:p w14:paraId="07299154" w14:textId="268CB2BE" w:rsidR="001E429E" w:rsidRPr="001B0368" w:rsidRDefault="001E429E" w:rsidP="00324B6B">
      <w:pPr>
        <w:pStyle w:val="PARAGRAPH"/>
        <w:jc w:val="center"/>
        <w:rPr>
          <w:noProof w:val="0"/>
        </w:rPr>
      </w:pPr>
      <w:r w:rsidRPr="001B0368">
        <w:rPr>
          <w:noProof w:val="0"/>
        </w:rPr>
        <w:t>__________</w:t>
      </w:r>
    </w:p>
    <w:sectPr w:rsidR="001E429E" w:rsidRPr="001B0368" w:rsidSect="004E6D58">
      <w:headerReference w:type="even" r:id="rId65"/>
      <w:headerReference w:type="default" r:id="rId66"/>
      <w:footerReference w:type="even" r:id="rId67"/>
      <w:footerReference w:type="default" r:id="rId68"/>
      <w:pgSz w:w="11909" w:h="16834" w:code="9"/>
      <w:pgMar w:top="1701" w:right="1417" w:bottom="850" w:left="1417" w:header="1134" w:footer="73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31A71" w14:textId="77777777" w:rsidR="00180762" w:rsidRDefault="00180762" w:rsidP="00F15F18">
      <w:r>
        <w:separator/>
      </w:r>
    </w:p>
  </w:endnote>
  <w:endnote w:type="continuationSeparator" w:id="0">
    <w:p w14:paraId="08C4BCB7" w14:textId="77777777" w:rsidR="00180762" w:rsidRDefault="00180762" w:rsidP="00F1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平成明朝">
    <w:altName w:val="MS Mincho"/>
    <w:panose1 w:val="00000000000000000000"/>
    <w:charset w:val="80"/>
    <w:family w:val="auto"/>
    <w:notTrueType/>
    <w:pitch w:val="variable"/>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New Century Schoolbook">
    <w:altName w:val="Cambria"/>
    <w:panose1 w:val="00000000000000000000"/>
    <w:charset w:val="00"/>
    <w:family w:val="roman"/>
    <w:notTrueType/>
    <w:pitch w:val="variable"/>
    <w:sig w:usb0="00000003" w:usb1="00000000" w:usb2="00000000" w:usb3="00000000" w:csb0="00000001" w:csb1="00000000"/>
  </w:font>
  <w:font w:name="平成角ゴシック W5">
    <w:altName w:val="Yu Gothic"/>
    <w:charset w:val="80"/>
    <w:family w:val="auto"/>
    <w:pitch w:val="variable"/>
    <w:sig w:usb0="01000001" w:usb1="08070708" w:usb2="1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Rounded MT Bold">
    <w:altName w:val="Arial"/>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ZWAdobeF">
    <w:altName w:val="Times New Roman"/>
    <w:charset w:val="00"/>
    <w:family w:val="auto"/>
    <w:pitch w:val="variable"/>
    <w:sig w:usb0="20002A87" w:usb1="00000000" w:usb2="00000000"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40"/>
      <w:gridCol w:w="3240"/>
      <w:gridCol w:w="3240"/>
    </w:tblGrid>
    <w:tr w:rsidR="009634E8" w14:paraId="0181A816" w14:textId="77777777" w:rsidTr="2370FF7F">
      <w:tc>
        <w:tcPr>
          <w:tcW w:w="3240" w:type="dxa"/>
        </w:tcPr>
        <w:p w14:paraId="7D42C75A" w14:textId="37B1B397" w:rsidR="009634E8" w:rsidRDefault="009634E8" w:rsidP="00685DEE">
          <w:pPr>
            <w:pStyle w:val="Header"/>
            <w:ind w:left="-115"/>
            <w:jc w:val="left"/>
          </w:pPr>
        </w:p>
      </w:tc>
      <w:tc>
        <w:tcPr>
          <w:tcW w:w="3240" w:type="dxa"/>
        </w:tcPr>
        <w:p w14:paraId="0ECD4669" w14:textId="5CEE80C8" w:rsidR="009634E8" w:rsidRDefault="009634E8" w:rsidP="00685DEE">
          <w:pPr>
            <w:pStyle w:val="Header"/>
            <w:jc w:val="center"/>
          </w:pPr>
        </w:p>
      </w:tc>
      <w:tc>
        <w:tcPr>
          <w:tcW w:w="3240" w:type="dxa"/>
        </w:tcPr>
        <w:p w14:paraId="7BE57E28" w14:textId="6E3F374D" w:rsidR="009634E8" w:rsidRDefault="009634E8" w:rsidP="00685DEE">
          <w:pPr>
            <w:pStyle w:val="Header"/>
            <w:ind w:right="-115"/>
            <w:jc w:val="right"/>
          </w:pPr>
        </w:p>
      </w:tc>
    </w:tr>
  </w:tbl>
  <w:p w14:paraId="3285C53A" w14:textId="36E81888" w:rsidR="009634E8" w:rsidRDefault="009634E8" w:rsidP="00685D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40"/>
      <w:gridCol w:w="3240"/>
      <w:gridCol w:w="3240"/>
    </w:tblGrid>
    <w:tr w:rsidR="009634E8" w14:paraId="5F7B887B" w14:textId="77777777" w:rsidTr="2370FF7F">
      <w:tc>
        <w:tcPr>
          <w:tcW w:w="3240" w:type="dxa"/>
        </w:tcPr>
        <w:p w14:paraId="7D10DFED" w14:textId="77CA01AB" w:rsidR="009634E8" w:rsidRDefault="009634E8" w:rsidP="00685DEE">
          <w:pPr>
            <w:pStyle w:val="Header"/>
            <w:ind w:left="-115"/>
            <w:jc w:val="left"/>
          </w:pPr>
        </w:p>
      </w:tc>
      <w:tc>
        <w:tcPr>
          <w:tcW w:w="3240" w:type="dxa"/>
        </w:tcPr>
        <w:p w14:paraId="4CD0DA28" w14:textId="1F6421F9" w:rsidR="009634E8" w:rsidRDefault="009634E8" w:rsidP="00685DEE">
          <w:pPr>
            <w:pStyle w:val="Header"/>
            <w:jc w:val="center"/>
          </w:pPr>
        </w:p>
      </w:tc>
      <w:tc>
        <w:tcPr>
          <w:tcW w:w="3240" w:type="dxa"/>
        </w:tcPr>
        <w:p w14:paraId="3A29E023" w14:textId="1809CF2D" w:rsidR="009634E8" w:rsidRDefault="009634E8" w:rsidP="00685DEE">
          <w:pPr>
            <w:pStyle w:val="Header"/>
            <w:ind w:right="-115"/>
            <w:jc w:val="right"/>
          </w:pPr>
        </w:p>
      </w:tc>
    </w:tr>
  </w:tbl>
  <w:p w14:paraId="5C5E2470" w14:textId="4B60B9D6" w:rsidR="009634E8" w:rsidRDefault="009634E8" w:rsidP="00685D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5"/>
      <w:gridCol w:w="3025"/>
      <w:gridCol w:w="3025"/>
    </w:tblGrid>
    <w:tr w:rsidR="009634E8" w14:paraId="46F8462E" w14:textId="77777777" w:rsidTr="2370FF7F">
      <w:tc>
        <w:tcPr>
          <w:tcW w:w="3025" w:type="dxa"/>
        </w:tcPr>
        <w:p w14:paraId="395064CA" w14:textId="094725EE" w:rsidR="009634E8" w:rsidRDefault="009634E8" w:rsidP="00C54C15">
          <w:pPr>
            <w:pStyle w:val="Header"/>
            <w:ind w:left="-115"/>
            <w:jc w:val="left"/>
          </w:pPr>
        </w:p>
      </w:tc>
      <w:tc>
        <w:tcPr>
          <w:tcW w:w="3025" w:type="dxa"/>
        </w:tcPr>
        <w:p w14:paraId="07676A73" w14:textId="7C70FD98" w:rsidR="009634E8" w:rsidRDefault="009634E8" w:rsidP="00C54C15">
          <w:pPr>
            <w:pStyle w:val="Header"/>
            <w:jc w:val="center"/>
          </w:pPr>
        </w:p>
      </w:tc>
      <w:tc>
        <w:tcPr>
          <w:tcW w:w="3025" w:type="dxa"/>
        </w:tcPr>
        <w:p w14:paraId="42F2C087" w14:textId="03D8067A" w:rsidR="009634E8" w:rsidRDefault="009634E8" w:rsidP="00C54C15">
          <w:pPr>
            <w:pStyle w:val="Header"/>
            <w:ind w:right="-115"/>
            <w:jc w:val="right"/>
          </w:pPr>
        </w:p>
      </w:tc>
    </w:tr>
  </w:tbl>
  <w:p w14:paraId="3537BE50" w14:textId="61CCD694" w:rsidR="009634E8" w:rsidRDefault="009634E8" w:rsidP="00C54C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BCBC7" w14:textId="536751FF" w:rsidR="009634E8" w:rsidRDefault="009634E8" w:rsidP="00685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6CEC1" w14:textId="77777777" w:rsidR="00180762" w:rsidRDefault="00180762" w:rsidP="00F15F18">
      <w:r>
        <w:separator/>
      </w:r>
    </w:p>
  </w:footnote>
  <w:footnote w:type="continuationSeparator" w:id="0">
    <w:p w14:paraId="2B5AFAF1" w14:textId="77777777" w:rsidR="00180762" w:rsidRDefault="00180762" w:rsidP="00F15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B47EB" w14:textId="4353F34C" w:rsidR="00C24F9A" w:rsidRPr="009F7263" w:rsidRDefault="00C24F9A" w:rsidP="00941D51">
    <w:pPr>
      <w:pStyle w:val="Header"/>
      <w:tabs>
        <w:tab w:val="clear" w:pos="4536"/>
        <w:tab w:val="clear" w:pos="9072"/>
        <w:tab w:val="center" w:pos="4770"/>
        <w:tab w:val="right" w:pos="9630"/>
      </w:tabs>
      <w:ind w:right="3"/>
    </w:pPr>
    <w:r>
      <w:fldChar w:fldCharType="begin"/>
    </w:r>
    <w:r>
      <w:instrText xml:space="preserve"> DOCPROPERTY  "HeaderLeft"  \* MERGEFORMAT </w:instrText>
    </w:r>
    <w:r>
      <w:fldChar w:fldCharType="separate"/>
    </w:r>
    <w:r w:rsidR="00C57605">
      <w:t>OPC 10000-16: State Machines</w:t>
    </w:r>
    <w: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r>
      <w:tab/>
    </w:r>
    <w:r>
      <w:fldChar w:fldCharType="begin"/>
    </w:r>
    <w:r>
      <w:instrText xml:space="preserve"> DOCPROPERTY  OPCReleaseType  \* MERGEFORMAT </w:instrText>
    </w:r>
    <w:r>
      <w:fldChar w:fldCharType="separate"/>
    </w:r>
    <w:r w:rsidR="00C57605">
      <w:t>Release</w:t>
    </w:r>
    <w:r>
      <w:fldChar w:fldCharType="end"/>
    </w:r>
    <w:r>
      <w:t xml:space="preserve"> </w:t>
    </w:r>
    <w:r>
      <w:fldChar w:fldCharType="begin"/>
    </w:r>
    <w:r>
      <w:instrText xml:space="preserve"> DOCPROPERTY  OPCVersion  \* MERGEFORMAT </w:instrText>
    </w:r>
    <w:r>
      <w:fldChar w:fldCharType="separate"/>
    </w:r>
    <w:r w:rsidR="00C57605">
      <w:t>1.05.00</w:t>
    </w:r>
    <w:r>
      <w:fldChar w:fldCharType="end"/>
    </w:r>
  </w:p>
  <w:p w14:paraId="6DD2AF53" w14:textId="77777777" w:rsidR="00C24F9A" w:rsidRPr="00260779" w:rsidRDefault="00C24F9A" w:rsidP="00B224F7">
    <w:pPr>
      <w:pStyle w:val="Header"/>
      <w:tabs>
        <w:tab w:val="clear" w:pos="4536"/>
        <w:tab w:val="cente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27957" w14:textId="4973EEBB" w:rsidR="009634E8" w:rsidRPr="009F7263" w:rsidRDefault="00180762" w:rsidP="006671CC">
    <w:pPr>
      <w:pStyle w:val="Header"/>
      <w:tabs>
        <w:tab w:val="clear" w:pos="4536"/>
        <w:tab w:val="clear" w:pos="9072"/>
        <w:tab w:val="center" w:pos="4770"/>
        <w:tab w:val="right" w:pos="9630"/>
      </w:tabs>
      <w:ind w:right="3"/>
    </w:pPr>
    <w:fldSimple w:instr=" DOCPROPERTY  HeaderLeft  \* MERGEFORMAT ">
      <w:r w:rsidR="00C57605">
        <w:t>OPC 10000-16: State Machines</w:t>
      </w:r>
    </w:fldSimple>
    <w:r w:rsidR="009634E8">
      <w:tab/>
    </w:r>
    <w:r w:rsidR="009634E8">
      <w:rPr>
        <w:rStyle w:val="PageNumber"/>
      </w:rPr>
      <w:fldChar w:fldCharType="begin"/>
    </w:r>
    <w:r w:rsidR="009634E8">
      <w:rPr>
        <w:rStyle w:val="PageNumber"/>
      </w:rPr>
      <w:instrText xml:space="preserve"> PAGE </w:instrText>
    </w:r>
    <w:r w:rsidR="009634E8">
      <w:rPr>
        <w:rStyle w:val="PageNumber"/>
      </w:rPr>
      <w:fldChar w:fldCharType="separate"/>
    </w:r>
    <w:r w:rsidR="009634E8">
      <w:rPr>
        <w:rStyle w:val="PageNumber"/>
      </w:rPr>
      <w:t>xviii</w:t>
    </w:r>
    <w:r w:rsidR="009634E8">
      <w:rPr>
        <w:rStyle w:val="PageNumber"/>
      </w:rPr>
      <w:fldChar w:fldCharType="end"/>
    </w:r>
    <w:r w:rsidR="009634E8">
      <w:tab/>
    </w:r>
    <w:fldSimple w:instr=" DOCPROPERTY  HeaderRight  \* MERGEFORMAT ">
      <w:r w:rsidR="00C57605">
        <w:t>1.05.00</w:t>
      </w:r>
    </w:fldSimple>
  </w:p>
  <w:p w14:paraId="66E5F357" w14:textId="77777777" w:rsidR="009634E8" w:rsidRPr="009F7263" w:rsidRDefault="009634E8" w:rsidP="00B224F7">
    <w:pPr>
      <w:pStyle w:val="Header"/>
      <w:tabs>
        <w:tab w:val="clear" w:pos="4536"/>
        <w:tab w:val="center" w:pos="4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42722" w14:textId="0D88FACB" w:rsidR="009634E8" w:rsidRDefault="00180762" w:rsidP="00684004">
    <w:pPr>
      <w:pStyle w:val="Header"/>
      <w:tabs>
        <w:tab w:val="clear" w:pos="9072"/>
        <w:tab w:val="right" w:pos="9630"/>
      </w:tabs>
    </w:pPr>
    <w:fldSimple w:instr=" DOCPROPERTY  HeaderRight  \* MERGEFORMAT ">
      <w:r w:rsidR="00C57605">
        <w:t>1.05.00</w:t>
      </w:r>
    </w:fldSimple>
    <w:r w:rsidR="009634E8">
      <w:tab/>
    </w:r>
    <w:r w:rsidR="009634E8">
      <w:fldChar w:fldCharType="begin"/>
    </w:r>
    <w:r w:rsidR="009634E8">
      <w:instrText xml:space="preserve"> PAGE   \* MERGEFORMAT </w:instrText>
    </w:r>
    <w:r w:rsidR="009634E8">
      <w:fldChar w:fldCharType="separate"/>
    </w:r>
    <w:r w:rsidR="009634E8">
      <w:t>xvii</w:t>
    </w:r>
    <w:r w:rsidR="009634E8">
      <w:fldChar w:fldCharType="end"/>
    </w:r>
    <w:r w:rsidR="009634E8">
      <w:tab/>
    </w:r>
    <w:fldSimple w:instr=" DOCPROPERTY  HeaderLeft  \* MERGEFORMAT ">
      <w:r w:rsidR="00C57605">
        <w:t>OPC 10000-16: State Machines</w:t>
      </w:r>
    </w:fldSimple>
  </w:p>
  <w:p w14:paraId="47BDFE9F" w14:textId="77777777" w:rsidR="009634E8" w:rsidRPr="00260779" w:rsidRDefault="009634E8" w:rsidP="006840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017D9" w14:textId="020A0B90" w:rsidR="009634E8" w:rsidRDefault="00180762" w:rsidP="00684004">
    <w:pPr>
      <w:pStyle w:val="Header"/>
      <w:tabs>
        <w:tab w:val="clear" w:pos="9072"/>
        <w:tab w:val="right" w:pos="9630"/>
      </w:tabs>
    </w:pPr>
    <w:fldSimple w:instr=" DOCPROPERTY  HeaderRight  \* MERGEFORMAT ">
      <w:r w:rsidR="00C57605">
        <w:t>1.05.00</w:t>
      </w:r>
    </w:fldSimple>
    <w:r w:rsidR="009634E8">
      <w:tab/>
    </w:r>
    <w:r w:rsidR="009634E8">
      <w:fldChar w:fldCharType="begin"/>
    </w:r>
    <w:r w:rsidR="009634E8">
      <w:instrText xml:space="preserve"> PAGE   \* MERGEFORMAT </w:instrText>
    </w:r>
    <w:r w:rsidR="009634E8">
      <w:fldChar w:fldCharType="separate"/>
    </w:r>
    <w:r w:rsidR="009634E8">
      <w:t>146</w:t>
    </w:r>
    <w:r w:rsidR="009634E8">
      <w:fldChar w:fldCharType="end"/>
    </w:r>
    <w:r w:rsidR="009634E8">
      <w:tab/>
    </w:r>
    <w:fldSimple w:instr=" DOCPROPERTY  HeaderLeft  \* MERGEFORMAT ">
      <w:r w:rsidR="00C57605">
        <w:t>OPC 10000-16: State Machines</w:t>
      </w:r>
    </w:fldSimple>
  </w:p>
  <w:p w14:paraId="4899CD06" w14:textId="11940FD5" w:rsidR="009634E8" w:rsidRPr="00684004" w:rsidRDefault="009634E8" w:rsidP="006840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52368" w14:textId="7187779C" w:rsidR="009634E8" w:rsidRDefault="00180762" w:rsidP="00684004">
    <w:pPr>
      <w:pStyle w:val="Header"/>
      <w:tabs>
        <w:tab w:val="clear" w:pos="9072"/>
        <w:tab w:val="right" w:pos="9630"/>
      </w:tabs>
    </w:pPr>
    <w:fldSimple w:instr=" DOCPROPERTY  HeaderLeft  \* MERGEFORMAT ">
      <w:r w:rsidR="00C57605">
        <w:t>OPC 10000-16: State Machines</w:t>
      </w:r>
    </w:fldSimple>
    <w:r w:rsidR="009634E8">
      <w:tab/>
    </w:r>
    <w:r w:rsidR="009634E8">
      <w:rPr>
        <w:rStyle w:val="PageNumber"/>
      </w:rPr>
      <w:fldChar w:fldCharType="begin"/>
    </w:r>
    <w:r w:rsidR="009634E8">
      <w:rPr>
        <w:rStyle w:val="PageNumber"/>
      </w:rPr>
      <w:instrText xml:space="preserve"> PAGE </w:instrText>
    </w:r>
    <w:r w:rsidR="009634E8">
      <w:rPr>
        <w:rStyle w:val="PageNumber"/>
      </w:rPr>
      <w:fldChar w:fldCharType="separate"/>
    </w:r>
    <w:r w:rsidR="009634E8">
      <w:rPr>
        <w:rStyle w:val="PageNumber"/>
      </w:rPr>
      <w:t>145</w:t>
    </w:r>
    <w:r w:rsidR="009634E8">
      <w:rPr>
        <w:rStyle w:val="PageNumber"/>
      </w:rPr>
      <w:fldChar w:fldCharType="end"/>
    </w:r>
    <w:r w:rsidR="009634E8">
      <w:tab/>
    </w:r>
    <w:fldSimple w:instr=" DOCPROPERTY  HeaderRight  \* MERGEFORMAT ">
      <w:r w:rsidR="00C57605">
        <w:t>1.05.00</w:t>
      </w:r>
    </w:fldSimple>
  </w:p>
  <w:p w14:paraId="791D4CB1" w14:textId="5DEAA692" w:rsidR="009634E8" w:rsidRPr="00684004" w:rsidRDefault="009634E8" w:rsidP="00684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4FCA"/>
    <w:multiLevelType w:val="hybridMultilevel"/>
    <w:tmpl w:val="A574F3A8"/>
    <w:lvl w:ilvl="0" w:tplc="4B8A5452">
      <w:start w:val="1"/>
      <w:numFmt w:val="lowerLetter"/>
      <w:pStyle w:val="ListennummerBegin"/>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2" w15:restartNumberingAfterBreak="0">
    <w:nsid w:val="05F23678"/>
    <w:multiLevelType w:val="hybridMultilevel"/>
    <w:tmpl w:val="CCC40EBC"/>
    <w:lvl w:ilvl="0" w:tplc="FFFFFFFF">
      <w:start w:val="1"/>
      <w:numFmt w:val="decimal"/>
      <w:lvlText w:val="%1."/>
      <w:lvlJc w:val="left"/>
      <w:pPr>
        <w:tabs>
          <w:tab w:val="num" w:pos="720"/>
        </w:tabs>
        <w:ind w:left="72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C72845"/>
    <w:multiLevelType w:val="multilevel"/>
    <w:tmpl w:val="E964633A"/>
    <w:numStyleLink w:val="Headings"/>
  </w:abstractNum>
  <w:abstractNum w:abstractNumId="4" w15:restartNumberingAfterBreak="0">
    <w:nsid w:val="0A0F21B5"/>
    <w:multiLevelType w:val="multilevel"/>
    <w:tmpl w:val="A6324616"/>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1087"/>
        </w:tabs>
        <w:ind w:left="108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5"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6"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9" w15:restartNumberingAfterBreak="0">
    <w:nsid w:val="21074363"/>
    <w:multiLevelType w:val="multilevel"/>
    <w:tmpl w:val="D5549ABC"/>
    <w:lvl w:ilvl="0">
      <w:start w:val="1"/>
      <w:numFmt w:val="upperLetter"/>
      <w:pStyle w:val="AppendixHeading"/>
      <w:lvlText w:val="Appendix %1."/>
      <w:lvlJc w:val="left"/>
      <w:pPr>
        <w:tabs>
          <w:tab w:val="num" w:pos="1800"/>
        </w:tabs>
        <w:ind w:left="1440" w:hanging="1440"/>
      </w:pPr>
      <w:rPr>
        <w:rFonts w:hint="default"/>
      </w:rPr>
    </w:lvl>
    <w:lvl w:ilvl="1">
      <w:start w:val="1"/>
      <w:numFmt w:val="decimal"/>
      <w:pStyle w:val="AppendixHeading2"/>
      <w:lvlText w:val="%1.%2."/>
      <w:lvlJc w:val="left"/>
      <w:pPr>
        <w:tabs>
          <w:tab w:val="num" w:pos="720"/>
        </w:tabs>
        <w:ind w:left="720" w:hanging="720"/>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pStyle w:val="AppendixHeading4"/>
      <w:lvlText w:val="%1.%2.%3.%4"/>
      <w:lvlJc w:val="left"/>
      <w:pPr>
        <w:tabs>
          <w:tab w:val="num" w:pos="1080"/>
        </w:tabs>
        <w:ind w:left="720" w:hanging="720"/>
      </w:pPr>
      <w:rPr>
        <w:rFonts w:hint="default"/>
      </w:rPr>
    </w:lvl>
    <w:lvl w:ilvl="4">
      <w:start w:val="1"/>
      <w:numFmt w:val="decimal"/>
      <w:pStyle w:val="AppendixHeading5"/>
      <w:lvlText w:val="%1.%2.%3.%4.%5"/>
      <w:lvlJc w:val="left"/>
      <w:pPr>
        <w:tabs>
          <w:tab w:val="num" w:pos="1440"/>
        </w:tabs>
        <w:ind w:left="720" w:hanging="720"/>
      </w:pPr>
      <w:rPr>
        <w:rFonts w:hint="default"/>
      </w:rPr>
    </w:lvl>
    <w:lvl w:ilvl="5">
      <w:start w:val="1"/>
      <w:numFmt w:val="decimal"/>
      <w:pStyle w:val="AppendixHeading6"/>
      <w:lvlText w:val="%1.%2.%3.%4.%5.%6"/>
      <w:lvlJc w:val="left"/>
      <w:pPr>
        <w:tabs>
          <w:tab w:val="num" w:pos="1440"/>
        </w:tabs>
        <w:ind w:left="1080" w:hanging="1080"/>
      </w:pPr>
      <w:rPr>
        <w:rFonts w:hint="default"/>
      </w:rPr>
    </w:lvl>
    <w:lvl w:ilvl="6">
      <w:start w:val="1"/>
      <w:numFmt w:val="lowerRoman"/>
      <w:lvlText w:val="(%7)"/>
      <w:lvlJc w:val="left"/>
      <w:pPr>
        <w:tabs>
          <w:tab w:val="num" w:pos="8640"/>
        </w:tabs>
        <w:ind w:left="8280" w:firstLine="0"/>
      </w:pPr>
      <w:rPr>
        <w:rFonts w:hint="default"/>
      </w:rPr>
    </w:lvl>
    <w:lvl w:ilvl="7">
      <w:start w:val="1"/>
      <w:numFmt w:val="lowerLetter"/>
      <w:lvlText w:val="(%8)"/>
      <w:lvlJc w:val="left"/>
      <w:pPr>
        <w:tabs>
          <w:tab w:val="num" w:pos="9360"/>
        </w:tabs>
        <w:ind w:left="9000" w:firstLine="0"/>
      </w:pPr>
      <w:rPr>
        <w:rFonts w:hint="default"/>
      </w:rPr>
    </w:lvl>
    <w:lvl w:ilvl="8">
      <w:start w:val="1"/>
      <w:numFmt w:val="lowerRoman"/>
      <w:lvlText w:val="(%9)"/>
      <w:lvlJc w:val="left"/>
      <w:pPr>
        <w:tabs>
          <w:tab w:val="num" w:pos="10080"/>
        </w:tabs>
        <w:ind w:left="9720" w:firstLine="0"/>
      </w:pPr>
      <w:rPr>
        <w:rFonts w:hint="default"/>
      </w:rPr>
    </w:lvl>
  </w:abstractNum>
  <w:abstractNum w:abstractNumId="10" w15:restartNumberingAfterBreak="0">
    <w:nsid w:val="235358F2"/>
    <w:multiLevelType w:val="multilevel"/>
    <w:tmpl w:val="EB30559E"/>
    <w:lvl w:ilvl="0">
      <w:start w:val="1"/>
      <w:numFmt w:val="decimal"/>
      <w:pStyle w:val="Listennummer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4AD398B"/>
    <w:multiLevelType w:val="hybridMultilevel"/>
    <w:tmpl w:val="30989EF8"/>
    <w:lvl w:ilvl="0" w:tplc="B78E67EC">
      <w:start w:val="1"/>
      <w:numFmt w:val="decimal"/>
      <w:lvlText w:val="%1"/>
      <w:lvlJc w:val="left"/>
      <w:pPr>
        <w:ind w:left="525" w:hanging="360"/>
      </w:pPr>
      <w:rPr>
        <w:rFonts w:hint="default"/>
      </w:rPr>
    </w:lvl>
    <w:lvl w:ilvl="1" w:tplc="10090019" w:tentative="1">
      <w:start w:val="1"/>
      <w:numFmt w:val="lowerLetter"/>
      <w:lvlText w:val="%2."/>
      <w:lvlJc w:val="left"/>
      <w:pPr>
        <w:ind w:left="1245" w:hanging="360"/>
      </w:pPr>
    </w:lvl>
    <w:lvl w:ilvl="2" w:tplc="1009001B" w:tentative="1">
      <w:start w:val="1"/>
      <w:numFmt w:val="lowerRoman"/>
      <w:pStyle w:val="WG1ATERM-number3"/>
      <w:lvlText w:val="%3."/>
      <w:lvlJc w:val="right"/>
      <w:pPr>
        <w:ind w:left="1965" w:hanging="180"/>
      </w:pPr>
    </w:lvl>
    <w:lvl w:ilvl="3" w:tplc="1009000F" w:tentative="1">
      <w:start w:val="1"/>
      <w:numFmt w:val="decimal"/>
      <w:lvlText w:val="%4."/>
      <w:lvlJc w:val="left"/>
      <w:pPr>
        <w:ind w:left="2685" w:hanging="360"/>
      </w:pPr>
    </w:lvl>
    <w:lvl w:ilvl="4" w:tplc="10090019" w:tentative="1">
      <w:start w:val="1"/>
      <w:numFmt w:val="lowerLetter"/>
      <w:lvlText w:val="%5."/>
      <w:lvlJc w:val="left"/>
      <w:pPr>
        <w:ind w:left="3405" w:hanging="360"/>
      </w:pPr>
    </w:lvl>
    <w:lvl w:ilvl="5" w:tplc="1009001B" w:tentative="1">
      <w:start w:val="1"/>
      <w:numFmt w:val="lowerRoman"/>
      <w:lvlText w:val="%6."/>
      <w:lvlJc w:val="right"/>
      <w:pPr>
        <w:ind w:left="4125" w:hanging="180"/>
      </w:pPr>
    </w:lvl>
    <w:lvl w:ilvl="6" w:tplc="1009000F" w:tentative="1">
      <w:start w:val="1"/>
      <w:numFmt w:val="decimal"/>
      <w:lvlText w:val="%7."/>
      <w:lvlJc w:val="left"/>
      <w:pPr>
        <w:ind w:left="4845" w:hanging="360"/>
      </w:pPr>
    </w:lvl>
    <w:lvl w:ilvl="7" w:tplc="10090019" w:tentative="1">
      <w:start w:val="1"/>
      <w:numFmt w:val="lowerLetter"/>
      <w:lvlText w:val="%8."/>
      <w:lvlJc w:val="left"/>
      <w:pPr>
        <w:ind w:left="5565" w:hanging="360"/>
      </w:pPr>
    </w:lvl>
    <w:lvl w:ilvl="8" w:tplc="1009001B" w:tentative="1">
      <w:start w:val="1"/>
      <w:numFmt w:val="lowerRoman"/>
      <w:lvlText w:val="%9."/>
      <w:lvlJc w:val="right"/>
      <w:pPr>
        <w:ind w:left="6285" w:hanging="180"/>
      </w:pPr>
    </w:lvl>
  </w:abstractNum>
  <w:abstractNum w:abstractNumId="12" w15:restartNumberingAfterBreak="0">
    <w:nsid w:val="268F0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14" w15:restartNumberingAfterBreak="0">
    <w:nsid w:val="2ADA2C9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2F3F2F8B"/>
    <w:multiLevelType w:val="hybridMultilevel"/>
    <w:tmpl w:val="2FDED7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17"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18" w15:restartNumberingAfterBreak="0">
    <w:nsid w:val="36CB4E78"/>
    <w:multiLevelType w:val="hybridMultilevel"/>
    <w:tmpl w:val="74126632"/>
    <w:lvl w:ilvl="0" w:tplc="23CE1CDC">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0"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1" w15:restartNumberingAfterBreak="0">
    <w:nsid w:val="4DA5004D"/>
    <w:multiLevelType w:val="hybridMultilevel"/>
    <w:tmpl w:val="F1EEF3C0"/>
    <w:lvl w:ilvl="0" w:tplc="CEAC1D5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E1133D2"/>
    <w:multiLevelType w:val="multilevel"/>
    <w:tmpl w:val="818681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25"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AE4419"/>
    <w:multiLevelType w:val="multilevel"/>
    <w:tmpl w:val="41D84D2E"/>
    <w:styleLink w:val="Bulletedlist"/>
    <w:lvl w:ilvl="0">
      <w:start w:val="1"/>
      <w:numFmt w:val="bullet"/>
      <w:lvlText w:val=""/>
      <w:lvlJc w:val="left"/>
      <w:pPr>
        <w:tabs>
          <w:tab w:val="num" w:pos="2138"/>
        </w:tabs>
        <w:ind w:left="2138" w:hanging="360"/>
      </w:pPr>
      <w:rPr>
        <w:rFonts w:ascii="Symbol" w:hAnsi="Symbol" w:hint="default"/>
      </w:rPr>
    </w:lvl>
    <w:lvl w:ilvl="1">
      <w:start w:val="1"/>
      <w:numFmt w:val="bullet"/>
      <w:lvlText w:val="o"/>
      <w:lvlJc w:val="left"/>
      <w:pPr>
        <w:tabs>
          <w:tab w:val="num" w:pos="2858"/>
        </w:tabs>
        <w:ind w:left="2858" w:hanging="360"/>
      </w:pPr>
      <w:rPr>
        <w:rFonts w:ascii="Courier New" w:hAnsi="Courier New" w:cs="Courier New" w:hint="default"/>
      </w:rPr>
    </w:lvl>
    <w:lvl w:ilvl="2">
      <w:start w:val="1"/>
      <w:numFmt w:val="bullet"/>
      <w:lvlText w:val=""/>
      <w:lvlJc w:val="left"/>
      <w:pPr>
        <w:tabs>
          <w:tab w:val="num" w:pos="3578"/>
        </w:tabs>
        <w:ind w:left="3578" w:hanging="360"/>
      </w:pPr>
      <w:rPr>
        <w:rFonts w:ascii="Wingdings" w:hAnsi="Wingdings" w:hint="default"/>
      </w:rPr>
    </w:lvl>
    <w:lvl w:ilvl="3">
      <w:start w:val="1"/>
      <w:numFmt w:val="bullet"/>
      <w:lvlText w:val=""/>
      <w:lvlJc w:val="left"/>
      <w:pPr>
        <w:tabs>
          <w:tab w:val="num" w:pos="4298"/>
        </w:tabs>
        <w:ind w:left="4298" w:hanging="360"/>
      </w:pPr>
      <w:rPr>
        <w:rFonts w:ascii="Symbol" w:hAnsi="Symbol" w:hint="default"/>
      </w:rPr>
    </w:lvl>
    <w:lvl w:ilvl="4">
      <w:start w:val="1"/>
      <w:numFmt w:val="bullet"/>
      <w:lvlText w:val="o"/>
      <w:lvlJc w:val="left"/>
      <w:pPr>
        <w:tabs>
          <w:tab w:val="num" w:pos="5018"/>
        </w:tabs>
        <w:ind w:left="5018" w:hanging="360"/>
      </w:pPr>
      <w:rPr>
        <w:rFonts w:ascii="Courier New" w:hAnsi="Courier New" w:cs="Courier New" w:hint="default"/>
      </w:rPr>
    </w:lvl>
    <w:lvl w:ilvl="5">
      <w:start w:val="1"/>
      <w:numFmt w:val="bullet"/>
      <w:lvlText w:val=""/>
      <w:lvlJc w:val="left"/>
      <w:pPr>
        <w:tabs>
          <w:tab w:val="num" w:pos="5738"/>
        </w:tabs>
        <w:ind w:left="5738" w:hanging="360"/>
      </w:pPr>
      <w:rPr>
        <w:rFonts w:ascii="Wingdings" w:hAnsi="Wingdings" w:hint="default"/>
      </w:rPr>
    </w:lvl>
    <w:lvl w:ilvl="6">
      <w:start w:val="1"/>
      <w:numFmt w:val="bullet"/>
      <w:lvlText w:val=""/>
      <w:lvlJc w:val="left"/>
      <w:pPr>
        <w:tabs>
          <w:tab w:val="num" w:pos="6458"/>
        </w:tabs>
        <w:ind w:left="6458" w:hanging="360"/>
      </w:pPr>
      <w:rPr>
        <w:rFonts w:ascii="Symbol" w:hAnsi="Symbol" w:hint="default"/>
      </w:rPr>
    </w:lvl>
    <w:lvl w:ilvl="7">
      <w:start w:val="1"/>
      <w:numFmt w:val="bullet"/>
      <w:lvlText w:val="o"/>
      <w:lvlJc w:val="left"/>
      <w:pPr>
        <w:tabs>
          <w:tab w:val="num" w:pos="7178"/>
        </w:tabs>
        <w:ind w:left="7178" w:hanging="360"/>
      </w:pPr>
      <w:rPr>
        <w:rFonts w:ascii="Courier New" w:hAnsi="Courier New" w:cs="Courier New" w:hint="default"/>
      </w:rPr>
    </w:lvl>
    <w:lvl w:ilvl="8">
      <w:start w:val="1"/>
      <w:numFmt w:val="bullet"/>
      <w:lvlText w:val=""/>
      <w:lvlJc w:val="left"/>
      <w:pPr>
        <w:tabs>
          <w:tab w:val="num" w:pos="7898"/>
        </w:tabs>
        <w:ind w:left="7898" w:hanging="360"/>
      </w:pPr>
      <w:rPr>
        <w:rFonts w:ascii="Wingdings" w:hAnsi="Wingdings" w:hint="default"/>
      </w:rPr>
    </w:lvl>
  </w:abstractNum>
  <w:abstractNum w:abstractNumId="27"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28" w15:restartNumberingAfterBreak="0">
    <w:nsid w:val="69E11D8B"/>
    <w:multiLevelType w:val="hybridMultilevel"/>
    <w:tmpl w:val="CAD0419C"/>
    <w:lvl w:ilvl="0" w:tplc="B578537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D4E64"/>
    <w:multiLevelType w:val="multilevel"/>
    <w:tmpl w:val="E2F68FDE"/>
    <w:lvl w:ilvl="0">
      <w:start w:val="1"/>
      <w:numFmt w:val="upperLetter"/>
      <w:pStyle w:val="AnnexHeading1"/>
      <w:lvlText w:val="Annex %1."/>
      <w:lvlJc w:val="left"/>
      <w:pPr>
        <w:tabs>
          <w:tab w:val="num" w:pos="1080"/>
        </w:tabs>
        <w:ind w:left="0" w:firstLine="0"/>
      </w:pPr>
    </w:lvl>
    <w:lvl w:ilvl="1">
      <w:start w:val="1"/>
      <w:numFmt w:val="decimal"/>
      <w:pStyle w:val="Annex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15:restartNumberingAfterBreak="0">
    <w:nsid w:val="6C1119B5"/>
    <w:multiLevelType w:val="hybridMultilevel"/>
    <w:tmpl w:val="0784AB48"/>
    <w:lvl w:ilvl="0" w:tplc="C2AA8F2C">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D0EFE"/>
    <w:multiLevelType w:val="singleLevel"/>
    <w:tmpl w:val="D15AEC26"/>
    <w:lvl w:ilvl="0">
      <w:start w:val="1"/>
      <w:numFmt w:val="bullet"/>
      <w:pStyle w:val="ListBullet2End"/>
      <w:lvlText w:val=""/>
      <w:lvlJc w:val="left"/>
      <w:pPr>
        <w:tabs>
          <w:tab w:val="num" w:pos="360"/>
        </w:tabs>
        <w:ind w:left="360" w:hanging="360"/>
      </w:pPr>
      <w:rPr>
        <w:rFonts w:ascii="Symbol" w:hAnsi="Symbol" w:hint="default"/>
      </w:rPr>
    </w:lvl>
  </w:abstractNum>
  <w:abstractNum w:abstractNumId="32"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27"/>
  </w:num>
  <w:num w:numId="2">
    <w:abstractNumId w:val="31"/>
  </w:num>
  <w:num w:numId="3">
    <w:abstractNumId w:val="5"/>
  </w:num>
  <w:num w:numId="4">
    <w:abstractNumId w:val="29"/>
  </w:num>
  <w:num w:numId="5">
    <w:abstractNumId w:val="14"/>
  </w:num>
  <w:num w:numId="6">
    <w:abstractNumId w:val="12"/>
  </w:num>
  <w:num w:numId="7">
    <w:abstractNumId w:val="26"/>
  </w:num>
  <w:num w:numId="8">
    <w:abstractNumId w:val="9"/>
  </w:num>
  <w:num w:numId="9">
    <w:abstractNumId w:val="19"/>
    <w:lvlOverride w:ilvl="0">
      <w:startOverride w:val="1"/>
    </w:lvlOverride>
  </w:num>
  <w:num w:numId="10">
    <w:abstractNumId w:val="25"/>
  </w:num>
  <w:num w:numId="11">
    <w:abstractNumId w:val="8"/>
  </w:num>
  <w:num w:numId="12">
    <w:abstractNumId w:val="32"/>
  </w:num>
  <w:num w:numId="13">
    <w:abstractNumId w:val="7"/>
  </w:num>
  <w:num w:numId="14">
    <w:abstractNumId w:val="6"/>
  </w:num>
  <w:num w:numId="15">
    <w:abstractNumId w:val="22"/>
  </w:num>
  <w:num w:numId="16">
    <w:abstractNumId w:val="20"/>
  </w:num>
  <w:num w:numId="17">
    <w:abstractNumId w:val="4"/>
  </w:num>
  <w:num w:numId="18">
    <w:abstractNumId w:val="17"/>
  </w:num>
  <w:num w:numId="19">
    <w:abstractNumId w:val="3"/>
    <w:lvlOverride w:ilvl="0">
      <w:lvl w:ilvl="0">
        <w:start w:val="1"/>
        <w:numFmt w:val="decimal"/>
        <w:pStyle w:val="Heading1"/>
        <w:lvlText w:val="%1"/>
        <w:lvlJc w:val="left"/>
        <w:pPr>
          <w:tabs>
            <w:tab w:val="num" w:pos="397"/>
          </w:tabs>
          <w:ind w:left="397" w:hanging="397"/>
        </w:pPr>
        <w:rPr>
          <w:rFonts w:hint="default"/>
        </w:rPr>
      </w:lvl>
    </w:lvlOverride>
    <w:lvlOverride w:ilvl="1">
      <w:lvl w:ilvl="1">
        <w:start w:val="1"/>
        <w:numFmt w:val="decimal"/>
        <w:pStyle w:val="Heading2"/>
        <w:lvlText w:val="%1.%2"/>
        <w:lvlJc w:val="left"/>
        <w:pPr>
          <w:tabs>
            <w:tab w:val="num" w:pos="624"/>
          </w:tabs>
          <w:ind w:left="624" w:hanging="624"/>
        </w:pPr>
        <w:rPr>
          <w:rFonts w:hint="default"/>
        </w:rPr>
      </w:lvl>
    </w:lvlOverride>
    <w:lvlOverride w:ilvl="2">
      <w:lvl w:ilvl="2">
        <w:start w:val="1"/>
        <w:numFmt w:val="decimal"/>
        <w:pStyle w:val="Heading3"/>
        <w:lvlText w:val="%1.%2.%3"/>
        <w:lvlJc w:val="left"/>
        <w:pPr>
          <w:tabs>
            <w:tab w:val="num" w:pos="851"/>
          </w:tabs>
          <w:ind w:left="851" w:hanging="851"/>
        </w:pPr>
        <w:rPr>
          <w:rFonts w:hint="default"/>
        </w:rPr>
      </w:lvl>
    </w:lvlOverride>
    <w:lvlOverride w:ilvl="3">
      <w:lvl w:ilvl="3">
        <w:start w:val="1"/>
        <w:numFmt w:val="decimal"/>
        <w:pStyle w:val="Heading4"/>
        <w:lvlText w:val="%1.%2.%3.%4"/>
        <w:lvlJc w:val="left"/>
        <w:pPr>
          <w:tabs>
            <w:tab w:val="num" w:pos="1077"/>
          </w:tabs>
          <w:ind w:left="1077" w:hanging="1077"/>
        </w:pPr>
        <w:rPr>
          <w:rFonts w:hint="default"/>
        </w:rPr>
      </w:lvl>
    </w:lvlOverride>
    <w:lvlOverride w:ilvl="4">
      <w:lvl w:ilvl="4">
        <w:start w:val="1"/>
        <w:numFmt w:val="decimal"/>
        <w:pStyle w:val="Heading5"/>
        <w:lvlText w:val="%1.%2.%3.%4.%5"/>
        <w:lvlJc w:val="left"/>
        <w:pPr>
          <w:tabs>
            <w:tab w:val="num" w:pos="1304"/>
          </w:tabs>
          <w:ind w:left="1304" w:hanging="1304"/>
        </w:pPr>
        <w:rPr>
          <w:rFonts w:hint="default"/>
        </w:rPr>
      </w:lvl>
    </w:lvlOverride>
    <w:lvlOverride w:ilvl="5">
      <w:lvl w:ilvl="5">
        <w:start w:val="1"/>
        <w:numFmt w:val="decimal"/>
        <w:pStyle w:val="Heading6"/>
        <w:lvlText w:val="%1.%2.%3.%4.%5.%6"/>
        <w:lvlJc w:val="left"/>
        <w:pPr>
          <w:tabs>
            <w:tab w:val="num" w:pos="1531"/>
          </w:tabs>
          <w:ind w:left="1531" w:hanging="1531"/>
        </w:pPr>
        <w:rPr>
          <w:rFonts w:hint="default"/>
        </w:rPr>
      </w:lvl>
    </w:lvlOverride>
    <w:lvlOverride w:ilvl="6">
      <w:lvl w:ilvl="6">
        <w:start w:val="1"/>
        <w:numFmt w:val="decimal"/>
        <w:pStyle w:val="Heading7"/>
        <w:lvlText w:val="%1.%2.%3.%4.%5.%6.%7"/>
        <w:lvlJc w:val="left"/>
        <w:pPr>
          <w:tabs>
            <w:tab w:val="num" w:pos="1758"/>
          </w:tabs>
          <w:ind w:left="1758" w:hanging="1758"/>
        </w:pPr>
        <w:rPr>
          <w:rFonts w:hint="default"/>
        </w:rPr>
      </w:lvl>
    </w:lvlOverride>
    <w:lvlOverride w:ilvl="7">
      <w:lvl w:ilvl="7">
        <w:start w:val="1"/>
        <w:numFmt w:val="decimal"/>
        <w:pStyle w:val="Heading8"/>
        <w:lvlText w:val="%1.%2.%3.%4.%5.%6.%7.%8"/>
        <w:lvlJc w:val="left"/>
        <w:pPr>
          <w:tabs>
            <w:tab w:val="num" w:pos="1985"/>
          </w:tabs>
          <w:ind w:left="1985" w:hanging="1985"/>
        </w:pPr>
        <w:rPr>
          <w:rFonts w:hint="default"/>
        </w:rPr>
      </w:lvl>
    </w:lvlOverride>
    <w:lvlOverride w:ilvl="8">
      <w:lvl w:ilvl="8">
        <w:start w:val="1"/>
        <w:numFmt w:val="decimal"/>
        <w:pStyle w:val="Heading9"/>
        <w:lvlText w:val="%1.%2.%3.%4.%5.%6.%7.%8.%9"/>
        <w:lvlJc w:val="left"/>
        <w:pPr>
          <w:tabs>
            <w:tab w:val="num" w:pos="2211"/>
          </w:tabs>
          <w:ind w:left="2211" w:hanging="2211"/>
        </w:pPr>
        <w:rPr>
          <w:rFonts w:hint="default"/>
        </w:rPr>
      </w:lvl>
    </w:lvlOverride>
  </w:num>
  <w:num w:numId="20">
    <w:abstractNumId w:val="16"/>
    <w:lvlOverride w:ilvl="0">
      <w:startOverride w:val="1"/>
    </w:lvlOverride>
  </w:num>
  <w:num w:numId="21">
    <w:abstractNumId w:val="13"/>
    <w:lvlOverride w:ilvl="0">
      <w:startOverride w:val="1"/>
    </w:lvlOverride>
  </w:num>
  <w:num w:numId="22">
    <w:abstractNumId w:val="1"/>
    <w:lvlOverride w:ilvl="0">
      <w:startOverride w:val="1"/>
    </w:lvlOverride>
  </w:num>
  <w:num w:numId="23">
    <w:abstractNumId w:val="24"/>
    <w:lvlOverride w:ilvl="0">
      <w:startOverride w:val="1"/>
    </w:lvlOverride>
  </w:num>
  <w:num w:numId="24">
    <w:abstractNumId w:val="15"/>
  </w:num>
  <w:num w:numId="25">
    <w:abstractNumId w:val="2"/>
  </w:num>
  <w:num w:numId="26">
    <w:abstractNumId w:val="0"/>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23"/>
  </w:num>
  <w:num w:numId="30">
    <w:abstractNumId w:val="28"/>
  </w:num>
  <w:num w:numId="31">
    <w:abstractNumId w:val="30"/>
  </w:num>
  <w:num w:numId="32">
    <w:abstractNumId w:val="21"/>
  </w:num>
  <w:num w:numId="33">
    <w:abstractNumId w:val="18"/>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olfgang Mahnke">
    <w15:presenceInfo w15:providerId="Windows Live" w15:userId="4ad430984ecf0a1a"/>
  </w15:person>
  <w15:person w15:author="Randy">
    <w15:presenceInfo w15:providerId="None" w15:userId="Ran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ocumentProtection w:edit="comments" w:formatting="1" w:enforcement="0"/>
  <w:defaultTabStop w:val="720"/>
  <w:hyphenationZone w:val="425"/>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6B7"/>
    <w:rsid w:val="00001455"/>
    <w:rsid w:val="0000192B"/>
    <w:rsid w:val="00001B15"/>
    <w:rsid w:val="00001B8F"/>
    <w:rsid w:val="00001FDC"/>
    <w:rsid w:val="000022A9"/>
    <w:rsid w:val="0000248F"/>
    <w:rsid w:val="00002C5E"/>
    <w:rsid w:val="00003513"/>
    <w:rsid w:val="00004425"/>
    <w:rsid w:val="00004529"/>
    <w:rsid w:val="000046EB"/>
    <w:rsid w:val="00004B89"/>
    <w:rsid w:val="0000526F"/>
    <w:rsid w:val="00005742"/>
    <w:rsid w:val="000059E1"/>
    <w:rsid w:val="00006B31"/>
    <w:rsid w:val="0001008F"/>
    <w:rsid w:val="000101C9"/>
    <w:rsid w:val="00010581"/>
    <w:rsid w:val="00012055"/>
    <w:rsid w:val="0001285A"/>
    <w:rsid w:val="00013A97"/>
    <w:rsid w:val="00013B4E"/>
    <w:rsid w:val="00013EE7"/>
    <w:rsid w:val="0001436D"/>
    <w:rsid w:val="000156C7"/>
    <w:rsid w:val="00015746"/>
    <w:rsid w:val="0001696E"/>
    <w:rsid w:val="000178DA"/>
    <w:rsid w:val="000201D8"/>
    <w:rsid w:val="000206D3"/>
    <w:rsid w:val="0002088A"/>
    <w:rsid w:val="00021B3C"/>
    <w:rsid w:val="00021F43"/>
    <w:rsid w:val="000240B9"/>
    <w:rsid w:val="00024B8D"/>
    <w:rsid w:val="000252AA"/>
    <w:rsid w:val="000257E6"/>
    <w:rsid w:val="0002592D"/>
    <w:rsid w:val="00025C7B"/>
    <w:rsid w:val="00025E6C"/>
    <w:rsid w:val="00026629"/>
    <w:rsid w:val="00026977"/>
    <w:rsid w:val="000274E1"/>
    <w:rsid w:val="00027501"/>
    <w:rsid w:val="00027921"/>
    <w:rsid w:val="00030ACD"/>
    <w:rsid w:val="000315EC"/>
    <w:rsid w:val="000315FE"/>
    <w:rsid w:val="00031CD5"/>
    <w:rsid w:val="000332CE"/>
    <w:rsid w:val="00033304"/>
    <w:rsid w:val="000333D6"/>
    <w:rsid w:val="000334E8"/>
    <w:rsid w:val="00033683"/>
    <w:rsid w:val="00033878"/>
    <w:rsid w:val="00033CEB"/>
    <w:rsid w:val="00034F24"/>
    <w:rsid w:val="000359DA"/>
    <w:rsid w:val="0003626E"/>
    <w:rsid w:val="00040262"/>
    <w:rsid w:val="00040759"/>
    <w:rsid w:val="0004129F"/>
    <w:rsid w:val="0004414C"/>
    <w:rsid w:val="00044356"/>
    <w:rsid w:val="0004462D"/>
    <w:rsid w:val="0004497B"/>
    <w:rsid w:val="00044B3B"/>
    <w:rsid w:val="00044BFC"/>
    <w:rsid w:val="0004526C"/>
    <w:rsid w:val="000454A8"/>
    <w:rsid w:val="000467B0"/>
    <w:rsid w:val="000503D5"/>
    <w:rsid w:val="000511A1"/>
    <w:rsid w:val="000512D3"/>
    <w:rsid w:val="0005263B"/>
    <w:rsid w:val="00052AF1"/>
    <w:rsid w:val="00052F7F"/>
    <w:rsid w:val="00053EC2"/>
    <w:rsid w:val="000541A1"/>
    <w:rsid w:val="000542DE"/>
    <w:rsid w:val="0005485F"/>
    <w:rsid w:val="00054964"/>
    <w:rsid w:val="00055447"/>
    <w:rsid w:val="00055EFC"/>
    <w:rsid w:val="000570D8"/>
    <w:rsid w:val="00057299"/>
    <w:rsid w:val="00060EFD"/>
    <w:rsid w:val="0006120D"/>
    <w:rsid w:val="0006159A"/>
    <w:rsid w:val="00061681"/>
    <w:rsid w:val="000617B2"/>
    <w:rsid w:val="00062ACF"/>
    <w:rsid w:val="00064AA1"/>
    <w:rsid w:val="00064F3C"/>
    <w:rsid w:val="000651E9"/>
    <w:rsid w:val="0006548D"/>
    <w:rsid w:val="000670FB"/>
    <w:rsid w:val="00071087"/>
    <w:rsid w:val="00071111"/>
    <w:rsid w:val="000716DB"/>
    <w:rsid w:val="00071B74"/>
    <w:rsid w:val="0007297F"/>
    <w:rsid w:val="0007299F"/>
    <w:rsid w:val="00073CF8"/>
    <w:rsid w:val="000745B3"/>
    <w:rsid w:val="00074F9E"/>
    <w:rsid w:val="00075297"/>
    <w:rsid w:val="00075EAF"/>
    <w:rsid w:val="0007608D"/>
    <w:rsid w:val="000772B6"/>
    <w:rsid w:val="000778D2"/>
    <w:rsid w:val="000804CE"/>
    <w:rsid w:val="00080B07"/>
    <w:rsid w:val="00081BE3"/>
    <w:rsid w:val="0008274E"/>
    <w:rsid w:val="00082D71"/>
    <w:rsid w:val="00082DC9"/>
    <w:rsid w:val="00083322"/>
    <w:rsid w:val="00083BC1"/>
    <w:rsid w:val="0008520F"/>
    <w:rsid w:val="00085804"/>
    <w:rsid w:val="000859E6"/>
    <w:rsid w:val="000860BE"/>
    <w:rsid w:val="000867BB"/>
    <w:rsid w:val="00086DA5"/>
    <w:rsid w:val="000878A5"/>
    <w:rsid w:val="00087C32"/>
    <w:rsid w:val="00087CE2"/>
    <w:rsid w:val="000902D6"/>
    <w:rsid w:val="00091507"/>
    <w:rsid w:val="00093402"/>
    <w:rsid w:val="0009387E"/>
    <w:rsid w:val="00095BDA"/>
    <w:rsid w:val="00097766"/>
    <w:rsid w:val="000979D7"/>
    <w:rsid w:val="00097BDA"/>
    <w:rsid w:val="00097D63"/>
    <w:rsid w:val="000A06D7"/>
    <w:rsid w:val="000A1E3B"/>
    <w:rsid w:val="000A2A3A"/>
    <w:rsid w:val="000A2F6B"/>
    <w:rsid w:val="000A3BE8"/>
    <w:rsid w:val="000A4947"/>
    <w:rsid w:val="000A496B"/>
    <w:rsid w:val="000A4B3E"/>
    <w:rsid w:val="000A4C7B"/>
    <w:rsid w:val="000A50B8"/>
    <w:rsid w:val="000A5909"/>
    <w:rsid w:val="000A602B"/>
    <w:rsid w:val="000A6201"/>
    <w:rsid w:val="000A71E3"/>
    <w:rsid w:val="000A7438"/>
    <w:rsid w:val="000B0181"/>
    <w:rsid w:val="000B02A3"/>
    <w:rsid w:val="000B1065"/>
    <w:rsid w:val="000B16B7"/>
    <w:rsid w:val="000B1BB6"/>
    <w:rsid w:val="000B1D65"/>
    <w:rsid w:val="000B32A4"/>
    <w:rsid w:val="000B4C52"/>
    <w:rsid w:val="000B4F4F"/>
    <w:rsid w:val="000B574B"/>
    <w:rsid w:val="000B77D8"/>
    <w:rsid w:val="000C0C03"/>
    <w:rsid w:val="000C11ED"/>
    <w:rsid w:val="000C249D"/>
    <w:rsid w:val="000C33DD"/>
    <w:rsid w:val="000C47F7"/>
    <w:rsid w:val="000C4A2D"/>
    <w:rsid w:val="000C4C6A"/>
    <w:rsid w:val="000C60B0"/>
    <w:rsid w:val="000C6A41"/>
    <w:rsid w:val="000C6EE9"/>
    <w:rsid w:val="000C71D4"/>
    <w:rsid w:val="000D0887"/>
    <w:rsid w:val="000D1681"/>
    <w:rsid w:val="000D1BED"/>
    <w:rsid w:val="000D539C"/>
    <w:rsid w:val="000D5461"/>
    <w:rsid w:val="000D62B8"/>
    <w:rsid w:val="000D6369"/>
    <w:rsid w:val="000D6545"/>
    <w:rsid w:val="000D67A6"/>
    <w:rsid w:val="000D6A0A"/>
    <w:rsid w:val="000D7B3C"/>
    <w:rsid w:val="000D7D04"/>
    <w:rsid w:val="000D7F17"/>
    <w:rsid w:val="000E04CE"/>
    <w:rsid w:val="000E0623"/>
    <w:rsid w:val="000E29A9"/>
    <w:rsid w:val="000E2FB8"/>
    <w:rsid w:val="000E359E"/>
    <w:rsid w:val="000E3C35"/>
    <w:rsid w:val="000E5713"/>
    <w:rsid w:val="000E6053"/>
    <w:rsid w:val="000E7864"/>
    <w:rsid w:val="000E79FD"/>
    <w:rsid w:val="000F43B2"/>
    <w:rsid w:val="000F4C07"/>
    <w:rsid w:val="000F7213"/>
    <w:rsid w:val="000F73BD"/>
    <w:rsid w:val="000F7D88"/>
    <w:rsid w:val="00100821"/>
    <w:rsid w:val="00100BFD"/>
    <w:rsid w:val="0010124A"/>
    <w:rsid w:val="001021A0"/>
    <w:rsid w:val="001054C9"/>
    <w:rsid w:val="0010695A"/>
    <w:rsid w:val="001071C6"/>
    <w:rsid w:val="0011145F"/>
    <w:rsid w:val="001115D1"/>
    <w:rsid w:val="001123D6"/>
    <w:rsid w:val="001131DC"/>
    <w:rsid w:val="0011353E"/>
    <w:rsid w:val="00113C6B"/>
    <w:rsid w:val="001140BE"/>
    <w:rsid w:val="001152E6"/>
    <w:rsid w:val="001155F4"/>
    <w:rsid w:val="001167AB"/>
    <w:rsid w:val="00116F96"/>
    <w:rsid w:val="00116F9B"/>
    <w:rsid w:val="001173D9"/>
    <w:rsid w:val="00120A30"/>
    <w:rsid w:val="00120B58"/>
    <w:rsid w:val="001215BF"/>
    <w:rsid w:val="001219C9"/>
    <w:rsid w:val="00121AFB"/>
    <w:rsid w:val="00122055"/>
    <w:rsid w:val="001227B0"/>
    <w:rsid w:val="00122F8D"/>
    <w:rsid w:val="00123910"/>
    <w:rsid w:val="0012441D"/>
    <w:rsid w:val="00124A7F"/>
    <w:rsid w:val="001254C4"/>
    <w:rsid w:val="0012580A"/>
    <w:rsid w:val="0012646D"/>
    <w:rsid w:val="001267F5"/>
    <w:rsid w:val="00126CB2"/>
    <w:rsid w:val="00130100"/>
    <w:rsid w:val="00130B38"/>
    <w:rsid w:val="00130BC6"/>
    <w:rsid w:val="00130CFD"/>
    <w:rsid w:val="0013109C"/>
    <w:rsid w:val="00131508"/>
    <w:rsid w:val="001317CF"/>
    <w:rsid w:val="00131C01"/>
    <w:rsid w:val="001323FF"/>
    <w:rsid w:val="00132458"/>
    <w:rsid w:val="0013292C"/>
    <w:rsid w:val="00132BD0"/>
    <w:rsid w:val="00132D5B"/>
    <w:rsid w:val="00133801"/>
    <w:rsid w:val="00133934"/>
    <w:rsid w:val="00133E0F"/>
    <w:rsid w:val="00134F9C"/>
    <w:rsid w:val="0013509E"/>
    <w:rsid w:val="001353BE"/>
    <w:rsid w:val="00135883"/>
    <w:rsid w:val="00136907"/>
    <w:rsid w:val="00137210"/>
    <w:rsid w:val="0013734F"/>
    <w:rsid w:val="00137710"/>
    <w:rsid w:val="00137E84"/>
    <w:rsid w:val="00140282"/>
    <w:rsid w:val="00140A2A"/>
    <w:rsid w:val="00140A2F"/>
    <w:rsid w:val="00140CD2"/>
    <w:rsid w:val="00140CDC"/>
    <w:rsid w:val="001411C2"/>
    <w:rsid w:val="00141DE5"/>
    <w:rsid w:val="00142494"/>
    <w:rsid w:val="001427B3"/>
    <w:rsid w:val="001433C6"/>
    <w:rsid w:val="00143653"/>
    <w:rsid w:val="0014516D"/>
    <w:rsid w:val="00146046"/>
    <w:rsid w:val="00147171"/>
    <w:rsid w:val="00150075"/>
    <w:rsid w:val="00151C9E"/>
    <w:rsid w:val="00152E41"/>
    <w:rsid w:val="00153AAA"/>
    <w:rsid w:val="00154AE7"/>
    <w:rsid w:val="001550A6"/>
    <w:rsid w:val="00155DC2"/>
    <w:rsid w:val="00156253"/>
    <w:rsid w:val="00156F09"/>
    <w:rsid w:val="00157417"/>
    <w:rsid w:val="0015790C"/>
    <w:rsid w:val="00157A16"/>
    <w:rsid w:val="0016072E"/>
    <w:rsid w:val="00160A7B"/>
    <w:rsid w:val="00161B9F"/>
    <w:rsid w:val="00161FA4"/>
    <w:rsid w:val="001630CF"/>
    <w:rsid w:val="00163B28"/>
    <w:rsid w:val="00163C94"/>
    <w:rsid w:val="0016406D"/>
    <w:rsid w:val="0016600C"/>
    <w:rsid w:val="001669D4"/>
    <w:rsid w:val="00167A1B"/>
    <w:rsid w:val="00167CAE"/>
    <w:rsid w:val="0017064A"/>
    <w:rsid w:val="001706C4"/>
    <w:rsid w:val="00170F03"/>
    <w:rsid w:val="001720DE"/>
    <w:rsid w:val="001723C2"/>
    <w:rsid w:val="00172421"/>
    <w:rsid w:val="00172716"/>
    <w:rsid w:val="0017289E"/>
    <w:rsid w:val="00172F49"/>
    <w:rsid w:val="00173082"/>
    <w:rsid w:val="00174ADE"/>
    <w:rsid w:val="00175050"/>
    <w:rsid w:val="001752EB"/>
    <w:rsid w:val="00175364"/>
    <w:rsid w:val="001754A4"/>
    <w:rsid w:val="00177135"/>
    <w:rsid w:val="0017774B"/>
    <w:rsid w:val="00177D3B"/>
    <w:rsid w:val="00180719"/>
    <w:rsid w:val="00180762"/>
    <w:rsid w:val="001811BC"/>
    <w:rsid w:val="00181F23"/>
    <w:rsid w:val="001825F5"/>
    <w:rsid w:val="00182A1C"/>
    <w:rsid w:val="001831FD"/>
    <w:rsid w:val="00183E9C"/>
    <w:rsid w:val="00185975"/>
    <w:rsid w:val="00186883"/>
    <w:rsid w:val="00187C6C"/>
    <w:rsid w:val="00187D13"/>
    <w:rsid w:val="00191099"/>
    <w:rsid w:val="00191802"/>
    <w:rsid w:val="00191ED4"/>
    <w:rsid w:val="0019260F"/>
    <w:rsid w:val="00193606"/>
    <w:rsid w:val="001953D3"/>
    <w:rsid w:val="001955E9"/>
    <w:rsid w:val="0019638D"/>
    <w:rsid w:val="00196A9D"/>
    <w:rsid w:val="00196B99"/>
    <w:rsid w:val="001973B4"/>
    <w:rsid w:val="00197EC4"/>
    <w:rsid w:val="001A059C"/>
    <w:rsid w:val="001A0639"/>
    <w:rsid w:val="001A063A"/>
    <w:rsid w:val="001A0A34"/>
    <w:rsid w:val="001A210D"/>
    <w:rsid w:val="001A3EF8"/>
    <w:rsid w:val="001A4DA6"/>
    <w:rsid w:val="001A6378"/>
    <w:rsid w:val="001A7DDD"/>
    <w:rsid w:val="001A7EC1"/>
    <w:rsid w:val="001B0368"/>
    <w:rsid w:val="001B11C6"/>
    <w:rsid w:val="001B189A"/>
    <w:rsid w:val="001B2CD9"/>
    <w:rsid w:val="001B2D60"/>
    <w:rsid w:val="001B3B3D"/>
    <w:rsid w:val="001B507F"/>
    <w:rsid w:val="001B5132"/>
    <w:rsid w:val="001B7482"/>
    <w:rsid w:val="001B784D"/>
    <w:rsid w:val="001C02A3"/>
    <w:rsid w:val="001C1680"/>
    <w:rsid w:val="001C2080"/>
    <w:rsid w:val="001C21C6"/>
    <w:rsid w:val="001C2508"/>
    <w:rsid w:val="001C261B"/>
    <w:rsid w:val="001C261E"/>
    <w:rsid w:val="001C360E"/>
    <w:rsid w:val="001C41BB"/>
    <w:rsid w:val="001C55C2"/>
    <w:rsid w:val="001C58F5"/>
    <w:rsid w:val="001C5C80"/>
    <w:rsid w:val="001C5ED3"/>
    <w:rsid w:val="001C6052"/>
    <w:rsid w:val="001C6F2B"/>
    <w:rsid w:val="001D09BC"/>
    <w:rsid w:val="001D10B2"/>
    <w:rsid w:val="001D183F"/>
    <w:rsid w:val="001D1CFE"/>
    <w:rsid w:val="001D2598"/>
    <w:rsid w:val="001D3299"/>
    <w:rsid w:val="001D3FE1"/>
    <w:rsid w:val="001D42CE"/>
    <w:rsid w:val="001D4D4A"/>
    <w:rsid w:val="001D5311"/>
    <w:rsid w:val="001D5CD0"/>
    <w:rsid w:val="001D5DE7"/>
    <w:rsid w:val="001D601D"/>
    <w:rsid w:val="001D643D"/>
    <w:rsid w:val="001D68B8"/>
    <w:rsid w:val="001D6CCE"/>
    <w:rsid w:val="001D79ED"/>
    <w:rsid w:val="001D7A96"/>
    <w:rsid w:val="001D7D0B"/>
    <w:rsid w:val="001D7F3E"/>
    <w:rsid w:val="001D7FFD"/>
    <w:rsid w:val="001E0255"/>
    <w:rsid w:val="001E0277"/>
    <w:rsid w:val="001E1CE2"/>
    <w:rsid w:val="001E2DC1"/>
    <w:rsid w:val="001E32BC"/>
    <w:rsid w:val="001E3EB4"/>
    <w:rsid w:val="001E3F32"/>
    <w:rsid w:val="001E429E"/>
    <w:rsid w:val="001E42F3"/>
    <w:rsid w:val="001E467C"/>
    <w:rsid w:val="001E50A7"/>
    <w:rsid w:val="001E63E2"/>
    <w:rsid w:val="001E68C6"/>
    <w:rsid w:val="001F0909"/>
    <w:rsid w:val="001F0FE3"/>
    <w:rsid w:val="001F20E0"/>
    <w:rsid w:val="001F260C"/>
    <w:rsid w:val="001F2B40"/>
    <w:rsid w:val="001F4F7E"/>
    <w:rsid w:val="001F5623"/>
    <w:rsid w:val="001F7316"/>
    <w:rsid w:val="001F76DF"/>
    <w:rsid w:val="0020004F"/>
    <w:rsid w:val="002002D6"/>
    <w:rsid w:val="00200503"/>
    <w:rsid w:val="00201180"/>
    <w:rsid w:val="002012AD"/>
    <w:rsid w:val="00202725"/>
    <w:rsid w:val="00203DB8"/>
    <w:rsid w:val="002040CD"/>
    <w:rsid w:val="00204989"/>
    <w:rsid w:val="00205689"/>
    <w:rsid w:val="00205AEA"/>
    <w:rsid w:val="00206C27"/>
    <w:rsid w:val="002076FE"/>
    <w:rsid w:val="00207A9D"/>
    <w:rsid w:val="00207D2C"/>
    <w:rsid w:val="00207D38"/>
    <w:rsid w:val="00210D82"/>
    <w:rsid w:val="00211E68"/>
    <w:rsid w:val="00211ED5"/>
    <w:rsid w:val="002124D3"/>
    <w:rsid w:val="002128FC"/>
    <w:rsid w:val="00212B11"/>
    <w:rsid w:val="00213A84"/>
    <w:rsid w:val="002140E2"/>
    <w:rsid w:val="0021429F"/>
    <w:rsid w:val="00214C75"/>
    <w:rsid w:val="002151E6"/>
    <w:rsid w:val="0021582E"/>
    <w:rsid w:val="0021585D"/>
    <w:rsid w:val="002159D5"/>
    <w:rsid w:val="00216146"/>
    <w:rsid w:val="002164C0"/>
    <w:rsid w:val="002167C2"/>
    <w:rsid w:val="00216E10"/>
    <w:rsid w:val="0021798D"/>
    <w:rsid w:val="00217FA0"/>
    <w:rsid w:val="00221B27"/>
    <w:rsid w:val="00223A8B"/>
    <w:rsid w:val="00223AD4"/>
    <w:rsid w:val="00224037"/>
    <w:rsid w:val="0022622B"/>
    <w:rsid w:val="00226344"/>
    <w:rsid w:val="00227046"/>
    <w:rsid w:val="00227AC8"/>
    <w:rsid w:val="002307F1"/>
    <w:rsid w:val="00230BFF"/>
    <w:rsid w:val="00230D9D"/>
    <w:rsid w:val="00230FBA"/>
    <w:rsid w:val="002314C9"/>
    <w:rsid w:val="00231B00"/>
    <w:rsid w:val="00232227"/>
    <w:rsid w:val="00232E7A"/>
    <w:rsid w:val="002343A1"/>
    <w:rsid w:val="00234D10"/>
    <w:rsid w:val="00235348"/>
    <w:rsid w:val="0023585A"/>
    <w:rsid w:val="00236166"/>
    <w:rsid w:val="00236C28"/>
    <w:rsid w:val="0023726A"/>
    <w:rsid w:val="00237D05"/>
    <w:rsid w:val="0024017E"/>
    <w:rsid w:val="002405CD"/>
    <w:rsid w:val="002405E0"/>
    <w:rsid w:val="00240897"/>
    <w:rsid w:val="0024116D"/>
    <w:rsid w:val="00241481"/>
    <w:rsid w:val="002418B7"/>
    <w:rsid w:val="00243162"/>
    <w:rsid w:val="00243E0A"/>
    <w:rsid w:val="0024430B"/>
    <w:rsid w:val="002449E2"/>
    <w:rsid w:val="00244A56"/>
    <w:rsid w:val="00245A9A"/>
    <w:rsid w:val="00245F8C"/>
    <w:rsid w:val="00246091"/>
    <w:rsid w:val="0024719E"/>
    <w:rsid w:val="002472F0"/>
    <w:rsid w:val="00247739"/>
    <w:rsid w:val="00247E2D"/>
    <w:rsid w:val="0025117A"/>
    <w:rsid w:val="002522A5"/>
    <w:rsid w:val="00252486"/>
    <w:rsid w:val="00252D8D"/>
    <w:rsid w:val="00253AFE"/>
    <w:rsid w:val="00253F23"/>
    <w:rsid w:val="00254288"/>
    <w:rsid w:val="00255E30"/>
    <w:rsid w:val="00257408"/>
    <w:rsid w:val="00257D2A"/>
    <w:rsid w:val="00260380"/>
    <w:rsid w:val="00260F3D"/>
    <w:rsid w:val="00260FE5"/>
    <w:rsid w:val="0026111D"/>
    <w:rsid w:val="002612EC"/>
    <w:rsid w:val="00261675"/>
    <w:rsid w:val="002619BC"/>
    <w:rsid w:val="00262513"/>
    <w:rsid w:val="00262D54"/>
    <w:rsid w:val="0026359D"/>
    <w:rsid w:val="0026437B"/>
    <w:rsid w:val="00264E24"/>
    <w:rsid w:val="00265D26"/>
    <w:rsid w:val="002700E0"/>
    <w:rsid w:val="00271309"/>
    <w:rsid w:val="00271694"/>
    <w:rsid w:val="002735E6"/>
    <w:rsid w:val="0027364E"/>
    <w:rsid w:val="00273C69"/>
    <w:rsid w:val="00275291"/>
    <w:rsid w:val="002758BA"/>
    <w:rsid w:val="00277299"/>
    <w:rsid w:val="002772AA"/>
    <w:rsid w:val="0028012E"/>
    <w:rsid w:val="002809E2"/>
    <w:rsid w:val="002810A8"/>
    <w:rsid w:val="00281396"/>
    <w:rsid w:val="0028267A"/>
    <w:rsid w:val="00283AEB"/>
    <w:rsid w:val="002846A3"/>
    <w:rsid w:val="00285061"/>
    <w:rsid w:val="0028599F"/>
    <w:rsid w:val="00285C74"/>
    <w:rsid w:val="00285D5D"/>
    <w:rsid w:val="002864A9"/>
    <w:rsid w:val="00286713"/>
    <w:rsid w:val="00287006"/>
    <w:rsid w:val="0028727C"/>
    <w:rsid w:val="00290F81"/>
    <w:rsid w:val="00291B80"/>
    <w:rsid w:val="00291EEB"/>
    <w:rsid w:val="002925F3"/>
    <w:rsid w:val="00292CF9"/>
    <w:rsid w:val="00292D6B"/>
    <w:rsid w:val="00293EB4"/>
    <w:rsid w:val="002947E5"/>
    <w:rsid w:val="002953D8"/>
    <w:rsid w:val="00296285"/>
    <w:rsid w:val="00296726"/>
    <w:rsid w:val="002968A0"/>
    <w:rsid w:val="002970E8"/>
    <w:rsid w:val="0029754F"/>
    <w:rsid w:val="00297BE3"/>
    <w:rsid w:val="00297EAE"/>
    <w:rsid w:val="002A0B09"/>
    <w:rsid w:val="002A150B"/>
    <w:rsid w:val="002A19EF"/>
    <w:rsid w:val="002A2061"/>
    <w:rsid w:val="002A20C8"/>
    <w:rsid w:val="002A27F2"/>
    <w:rsid w:val="002A4833"/>
    <w:rsid w:val="002A5562"/>
    <w:rsid w:val="002A56BF"/>
    <w:rsid w:val="002A686F"/>
    <w:rsid w:val="002A69B9"/>
    <w:rsid w:val="002A758D"/>
    <w:rsid w:val="002A766C"/>
    <w:rsid w:val="002A7ECD"/>
    <w:rsid w:val="002B014B"/>
    <w:rsid w:val="002B1E20"/>
    <w:rsid w:val="002B2251"/>
    <w:rsid w:val="002B32B0"/>
    <w:rsid w:val="002B38E6"/>
    <w:rsid w:val="002B554F"/>
    <w:rsid w:val="002B5DAD"/>
    <w:rsid w:val="002B7101"/>
    <w:rsid w:val="002B718B"/>
    <w:rsid w:val="002B7EDB"/>
    <w:rsid w:val="002C04F5"/>
    <w:rsid w:val="002C08EA"/>
    <w:rsid w:val="002C22C2"/>
    <w:rsid w:val="002C231E"/>
    <w:rsid w:val="002C3401"/>
    <w:rsid w:val="002C4107"/>
    <w:rsid w:val="002C4D1F"/>
    <w:rsid w:val="002C6DFC"/>
    <w:rsid w:val="002C7A7B"/>
    <w:rsid w:val="002C7D2A"/>
    <w:rsid w:val="002D13EE"/>
    <w:rsid w:val="002D1928"/>
    <w:rsid w:val="002D2DB9"/>
    <w:rsid w:val="002D2E09"/>
    <w:rsid w:val="002D2EB8"/>
    <w:rsid w:val="002D347F"/>
    <w:rsid w:val="002D3772"/>
    <w:rsid w:val="002D4C4E"/>
    <w:rsid w:val="002D524F"/>
    <w:rsid w:val="002D52C4"/>
    <w:rsid w:val="002D6907"/>
    <w:rsid w:val="002D7140"/>
    <w:rsid w:val="002D79E5"/>
    <w:rsid w:val="002D7DC2"/>
    <w:rsid w:val="002E02A7"/>
    <w:rsid w:val="002E11AA"/>
    <w:rsid w:val="002E120D"/>
    <w:rsid w:val="002E16FD"/>
    <w:rsid w:val="002E1BAA"/>
    <w:rsid w:val="002E2916"/>
    <w:rsid w:val="002E2B5E"/>
    <w:rsid w:val="002E3422"/>
    <w:rsid w:val="002E5CD8"/>
    <w:rsid w:val="002F0627"/>
    <w:rsid w:val="002F20AF"/>
    <w:rsid w:val="002F2C59"/>
    <w:rsid w:val="002F304E"/>
    <w:rsid w:val="002F33C7"/>
    <w:rsid w:val="002F39CA"/>
    <w:rsid w:val="002F3B33"/>
    <w:rsid w:val="002F40B3"/>
    <w:rsid w:val="002F4112"/>
    <w:rsid w:val="002F7483"/>
    <w:rsid w:val="0030106D"/>
    <w:rsid w:val="00301106"/>
    <w:rsid w:val="003019A5"/>
    <w:rsid w:val="00301BA4"/>
    <w:rsid w:val="00301E64"/>
    <w:rsid w:val="0030336B"/>
    <w:rsid w:val="00303E0A"/>
    <w:rsid w:val="0030415C"/>
    <w:rsid w:val="00305135"/>
    <w:rsid w:val="003055C8"/>
    <w:rsid w:val="00305D27"/>
    <w:rsid w:val="00305FD9"/>
    <w:rsid w:val="00306421"/>
    <w:rsid w:val="00306C64"/>
    <w:rsid w:val="00310094"/>
    <w:rsid w:val="003102FE"/>
    <w:rsid w:val="00310788"/>
    <w:rsid w:val="00310CAB"/>
    <w:rsid w:val="003110FC"/>
    <w:rsid w:val="003114FA"/>
    <w:rsid w:val="00312A56"/>
    <w:rsid w:val="0031315D"/>
    <w:rsid w:val="0031372D"/>
    <w:rsid w:val="0031383A"/>
    <w:rsid w:val="00314ECA"/>
    <w:rsid w:val="00314FA3"/>
    <w:rsid w:val="00315A49"/>
    <w:rsid w:val="0032045B"/>
    <w:rsid w:val="003207B3"/>
    <w:rsid w:val="003216A3"/>
    <w:rsid w:val="0032199E"/>
    <w:rsid w:val="00321AA4"/>
    <w:rsid w:val="0032253D"/>
    <w:rsid w:val="00322A79"/>
    <w:rsid w:val="00322E4A"/>
    <w:rsid w:val="003231DA"/>
    <w:rsid w:val="00324B6B"/>
    <w:rsid w:val="00325500"/>
    <w:rsid w:val="003259F1"/>
    <w:rsid w:val="00325A51"/>
    <w:rsid w:val="00325DA6"/>
    <w:rsid w:val="0032608B"/>
    <w:rsid w:val="003269A5"/>
    <w:rsid w:val="00327464"/>
    <w:rsid w:val="00327740"/>
    <w:rsid w:val="0033008D"/>
    <w:rsid w:val="003304BF"/>
    <w:rsid w:val="003308D1"/>
    <w:rsid w:val="00330E02"/>
    <w:rsid w:val="003313D9"/>
    <w:rsid w:val="00331AD7"/>
    <w:rsid w:val="00331C7E"/>
    <w:rsid w:val="00333B5B"/>
    <w:rsid w:val="0033467E"/>
    <w:rsid w:val="0033498F"/>
    <w:rsid w:val="00334BA9"/>
    <w:rsid w:val="00334D08"/>
    <w:rsid w:val="0033548C"/>
    <w:rsid w:val="003356A6"/>
    <w:rsid w:val="0033605B"/>
    <w:rsid w:val="00336736"/>
    <w:rsid w:val="00337E71"/>
    <w:rsid w:val="0034075A"/>
    <w:rsid w:val="00341095"/>
    <w:rsid w:val="0034283B"/>
    <w:rsid w:val="00342CAA"/>
    <w:rsid w:val="0034417C"/>
    <w:rsid w:val="003441F2"/>
    <w:rsid w:val="00344489"/>
    <w:rsid w:val="0034480E"/>
    <w:rsid w:val="00344A99"/>
    <w:rsid w:val="003452B9"/>
    <w:rsid w:val="00345B7E"/>
    <w:rsid w:val="00347402"/>
    <w:rsid w:val="00347445"/>
    <w:rsid w:val="00347DE3"/>
    <w:rsid w:val="003505F3"/>
    <w:rsid w:val="003515AA"/>
    <w:rsid w:val="003533EA"/>
    <w:rsid w:val="003537C8"/>
    <w:rsid w:val="00353956"/>
    <w:rsid w:val="00354AF7"/>
    <w:rsid w:val="003557F7"/>
    <w:rsid w:val="00355CBF"/>
    <w:rsid w:val="00357AF2"/>
    <w:rsid w:val="00360737"/>
    <w:rsid w:val="00361307"/>
    <w:rsid w:val="00361B83"/>
    <w:rsid w:val="0036304C"/>
    <w:rsid w:val="00363FA3"/>
    <w:rsid w:val="003642E8"/>
    <w:rsid w:val="00364BBE"/>
    <w:rsid w:val="00365510"/>
    <w:rsid w:val="00366965"/>
    <w:rsid w:val="00367031"/>
    <w:rsid w:val="003704CD"/>
    <w:rsid w:val="00370AB6"/>
    <w:rsid w:val="00370ECE"/>
    <w:rsid w:val="003733F5"/>
    <w:rsid w:val="003734DD"/>
    <w:rsid w:val="00373AD7"/>
    <w:rsid w:val="00374754"/>
    <w:rsid w:val="00374B69"/>
    <w:rsid w:val="00375103"/>
    <w:rsid w:val="003751AB"/>
    <w:rsid w:val="003752B6"/>
    <w:rsid w:val="003769E0"/>
    <w:rsid w:val="00380391"/>
    <w:rsid w:val="00380853"/>
    <w:rsid w:val="00381697"/>
    <w:rsid w:val="003818F7"/>
    <w:rsid w:val="00383581"/>
    <w:rsid w:val="00383AE5"/>
    <w:rsid w:val="00384008"/>
    <w:rsid w:val="00384B77"/>
    <w:rsid w:val="003861A0"/>
    <w:rsid w:val="00387D4A"/>
    <w:rsid w:val="003909F1"/>
    <w:rsid w:val="00390C21"/>
    <w:rsid w:val="00391FCA"/>
    <w:rsid w:val="00392AD5"/>
    <w:rsid w:val="00392DBA"/>
    <w:rsid w:val="0039364C"/>
    <w:rsid w:val="003948F2"/>
    <w:rsid w:val="00394AD5"/>
    <w:rsid w:val="0039512C"/>
    <w:rsid w:val="003951CF"/>
    <w:rsid w:val="00395353"/>
    <w:rsid w:val="0039537A"/>
    <w:rsid w:val="00395791"/>
    <w:rsid w:val="0039601B"/>
    <w:rsid w:val="00396B33"/>
    <w:rsid w:val="0039734D"/>
    <w:rsid w:val="003A02CD"/>
    <w:rsid w:val="003A080B"/>
    <w:rsid w:val="003A2704"/>
    <w:rsid w:val="003A362A"/>
    <w:rsid w:val="003A3F6D"/>
    <w:rsid w:val="003A4213"/>
    <w:rsid w:val="003A4A07"/>
    <w:rsid w:val="003A4C55"/>
    <w:rsid w:val="003A6822"/>
    <w:rsid w:val="003A6E12"/>
    <w:rsid w:val="003A6F76"/>
    <w:rsid w:val="003A7083"/>
    <w:rsid w:val="003A7872"/>
    <w:rsid w:val="003A7BF6"/>
    <w:rsid w:val="003B17D5"/>
    <w:rsid w:val="003B1C67"/>
    <w:rsid w:val="003B1FF4"/>
    <w:rsid w:val="003B2F22"/>
    <w:rsid w:val="003B392F"/>
    <w:rsid w:val="003B39A6"/>
    <w:rsid w:val="003B41CA"/>
    <w:rsid w:val="003B4719"/>
    <w:rsid w:val="003B6058"/>
    <w:rsid w:val="003B687A"/>
    <w:rsid w:val="003B6E3C"/>
    <w:rsid w:val="003B7011"/>
    <w:rsid w:val="003B740F"/>
    <w:rsid w:val="003C079D"/>
    <w:rsid w:val="003C0C0B"/>
    <w:rsid w:val="003C0F6E"/>
    <w:rsid w:val="003C2C8D"/>
    <w:rsid w:val="003C3531"/>
    <w:rsid w:val="003C358F"/>
    <w:rsid w:val="003C4000"/>
    <w:rsid w:val="003C4305"/>
    <w:rsid w:val="003C4A63"/>
    <w:rsid w:val="003C4A80"/>
    <w:rsid w:val="003C4BA5"/>
    <w:rsid w:val="003C4E36"/>
    <w:rsid w:val="003C4F99"/>
    <w:rsid w:val="003C6E48"/>
    <w:rsid w:val="003C70E4"/>
    <w:rsid w:val="003C78BB"/>
    <w:rsid w:val="003C7DE7"/>
    <w:rsid w:val="003D04E1"/>
    <w:rsid w:val="003D0AB1"/>
    <w:rsid w:val="003D0AE2"/>
    <w:rsid w:val="003D2309"/>
    <w:rsid w:val="003D30B0"/>
    <w:rsid w:val="003D3D96"/>
    <w:rsid w:val="003D401A"/>
    <w:rsid w:val="003D4096"/>
    <w:rsid w:val="003D4690"/>
    <w:rsid w:val="003D4A67"/>
    <w:rsid w:val="003D4FEB"/>
    <w:rsid w:val="003D5123"/>
    <w:rsid w:val="003D616A"/>
    <w:rsid w:val="003D669E"/>
    <w:rsid w:val="003D67FE"/>
    <w:rsid w:val="003D6A90"/>
    <w:rsid w:val="003D6C81"/>
    <w:rsid w:val="003D6DEF"/>
    <w:rsid w:val="003D6E5C"/>
    <w:rsid w:val="003D7E1B"/>
    <w:rsid w:val="003D7F69"/>
    <w:rsid w:val="003E023A"/>
    <w:rsid w:val="003E06EA"/>
    <w:rsid w:val="003E1B0A"/>
    <w:rsid w:val="003E2201"/>
    <w:rsid w:val="003E27A4"/>
    <w:rsid w:val="003E31B1"/>
    <w:rsid w:val="003E49A6"/>
    <w:rsid w:val="003E4D47"/>
    <w:rsid w:val="003E52E2"/>
    <w:rsid w:val="003E7235"/>
    <w:rsid w:val="003E7451"/>
    <w:rsid w:val="003E752D"/>
    <w:rsid w:val="003F00C2"/>
    <w:rsid w:val="003F0325"/>
    <w:rsid w:val="003F0B55"/>
    <w:rsid w:val="003F0DCF"/>
    <w:rsid w:val="003F1111"/>
    <w:rsid w:val="003F4852"/>
    <w:rsid w:val="003F4B46"/>
    <w:rsid w:val="003F4CE9"/>
    <w:rsid w:val="003F4FB7"/>
    <w:rsid w:val="003F6C41"/>
    <w:rsid w:val="003F77A8"/>
    <w:rsid w:val="004009E1"/>
    <w:rsid w:val="00400EAA"/>
    <w:rsid w:val="004012AD"/>
    <w:rsid w:val="0040175B"/>
    <w:rsid w:val="004039B2"/>
    <w:rsid w:val="004049AC"/>
    <w:rsid w:val="00405AD3"/>
    <w:rsid w:val="00405BCA"/>
    <w:rsid w:val="00405C17"/>
    <w:rsid w:val="004064A6"/>
    <w:rsid w:val="00406E17"/>
    <w:rsid w:val="00406F3A"/>
    <w:rsid w:val="00407116"/>
    <w:rsid w:val="004073FB"/>
    <w:rsid w:val="00407DE0"/>
    <w:rsid w:val="0041225E"/>
    <w:rsid w:val="004126F3"/>
    <w:rsid w:val="00412DF3"/>
    <w:rsid w:val="004134DB"/>
    <w:rsid w:val="00413670"/>
    <w:rsid w:val="00413B01"/>
    <w:rsid w:val="00413E83"/>
    <w:rsid w:val="00415888"/>
    <w:rsid w:val="00415FD7"/>
    <w:rsid w:val="00415FFA"/>
    <w:rsid w:val="004168AE"/>
    <w:rsid w:val="00416E37"/>
    <w:rsid w:val="00417CDD"/>
    <w:rsid w:val="00420100"/>
    <w:rsid w:val="0042330C"/>
    <w:rsid w:val="004235B5"/>
    <w:rsid w:val="00423A19"/>
    <w:rsid w:val="00424ED0"/>
    <w:rsid w:val="00425077"/>
    <w:rsid w:val="00425221"/>
    <w:rsid w:val="004255D0"/>
    <w:rsid w:val="00425D66"/>
    <w:rsid w:val="00426161"/>
    <w:rsid w:val="00426D3B"/>
    <w:rsid w:val="00426F30"/>
    <w:rsid w:val="004308B5"/>
    <w:rsid w:val="00430A2F"/>
    <w:rsid w:val="004324EA"/>
    <w:rsid w:val="00432955"/>
    <w:rsid w:val="00432A04"/>
    <w:rsid w:val="004338CE"/>
    <w:rsid w:val="00434B14"/>
    <w:rsid w:val="00434F7E"/>
    <w:rsid w:val="00435F26"/>
    <w:rsid w:val="0043602E"/>
    <w:rsid w:val="004360B9"/>
    <w:rsid w:val="004366B0"/>
    <w:rsid w:val="00436E74"/>
    <w:rsid w:val="004373E2"/>
    <w:rsid w:val="004374E2"/>
    <w:rsid w:val="0044020A"/>
    <w:rsid w:val="00443333"/>
    <w:rsid w:val="00443963"/>
    <w:rsid w:val="00444093"/>
    <w:rsid w:val="00444D74"/>
    <w:rsid w:val="00446687"/>
    <w:rsid w:val="0044686F"/>
    <w:rsid w:val="004503E5"/>
    <w:rsid w:val="00450794"/>
    <w:rsid w:val="004514C9"/>
    <w:rsid w:val="0045187F"/>
    <w:rsid w:val="0045307F"/>
    <w:rsid w:val="00454A5F"/>
    <w:rsid w:val="00455359"/>
    <w:rsid w:val="00455F49"/>
    <w:rsid w:val="00456692"/>
    <w:rsid w:val="00456975"/>
    <w:rsid w:val="0045698F"/>
    <w:rsid w:val="00457F3C"/>
    <w:rsid w:val="00461A4C"/>
    <w:rsid w:val="0046221C"/>
    <w:rsid w:val="0046250E"/>
    <w:rsid w:val="00462870"/>
    <w:rsid w:val="00462CC4"/>
    <w:rsid w:val="004639F6"/>
    <w:rsid w:val="004640E1"/>
    <w:rsid w:val="004649C0"/>
    <w:rsid w:val="004651CD"/>
    <w:rsid w:val="00465597"/>
    <w:rsid w:val="00466241"/>
    <w:rsid w:val="00470238"/>
    <w:rsid w:val="00470382"/>
    <w:rsid w:val="00470E81"/>
    <w:rsid w:val="00471842"/>
    <w:rsid w:val="0047296A"/>
    <w:rsid w:val="00474317"/>
    <w:rsid w:val="00474E5C"/>
    <w:rsid w:val="00475E0E"/>
    <w:rsid w:val="00476EEC"/>
    <w:rsid w:val="00477496"/>
    <w:rsid w:val="00481CA0"/>
    <w:rsid w:val="004822CF"/>
    <w:rsid w:val="00482953"/>
    <w:rsid w:val="004838A0"/>
    <w:rsid w:val="0048423F"/>
    <w:rsid w:val="0048477E"/>
    <w:rsid w:val="00484D64"/>
    <w:rsid w:val="004866C3"/>
    <w:rsid w:val="00487331"/>
    <w:rsid w:val="00487723"/>
    <w:rsid w:val="004905AA"/>
    <w:rsid w:val="00491ACA"/>
    <w:rsid w:val="00491D96"/>
    <w:rsid w:val="00493643"/>
    <w:rsid w:val="00493CA4"/>
    <w:rsid w:val="00493D6F"/>
    <w:rsid w:val="00494838"/>
    <w:rsid w:val="00494F98"/>
    <w:rsid w:val="00495D7D"/>
    <w:rsid w:val="0049621E"/>
    <w:rsid w:val="004A000A"/>
    <w:rsid w:val="004A0D2B"/>
    <w:rsid w:val="004A0E92"/>
    <w:rsid w:val="004A0F6E"/>
    <w:rsid w:val="004A1717"/>
    <w:rsid w:val="004A1CCF"/>
    <w:rsid w:val="004A1F38"/>
    <w:rsid w:val="004A2547"/>
    <w:rsid w:val="004A2C94"/>
    <w:rsid w:val="004A2D2F"/>
    <w:rsid w:val="004A3D33"/>
    <w:rsid w:val="004A4B82"/>
    <w:rsid w:val="004A5793"/>
    <w:rsid w:val="004A6241"/>
    <w:rsid w:val="004A6498"/>
    <w:rsid w:val="004A66C3"/>
    <w:rsid w:val="004A66C9"/>
    <w:rsid w:val="004A6A87"/>
    <w:rsid w:val="004A6E0F"/>
    <w:rsid w:val="004B01FE"/>
    <w:rsid w:val="004B0831"/>
    <w:rsid w:val="004B24B5"/>
    <w:rsid w:val="004B2C2E"/>
    <w:rsid w:val="004B2D43"/>
    <w:rsid w:val="004B4546"/>
    <w:rsid w:val="004B4C56"/>
    <w:rsid w:val="004B4D0A"/>
    <w:rsid w:val="004B4F07"/>
    <w:rsid w:val="004B5A18"/>
    <w:rsid w:val="004B5EF1"/>
    <w:rsid w:val="004B6140"/>
    <w:rsid w:val="004B63A1"/>
    <w:rsid w:val="004B64A7"/>
    <w:rsid w:val="004B65AA"/>
    <w:rsid w:val="004B70EB"/>
    <w:rsid w:val="004B719C"/>
    <w:rsid w:val="004C0169"/>
    <w:rsid w:val="004C139B"/>
    <w:rsid w:val="004C1A7C"/>
    <w:rsid w:val="004C2D1D"/>
    <w:rsid w:val="004C2D4D"/>
    <w:rsid w:val="004C432A"/>
    <w:rsid w:val="004C4BD7"/>
    <w:rsid w:val="004C5B09"/>
    <w:rsid w:val="004C692A"/>
    <w:rsid w:val="004C6B26"/>
    <w:rsid w:val="004C7CDF"/>
    <w:rsid w:val="004D0182"/>
    <w:rsid w:val="004D1BF7"/>
    <w:rsid w:val="004D2471"/>
    <w:rsid w:val="004D2E87"/>
    <w:rsid w:val="004D421B"/>
    <w:rsid w:val="004D596E"/>
    <w:rsid w:val="004D5B3D"/>
    <w:rsid w:val="004D5BF9"/>
    <w:rsid w:val="004D652D"/>
    <w:rsid w:val="004E14D1"/>
    <w:rsid w:val="004E1A09"/>
    <w:rsid w:val="004E1EE5"/>
    <w:rsid w:val="004E2622"/>
    <w:rsid w:val="004E2AFA"/>
    <w:rsid w:val="004E35E7"/>
    <w:rsid w:val="004E3D06"/>
    <w:rsid w:val="004E456A"/>
    <w:rsid w:val="004E4EFE"/>
    <w:rsid w:val="004E5FCA"/>
    <w:rsid w:val="004E658C"/>
    <w:rsid w:val="004E6D58"/>
    <w:rsid w:val="004F0128"/>
    <w:rsid w:val="004F0F69"/>
    <w:rsid w:val="004F1D20"/>
    <w:rsid w:val="004F2497"/>
    <w:rsid w:val="004F2B70"/>
    <w:rsid w:val="004F32D3"/>
    <w:rsid w:val="004F3975"/>
    <w:rsid w:val="004F3DE4"/>
    <w:rsid w:val="004F58AC"/>
    <w:rsid w:val="004F5C28"/>
    <w:rsid w:val="004F5ECA"/>
    <w:rsid w:val="004F74ED"/>
    <w:rsid w:val="005004BE"/>
    <w:rsid w:val="00500FA9"/>
    <w:rsid w:val="00501223"/>
    <w:rsid w:val="00502A7A"/>
    <w:rsid w:val="005034E3"/>
    <w:rsid w:val="005038F5"/>
    <w:rsid w:val="00503B25"/>
    <w:rsid w:val="005047CC"/>
    <w:rsid w:val="00505450"/>
    <w:rsid w:val="00505635"/>
    <w:rsid w:val="0050611C"/>
    <w:rsid w:val="0050629E"/>
    <w:rsid w:val="005064CD"/>
    <w:rsid w:val="0050652D"/>
    <w:rsid w:val="00507226"/>
    <w:rsid w:val="0051061C"/>
    <w:rsid w:val="00510EDF"/>
    <w:rsid w:val="00511994"/>
    <w:rsid w:val="005127D2"/>
    <w:rsid w:val="00514B3E"/>
    <w:rsid w:val="00515239"/>
    <w:rsid w:val="00515C10"/>
    <w:rsid w:val="00515CC6"/>
    <w:rsid w:val="005161B2"/>
    <w:rsid w:val="00516314"/>
    <w:rsid w:val="00516922"/>
    <w:rsid w:val="00516AA2"/>
    <w:rsid w:val="005172AC"/>
    <w:rsid w:val="00517E5A"/>
    <w:rsid w:val="005202C4"/>
    <w:rsid w:val="00520441"/>
    <w:rsid w:val="00521F2E"/>
    <w:rsid w:val="005228EE"/>
    <w:rsid w:val="00522A6A"/>
    <w:rsid w:val="00522F6C"/>
    <w:rsid w:val="005231D2"/>
    <w:rsid w:val="0052356C"/>
    <w:rsid w:val="005237F7"/>
    <w:rsid w:val="00523CA7"/>
    <w:rsid w:val="0052676B"/>
    <w:rsid w:val="005267C8"/>
    <w:rsid w:val="005268A8"/>
    <w:rsid w:val="00527EB6"/>
    <w:rsid w:val="00530020"/>
    <w:rsid w:val="0053164A"/>
    <w:rsid w:val="005316FA"/>
    <w:rsid w:val="00532066"/>
    <w:rsid w:val="00532AFD"/>
    <w:rsid w:val="00532BCC"/>
    <w:rsid w:val="00532CFA"/>
    <w:rsid w:val="00534AEA"/>
    <w:rsid w:val="005356C2"/>
    <w:rsid w:val="00535D65"/>
    <w:rsid w:val="00536A18"/>
    <w:rsid w:val="00537C72"/>
    <w:rsid w:val="00540F8E"/>
    <w:rsid w:val="00542E1D"/>
    <w:rsid w:val="00543005"/>
    <w:rsid w:val="00543D58"/>
    <w:rsid w:val="00544611"/>
    <w:rsid w:val="005454F9"/>
    <w:rsid w:val="005467A0"/>
    <w:rsid w:val="005501BA"/>
    <w:rsid w:val="005506AD"/>
    <w:rsid w:val="005507DC"/>
    <w:rsid w:val="00551E5D"/>
    <w:rsid w:val="00552764"/>
    <w:rsid w:val="00552F6A"/>
    <w:rsid w:val="00553667"/>
    <w:rsid w:val="00554BAA"/>
    <w:rsid w:val="005558FF"/>
    <w:rsid w:val="0055627A"/>
    <w:rsid w:val="00557407"/>
    <w:rsid w:val="00557B48"/>
    <w:rsid w:val="005600F7"/>
    <w:rsid w:val="0056058D"/>
    <w:rsid w:val="00560A3C"/>
    <w:rsid w:val="00560DC4"/>
    <w:rsid w:val="00561329"/>
    <w:rsid w:val="00562975"/>
    <w:rsid w:val="00562EF1"/>
    <w:rsid w:val="00563B75"/>
    <w:rsid w:val="00564697"/>
    <w:rsid w:val="0056560E"/>
    <w:rsid w:val="005657F4"/>
    <w:rsid w:val="00566728"/>
    <w:rsid w:val="0056757E"/>
    <w:rsid w:val="005701D8"/>
    <w:rsid w:val="00572095"/>
    <w:rsid w:val="0057213B"/>
    <w:rsid w:val="0057285B"/>
    <w:rsid w:val="00572CB3"/>
    <w:rsid w:val="00573508"/>
    <w:rsid w:val="00573E79"/>
    <w:rsid w:val="005742ED"/>
    <w:rsid w:val="00575C80"/>
    <w:rsid w:val="00575C9D"/>
    <w:rsid w:val="00576193"/>
    <w:rsid w:val="005767FC"/>
    <w:rsid w:val="00576E74"/>
    <w:rsid w:val="0058007A"/>
    <w:rsid w:val="0058077A"/>
    <w:rsid w:val="00580D65"/>
    <w:rsid w:val="0058227A"/>
    <w:rsid w:val="005825BB"/>
    <w:rsid w:val="00583E82"/>
    <w:rsid w:val="0058666C"/>
    <w:rsid w:val="005876A5"/>
    <w:rsid w:val="0058781A"/>
    <w:rsid w:val="00590835"/>
    <w:rsid w:val="00590890"/>
    <w:rsid w:val="00591067"/>
    <w:rsid w:val="00592370"/>
    <w:rsid w:val="00593152"/>
    <w:rsid w:val="00594361"/>
    <w:rsid w:val="0059575A"/>
    <w:rsid w:val="00596347"/>
    <w:rsid w:val="00596AE6"/>
    <w:rsid w:val="00596AF5"/>
    <w:rsid w:val="00597C48"/>
    <w:rsid w:val="005A0CD4"/>
    <w:rsid w:val="005A1489"/>
    <w:rsid w:val="005A1DBB"/>
    <w:rsid w:val="005A2C1F"/>
    <w:rsid w:val="005A47DF"/>
    <w:rsid w:val="005A623B"/>
    <w:rsid w:val="005A6380"/>
    <w:rsid w:val="005A6409"/>
    <w:rsid w:val="005A7EF7"/>
    <w:rsid w:val="005B0260"/>
    <w:rsid w:val="005B038C"/>
    <w:rsid w:val="005B053E"/>
    <w:rsid w:val="005B0A77"/>
    <w:rsid w:val="005B0D26"/>
    <w:rsid w:val="005B0D46"/>
    <w:rsid w:val="005B0DDC"/>
    <w:rsid w:val="005B14DA"/>
    <w:rsid w:val="005B1B59"/>
    <w:rsid w:val="005B216F"/>
    <w:rsid w:val="005B29D5"/>
    <w:rsid w:val="005B2B02"/>
    <w:rsid w:val="005B3315"/>
    <w:rsid w:val="005B3A40"/>
    <w:rsid w:val="005B435B"/>
    <w:rsid w:val="005B45F5"/>
    <w:rsid w:val="005B5556"/>
    <w:rsid w:val="005B5637"/>
    <w:rsid w:val="005B6321"/>
    <w:rsid w:val="005B64F3"/>
    <w:rsid w:val="005B6897"/>
    <w:rsid w:val="005B755B"/>
    <w:rsid w:val="005B79EC"/>
    <w:rsid w:val="005C09F0"/>
    <w:rsid w:val="005C237B"/>
    <w:rsid w:val="005C2FD7"/>
    <w:rsid w:val="005C3D2F"/>
    <w:rsid w:val="005C3F8E"/>
    <w:rsid w:val="005C4F90"/>
    <w:rsid w:val="005C51E7"/>
    <w:rsid w:val="005C56D9"/>
    <w:rsid w:val="005C63B0"/>
    <w:rsid w:val="005C6857"/>
    <w:rsid w:val="005C7ACB"/>
    <w:rsid w:val="005D04EA"/>
    <w:rsid w:val="005D1335"/>
    <w:rsid w:val="005D24FC"/>
    <w:rsid w:val="005D28BF"/>
    <w:rsid w:val="005D2C49"/>
    <w:rsid w:val="005D302A"/>
    <w:rsid w:val="005D3435"/>
    <w:rsid w:val="005D438F"/>
    <w:rsid w:val="005D5BAC"/>
    <w:rsid w:val="005D687C"/>
    <w:rsid w:val="005D7D49"/>
    <w:rsid w:val="005E02ED"/>
    <w:rsid w:val="005E12D7"/>
    <w:rsid w:val="005E1638"/>
    <w:rsid w:val="005E34C2"/>
    <w:rsid w:val="005E5A42"/>
    <w:rsid w:val="005E6188"/>
    <w:rsid w:val="005E652D"/>
    <w:rsid w:val="005E72DE"/>
    <w:rsid w:val="005E7C49"/>
    <w:rsid w:val="005F0BC0"/>
    <w:rsid w:val="005F17D6"/>
    <w:rsid w:val="005F249F"/>
    <w:rsid w:val="005F30DB"/>
    <w:rsid w:val="005F38ED"/>
    <w:rsid w:val="005F3C4A"/>
    <w:rsid w:val="005F3F1D"/>
    <w:rsid w:val="005F4F41"/>
    <w:rsid w:val="005F503D"/>
    <w:rsid w:val="005F52B5"/>
    <w:rsid w:val="005F5510"/>
    <w:rsid w:val="006000DF"/>
    <w:rsid w:val="00600996"/>
    <w:rsid w:val="00600FF1"/>
    <w:rsid w:val="00601464"/>
    <w:rsid w:val="0060181C"/>
    <w:rsid w:val="0060307D"/>
    <w:rsid w:val="006030AD"/>
    <w:rsid w:val="00603337"/>
    <w:rsid w:val="0060389C"/>
    <w:rsid w:val="00604BE4"/>
    <w:rsid w:val="00605053"/>
    <w:rsid w:val="0060507B"/>
    <w:rsid w:val="0060562C"/>
    <w:rsid w:val="00605666"/>
    <w:rsid w:val="0060595A"/>
    <w:rsid w:val="00607E9C"/>
    <w:rsid w:val="006107A1"/>
    <w:rsid w:val="00610922"/>
    <w:rsid w:val="00610E03"/>
    <w:rsid w:val="00611C11"/>
    <w:rsid w:val="00611D88"/>
    <w:rsid w:val="0061275E"/>
    <w:rsid w:val="00612E58"/>
    <w:rsid w:val="00612F18"/>
    <w:rsid w:val="00612FA1"/>
    <w:rsid w:val="0061350A"/>
    <w:rsid w:val="00614CD8"/>
    <w:rsid w:val="00614D5A"/>
    <w:rsid w:val="006152DE"/>
    <w:rsid w:val="0061565D"/>
    <w:rsid w:val="00616603"/>
    <w:rsid w:val="00616796"/>
    <w:rsid w:val="006169EB"/>
    <w:rsid w:val="00616B02"/>
    <w:rsid w:val="00616F7E"/>
    <w:rsid w:val="0062016C"/>
    <w:rsid w:val="00620EEA"/>
    <w:rsid w:val="0062128D"/>
    <w:rsid w:val="00621711"/>
    <w:rsid w:val="0062198D"/>
    <w:rsid w:val="00622123"/>
    <w:rsid w:val="0062256D"/>
    <w:rsid w:val="006225EA"/>
    <w:rsid w:val="0062352C"/>
    <w:rsid w:val="006238FA"/>
    <w:rsid w:val="00624022"/>
    <w:rsid w:val="00624B59"/>
    <w:rsid w:val="00624D27"/>
    <w:rsid w:val="00624FBD"/>
    <w:rsid w:val="0062527D"/>
    <w:rsid w:val="00625D85"/>
    <w:rsid w:val="00626026"/>
    <w:rsid w:val="00626078"/>
    <w:rsid w:val="006260E7"/>
    <w:rsid w:val="0062698D"/>
    <w:rsid w:val="0062758D"/>
    <w:rsid w:val="006305EF"/>
    <w:rsid w:val="00630844"/>
    <w:rsid w:val="00630CF8"/>
    <w:rsid w:val="00631B6F"/>
    <w:rsid w:val="00631D22"/>
    <w:rsid w:val="006321AB"/>
    <w:rsid w:val="006322A0"/>
    <w:rsid w:val="00633751"/>
    <w:rsid w:val="00634128"/>
    <w:rsid w:val="006345F6"/>
    <w:rsid w:val="00634AF9"/>
    <w:rsid w:val="00634B33"/>
    <w:rsid w:val="00635D98"/>
    <w:rsid w:val="00635EA9"/>
    <w:rsid w:val="0063624A"/>
    <w:rsid w:val="00640228"/>
    <w:rsid w:val="006412AC"/>
    <w:rsid w:val="006413BC"/>
    <w:rsid w:val="0064158D"/>
    <w:rsid w:val="00642819"/>
    <w:rsid w:val="00643869"/>
    <w:rsid w:val="00643AA0"/>
    <w:rsid w:val="00643FBF"/>
    <w:rsid w:val="00647716"/>
    <w:rsid w:val="00647C82"/>
    <w:rsid w:val="00650A09"/>
    <w:rsid w:val="00650F1A"/>
    <w:rsid w:val="00651088"/>
    <w:rsid w:val="00651950"/>
    <w:rsid w:val="00651A3F"/>
    <w:rsid w:val="00651B77"/>
    <w:rsid w:val="00651DB0"/>
    <w:rsid w:val="00651E04"/>
    <w:rsid w:val="0065260D"/>
    <w:rsid w:val="00652D30"/>
    <w:rsid w:val="006533E2"/>
    <w:rsid w:val="00654262"/>
    <w:rsid w:val="006547FE"/>
    <w:rsid w:val="00654900"/>
    <w:rsid w:val="00654D75"/>
    <w:rsid w:val="006552BF"/>
    <w:rsid w:val="00656278"/>
    <w:rsid w:val="00656345"/>
    <w:rsid w:val="006566E7"/>
    <w:rsid w:val="00656839"/>
    <w:rsid w:val="00657660"/>
    <w:rsid w:val="00660B3B"/>
    <w:rsid w:val="00660D46"/>
    <w:rsid w:val="00660E15"/>
    <w:rsid w:val="0066137E"/>
    <w:rsid w:val="00661F18"/>
    <w:rsid w:val="00662707"/>
    <w:rsid w:val="00663BE3"/>
    <w:rsid w:val="00664188"/>
    <w:rsid w:val="00664480"/>
    <w:rsid w:val="00664836"/>
    <w:rsid w:val="00664CC5"/>
    <w:rsid w:val="00664D12"/>
    <w:rsid w:val="006654E2"/>
    <w:rsid w:val="00665CB0"/>
    <w:rsid w:val="00666FC2"/>
    <w:rsid w:val="006671CC"/>
    <w:rsid w:val="006701C2"/>
    <w:rsid w:val="006706E5"/>
    <w:rsid w:val="00671007"/>
    <w:rsid w:val="0067104B"/>
    <w:rsid w:val="006715C8"/>
    <w:rsid w:val="0067207D"/>
    <w:rsid w:val="00673F08"/>
    <w:rsid w:val="006744C6"/>
    <w:rsid w:val="00675EAA"/>
    <w:rsid w:val="00676091"/>
    <w:rsid w:val="00676565"/>
    <w:rsid w:val="006768AF"/>
    <w:rsid w:val="006770B9"/>
    <w:rsid w:val="006773F2"/>
    <w:rsid w:val="006778EC"/>
    <w:rsid w:val="00677A34"/>
    <w:rsid w:val="00681DD8"/>
    <w:rsid w:val="00684004"/>
    <w:rsid w:val="006840C9"/>
    <w:rsid w:val="00684814"/>
    <w:rsid w:val="006849EE"/>
    <w:rsid w:val="00684CA6"/>
    <w:rsid w:val="006852BE"/>
    <w:rsid w:val="00685591"/>
    <w:rsid w:val="00685DEE"/>
    <w:rsid w:val="00685F56"/>
    <w:rsid w:val="0069054C"/>
    <w:rsid w:val="00690EC9"/>
    <w:rsid w:val="0069130B"/>
    <w:rsid w:val="00691413"/>
    <w:rsid w:val="0069212C"/>
    <w:rsid w:val="00692F99"/>
    <w:rsid w:val="006942BE"/>
    <w:rsid w:val="006947D7"/>
    <w:rsid w:val="00694B42"/>
    <w:rsid w:val="00696B92"/>
    <w:rsid w:val="00696E4F"/>
    <w:rsid w:val="00696FF5"/>
    <w:rsid w:val="00697878"/>
    <w:rsid w:val="00697D10"/>
    <w:rsid w:val="006A03BA"/>
    <w:rsid w:val="006A0743"/>
    <w:rsid w:val="006A0C74"/>
    <w:rsid w:val="006A1376"/>
    <w:rsid w:val="006A1A4A"/>
    <w:rsid w:val="006A1F0D"/>
    <w:rsid w:val="006A2B20"/>
    <w:rsid w:val="006A3458"/>
    <w:rsid w:val="006A389A"/>
    <w:rsid w:val="006A4A5A"/>
    <w:rsid w:val="006A5227"/>
    <w:rsid w:val="006A587A"/>
    <w:rsid w:val="006A5AD8"/>
    <w:rsid w:val="006A65D8"/>
    <w:rsid w:val="006A6E0B"/>
    <w:rsid w:val="006A7B58"/>
    <w:rsid w:val="006B03F3"/>
    <w:rsid w:val="006B1C60"/>
    <w:rsid w:val="006B282F"/>
    <w:rsid w:val="006B3463"/>
    <w:rsid w:val="006B3E3E"/>
    <w:rsid w:val="006B4A24"/>
    <w:rsid w:val="006B69C8"/>
    <w:rsid w:val="006B6BBF"/>
    <w:rsid w:val="006B6F08"/>
    <w:rsid w:val="006B77C6"/>
    <w:rsid w:val="006C023B"/>
    <w:rsid w:val="006C058A"/>
    <w:rsid w:val="006C0C96"/>
    <w:rsid w:val="006C16DA"/>
    <w:rsid w:val="006C1950"/>
    <w:rsid w:val="006C1FA7"/>
    <w:rsid w:val="006C2C90"/>
    <w:rsid w:val="006C328B"/>
    <w:rsid w:val="006C3DFE"/>
    <w:rsid w:val="006C4061"/>
    <w:rsid w:val="006C4539"/>
    <w:rsid w:val="006C4558"/>
    <w:rsid w:val="006C468C"/>
    <w:rsid w:val="006C4A7B"/>
    <w:rsid w:val="006C4DE8"/>
    <w:rsid w:val="006C5E05"/>
    <w:rsid w:val="006C6A14"/>
    <w:rsid w:val="006C6CD1"/>
    <w:rsid w:val="006D0599"/>
    <w:rsid w:val="006D0AFC"/>
    <w:rsid w:val="006D250B"/>
    <w:rsid w:val="006D29AD"/>
    <w:rsid w:val="006D2CD3"/>
    <w:rsid w:val="006D33F1"/>
    <w:rsid w:val="006D39C0"/>
    <w:rsid w:val="006D45EB"/>
    <w:rsid w:val="006D48B6"/>
    <w:rsid w:val="006D4950"/>
    <w:rsid w:val="006D50B8"/>
    <w:rsid w:val="006D52E2"/>
    <w:rsid w:val="006D5B7F"/>
    <w:rsid w:val="006D60FD"/>
    <w:rsid w:val="006D624D"/>
    <w:rsid w:val="006D6B20"/>
    <w:rsid w:val="006D6BDB"/>
    <w:rsid w:val="006D7105"/>
    <w:rsid w:val="006D7BD3"/>
    <w:rsid w:val="006E0536"/>
    <w:rsid w:val="006E2566"/>
    <w:rsid w:val="006E3290"/>
    <w:rsid w:val="006E3691"/>
    <w:rsid w:val="006E3E18"/>
    <w:rsid w:val="006E4453"/>
    <w:rsid w:val="006E4A63"/>
    <w:rsid w:val="006E58E7"/>
    <w:rsid w:val="006E59B2"/>
    <w:rsid w:val="006E5A02"/>
    <w:rsid w:val="006E5BAD"/>
    <w:rsid w:val="006E5EC3"/>
    <w:rsid w:val="006E6C33"/>
    <w:rsid w:val="006E7852"/>
    <w:rsid w:val="006E7D19"/>
    <w:rsid w:val="006F032F"/>
    <w:rsid w:val="006F1D43"/>
    <w:rsid w:val="006F243C"/>
    <w:rsid w:val="006F2E80"/>
    <w:rsid w:val="006F37D4"/>
    <w:rsid w:val="006F489B"/>
    <w:rsid w:val="006F5269"/>
    <w:rsid w:val="006F5928"/>
    <w:rsid w:val="006F5972"/>
    <w:rsid w:val="006F59F7"/>
    <w:rsid w:val="006F6247"/>
    <w:rsid w:val="006F6F6F"/>
    <w:rsid w:val="006F7B74"/>
    <w:rsid w:val="007007C9"/>
    <w:rsid w:val="007014D5"/>
    <w:rsid w:val="007028ED"/>
    <w:rsid w:val="00702D4F"/>
    <w:rsid w:val="00703AD3"/>
    <w:rsid w:val="00704674"/>
    <w:rsid w:val="00705720"/>
    <w:rsid w:val="007068D5"/>
    <w:rsid w:val="007069C9"/>
    <w:rsid w:val="00706CEF"/>
    <w:rsid w:val="00707965"/>
    <w:rsid w:val="007079ED"/>
    <w:rsid w:val="00707A46"/>
    <w:rsid w:val="0071154D"/>
    <w:rsid w:val="00713512"/>
    <w:rsid w:val="00713EB6"/>
    <w:rsid w:val="00715561"/>
    <w:rsid w:val="00715E8C"/>
    <w:rsid w:val="00715FAB"/>
    <w:rsid w:val="007160AA"/>
    <w:rsid w:val="00716132"/>
    <w:rsid w:val="00717973"/>
    <w:rsid w:val="00720489"/>
    <w:rsid w:val="00720BF5"/>
    <w:rsid w:val="00720EC0"/>
    <w:rsid w:val="007213AF"/>
    <w:rsid w:val="00721B46"/>
    <w:rsid w:val="00721D3E"/>
    <w:rsid w:val="00721D64"/>
    <w:rsid w:val="00721D9E"/>
    <w:rsid w:val="007227DC"/>
    <w:rsid w:val="00722F23"/>
    <w:rsid w:val="00723BC1"/>
    <w:rsid w:val="00723C4A"/>
    <w:rsid w:val="00724844"/>
    <w:rsid w:val="00724AEC"/>
    <w:rsid w:val="00724B25"/>
    <w:rsid w:val="007261EA"/>
    <w:rsid w:val="00726B08"/>
    <w:rsid w:val="007273BC"/>
    <w:rsid w:val="00727B84"/>
    <w:rsid w:val="0073026F"/>
    <w:rsid w:val="00730698"/>
    <w:rsid w:val="00731324"/>
    <w:rsid w:val="00731CA8"/>
    <w:rsid w:val="00732939"/>
    <w:rsid w:val="00732A2F"/>
    <w:rsid w:val="00732D5F"/>
    <w:rsid w:val="007334AA"/>
    <w:rsid w:val="00733CEB"/>
    <w:rsid w:val="00733EAF"/>
    <w:rsid w:val="007342D7"/>
    <w:rsid w:val="0073468B"/>
    <w:rsid w:val="00734A2F"/>
    <w:rsid w:val="00734B17"/>
    <w:rsid w:val="00734F85"/>
    <w:rsid w:val="007356C7"/>
    <w:rsid w:val="00735C7F"/>
    <w:rsid w:val="00737306"/>
    <w:rsid w:val="00737506"/>
    <w:rsid w:val="00737A7C"/>
    <w:rsid w:val="00740E40"/>
    <w:rsid w:val="00740F16"/>
    <w:rsid w:val="007415EA"/>
    <w:rsid w:val="00741638"/>
    <w:rsid w:val="007417FE"/>
    <w:rsid w:val="00741A1B"/>
    <w:rsid w:val="00741C2F"/>
    <w:rsid w:val="00742ACB"/>
    <w:rsid w:val="007432C3"/>
    <w:rsid w:val="007434C7"/>
    <w:rsid w:val="00743576"/>
    <w:rsid w:val="007439A8"/>
    <w:rsid w:val="007447EC"/>
    <w:rsid w:val="0074570F"/>
    <w:rsid w:val="00746256"/>
    <w:rsid w:val="0074655F"/>
    <w:rsid w:val="00747030"/>
    <w:rsid w:val="00751091"/>
    <w:rsid w:val="0075140B"/>
    <w:rsid w:val="00751633"/>
    <w:rsid w:val="00753222"/>
    <w:rsid w:val="00753738"/>
    <w:rsid w:val="00754126"/>
    <w:rsid w:val="007551EE"/>
    <w:rsid w:val="00755348"/>
    <w:rsid w:val="00755466"/>
    <w:rsid w:val="00755801"/>
    <w:rsid w:val="00755D87"/>
    <w:rsid w:val="007578D7"/>
    <w:rsid w:val="00760AC0"/>
    <w:rsid w:val="00761F78"/>
    <w:rsid w:val="007625E6"/>
    <w:rsid w:val="0076298D"/>
    <w:rsid w:val="0076390C"/>
    <w:rsid w:val="00763974"/>
    <w:rsid w:val="00763EE5"/>
    <w:rsid w:val="007641EC"/>
    <w:rsid w:val="007649A9"/>
    <w:rsid w:val="007653C4"/>
    <w:rsid w:val="007662FB"/>
    <w:rsid w:val="00766E76"/>
    <w:rsid w:val="00767162"/>
    <w:rsid w:val="00767C36"/>
    <w:rsid w:val="00767D89"/>
    <w:rsid w:val="00767EFD"/>
    <w:rsid w:val="00770191"/>
    <w:rsid w:val="00770990"/>
    <w:rsid w:val="00770A07"/>
    <w:rsid w:val="007719D3"/>
    <w:rsid w:val="00771CB0"/>
    <w:rsid w:val="0077271C"/>
    <w:rsid w:val="007728E8"/>
    <w:rsid w:val="00772F9E"/>
    <w:rsid w:val="00773486"/>
    <w:rsid w:val="007737E6"/>
    <w:rsid w:val="0077497B"/>
    <w:rsid w:val="00774CD2"/>
    <w:rsid w:val="007754F1"/>
    <w:rsid w:val="00776AE8"/>
    <w:rsid w:val="00776E74"/>
    <w:rsid w:val="0078005F"/>
    <w:rsid w:val="00780ADF"/>
    <w:rsid w:val="00781962"/>
    <w:rsid w:val="0078216B"/>
    <w:rsid w:val="00782CBC"/>
    <w:rsid w:val="00782ED5"/>
    <w:rsid w:val="00785F2C"/>
    <w:rsid w:val="00786223"/>
    <w:rsid w:val="0078630A"/>
    <w:rsid w:val="00786ADE"/>
    <w:rsid w:val="00787A2A"/>
    <w:rsid w:val="007905F2"/>
    <w:rsid w:val="00790B3C"/>
    <w:rsid w:val="00790BDE"/>
    <w:rsid w:val="007915DE"/>
    <w:rsid w:val="00791B1B"/>
    <w:rsid w:val="007920D1"/>
    <w:rsid w:val="00793395"/>
    <w:rsid w:val="0079357E"/>
    <w:rsid w:val="00794BFC"/>
    <w:rsid w:val="00796445"/>
    <w:rsid w:val="00796CA5"/>
    <w:rsid w:val="00797A25"/>
    <w:rsid w:val="00797D95"/>
    <w:rsid w:val="007A0E44"/>
    <w:rsid w:val="007A0E7B"/>
    <w:rsid w:val="007A24FA"/>
    <w:rsid w:val="007A2BE0"/>
    <w:rsid w:val="007A2C3A"/>
    <w:rsid w:val="007A3140"/>
    <w:rsid w:val="007A358F"/>
    <w:rsid w:val="007A3ECD"/>
    <w:rsid w:val="007A3EDC"/>
    <w:rsid w:val="007A58F0"/>
    <w:rsid w:val="007A598F"/>
    <w:rsid w:val="007A5BF1"/>
    <w:rsid w:val="007A5C7A"/>
    <w:rsid w:val="007A68C0"/>
    <w:rsid w:val="007A76DC"/>
    <w:rsid w:val="007A7EA8"/>
    <w:rsid w:val="007B14B3"/>
    <w:rsid w:val="007B1D2D"/>
    <w:rsid w:val="007B1EBA"/>
    <w:rsid w:val="007B1F4C"/>
    <w:rsid w:val="007B24B6"/>
    <w:rsid w:val="007B2872"/>
    <w:rsid w:val="007B2CA3"/>
    <w:rsid w:val="007B311A"/>
    <w:rsid w:val="007B317C"/>
    <w:rsid w:val="007B359D"/>
    <w:rsid w:val="007B3D3D"/>
    <w:rsid w:val="007B4A5E"/>
    <w:rsid w:val="007B4C57"/>
    <w:rsid w:val="007B549A"/>
    <w:rsid w:val="007B7116"/>
    <w:rsid w:val="007C2ED3"/>
    <w:rsid w:val="007C6062"/>
    <w:rsid w:val="007C67E4"/>
    <w:rsid w:val="007C784B"/>
    <w:rsid w:val="007D0147"/>
    <w:rsid w:val="007D0273"/>
    <w:rsid w:val="007D0CCB"/>
    <w:rsid w:val="007D137A"/>
    <w:rsid w:val="007D143A"/>
    <w:rsid w:val="007D1C56"/>
    <w:rsid w:val="007D2D68"/>
    <w:rsid w:val="007D3968"/>
    <w:rsid w:val="007D4638"/>
    <w:rsid w:val="007D4938"/>
    <w:rsid w:val="007D4DAC"/>
    <w:rsid w:val="007D58DF"/>
    <w:rsid w:val="007D5AA5"/>
    <w:rsid w:val="007D5EC7"/>
    <w:rsid w:val="007D635C"/>
    <w:rsid w:val="007D7E48"/>
    <w:rsid w:val="007E0187"/>
    <w:rsid w:val="007E2B79"/>
    <w:rsid w:val="007E32F5"/>
    <w:rsid w:val="007E4565"/>
    <w:rsid w:val="007E464B"/>
    <w:rsid w:val="007E46BA"/>
    <w:rsid w:val="007E5273"/>
    <w:rsid w:val="007E5CD5"/>
    <w:rsid w:val="007E62B4"/>
    <w:rsid w:val="007E6672"/>
    <w:rsid w:val="007E7357"/>
    <w:rsid w:val="007F00D2"/>
    <w:rsid w:val="007F0D0A"/>
    <w:rsid w:val="007F2025"/>
    <w:rsid w:val="007F2220"/>
    <w:rsid w:val="007F2862"/>
    <w:rsid w:val="007F2A1D"/>
    <w:rsid w:val="007F45ED"/>
    <w:rsid w:val="007F4EBB"/>
    <w:rsid w:val="007F5171"/>
    <w:rsid w:val="007F637E"/>
    <w:rsid w:val="007F6B56"/>
    <w:rsid w:val="007F750C"/>
    <w:rsid w:val="008007AB"/>
    <w:rsid w:val="00801430"/>
    <w:rsid w:val="00803266"/>
    <w:rsid w:val="0080344C"/>
    <w:rsid w:val="008040C5"/>
    <w:rsid w:val="0080450D"/>
    <w:rsid w:val="008053B8"/>
    <w:rsid w:val="008054A3"/>
    <w:rsid w:val="00805E1C"/>
    <w:rsid w:val="008060D3"/>
    <w:rsid w:val="0080703A"/>
    <w:rsid w:val="0080768E"/>
    <w:rsid w:val="00807943"/>
    <w:rsid w:val="008103A3"/>
    <w:rsid w:val="0081175D"/>
    <w:rsid w:val="00812227"/>
    <w:rsid w:val="00813C16"/>
    <w:rsid w:val="00814ACD"/>
    <w:rsid w:val="00814DB4"/>
    <w:rsid w:val="0081538C"/>
    <w:rsid w:val="00815621"/>
    <w:rsid w:val="008157A5"/>
    <w:rsid w:val="00815A97"/>
    <w:rsid w:val="00816319"/>
    <w:rsid w:val="0081689F"/>
    <w:rsid w:val="008173ED"/>
    <w:rsid w:val="00817F07"/>
    <w:rsid w:val="00817F1E"/>
    <w:rsid w:val="00820020"/>
    <w:rsid w:val="0082045A"/>
    <w:rsid w:val="00820675"/>
    <w:rsid w:val="00820AF2"/>
    <w:rsid w:val="00820DDC"/>
    <w:rsid w:val="008216F1"/>
    <w:rsid w:val="00821F26"/>
    <w:rsid w:val="00822366"/>
    <w:rsid w:val="00823AD1"/>
    <w:rsid w:val="00823ED0"/>
    <w:rsid w:val="00823F7E"/>
    <w:rsid w:val="0082467E"/>
    <w:rsid w:val="00824EDE"/>
    <w:rsid w:val="008253EC"/>
    <w:rsid w:val="00825A9D"/>
    <w:rsid w:val="00825B14"/>
    <w:rsid w:val="00825BC3"/>
    <w:rsid w:val="00826B85"/>
    <w:rsid w:val="008279B9"/>
    <w:rsid w:val="00831256"/>
    <w:rsid w:val="00831F03"/>
    <w:rsid w:val="0083253E"/>
    <w:rsid w:val="0083411C"/>
    <w:rsid w:val="008346C6"/>
    <w:rsid w:val="008347EF"/>
    <w:rsid w:val="00834B26"/>
    <w:rsid w:val="00834C05"/>
    <w:rsid w:val="00834F5F"/>
    <w:rsid w:val="0083559A"/>
    <w:rsid w:val="00836F1C"/>
    <w:rsid w:val="00837F74"/>
    <w:rsid w:val="00837FE6"/>
    <w:rsid w:val="0084068F"/>
    <w:rsid w:val="00840977"/>
    <w:rsid w:val="00840B3F"/>
    <w:rsid w:val="00841406"/>
    <w:rsid w:val="0084312E"/>
    <w:rsid w:val="00843590"/>
    <w:rsid w:val="00843FAB"/>
    <w:rsid w:val="008449B4"/>
    <w:rsid w:val="00845BD5"/>
    <w:rsid w:val="00847448"/>
    <w:rsid w:val="008514E4"/>
    <w:rsid w:val="00851767"/>
    <w:rsid w:val="00852084"/>
    <w:rsid w:val="00852176"/>
    <w:rsid w:val="008525BC"/>
    <w:rsid w:val="00852742"/>
    <w:rsid w:val="00852CC5"/>
    <w:rsid w:val="00852E8C"/>
    <w:rsid w:val="00853338"/>
    <w:rsid w:val="008534EA"/>
    <w:rsid w:val="00853C1C"/>
    <w:rsid w:val="00854017"/>
    <w:rsid w:val="008550FF"/>
    <w:rsid w:val="00855419"/>
    <w:rsid w:val="0085699F"/>
    <w:rsid w:val="00857004"/>
    <w:rsid w:val="0085765D"/>
    <w:rsid w:val="00861BE7"/>
    <w:rsid w:val="00861BFE"/>
    <w:rsid w:val="00862415"/>
    <w:rsid w:val="00863111"/>
    <w:rsid w:val="0086704D"/>
    <w:rsid w:val="008702E8"/>
    <w:rsid w:val="00870A8A"/>
    <w:rsid w:val="00871037"/>
    <w:rsid w:val="0087104F"/>
    <w:rsid w:val="0087238E"/>
    <w:rsid w:val="008725AE"/>
    <w:rsid w:val="0087538A"/>
    <w:rsid w:val="00875489"/>
    <w:rsid w:val="00875A6B"/>
    <w:rsid w:val="00875E48"/>
    <w:rsid w:val="0087603D"/>
    <w:rsid w:val="0087769D"/>
    <w:rsid w:val="00880079"/>
    <w:rsid w:val="00882923"/>
    <w:rsid w:val="00882974"/>
    <w:rsid w:val="00882ECA"/>
    <w:rsid w:val="00883DD8"/>
    <w:rsid w:val="008845EF"/>
    <w:rsid w:val="00884B92"/>
    <w:rsid w:val="00885394"/>
    <w:rsid w:val="00885767"/>
    <w:rsid w:val="00886393"/>
    <w:rsid w:val="008863C8"/>
    <w:rsid w:val="008868E0"/>
    <w:rsid w:val="008873F7"/>
    <w:rsid w:val="008876A7"/>
    <w:rsid w:val="0089054B"/>
    <w:rsid w:val="00891320"/>
    <w:rsid w:val="0089203E"/>
    <w:rsid w:val="00892652"/>
    <w:rsid w:val="008931E7"/>
    <w:rsid w:val="0089344B"/>
    <w:rsid w:val="00893889"/>
    <w:rsid w:val="00893995"/>
    <w:rsid w:val="00894454"/>
    <w:rsid w:val="00895593"/>
    <w:rsid w:val="008A0DAB"/>
    <w:rsid w:val="008A1363"/>
    <w:rsid w:val="008A141A"/>
    <w:rsid w:val="008A198A"/>
    <w:rsid w:val="008A1B35"/>
    <w:rsid w:val="008A1C69"/>
    <w:rsid w:val="008A2ECD"/>
    <w:rsid w:val="008A3A01"/>
    <w:rsid w:val="008A4E16"/>
    <w:rsid w:val="008A5582"/>
    <w:rsid w:val="008A5799"/>
    <w:rsid w:val="008A597A"/>
    <w:rsid w:val="008A6188"/>
    <w:rsid w:val="008A681C"/>
    <w:rsid w:val="008A7236"/>
    <w:rsid w:val="008A75B5"/>
    <w:rsid w:val="008A7C68"/>
    <w:rsid w:val="008B0C28"/>
    <w:rsid w:val="008B1178"/>
    <w:rsid w:val="008B1A51"/>
    <w:rsid w:val="008B210D"/>
    <w:rsid w:val="008B42A0"/>
    <w:rsid w:val="008B42A3"/>
    <w:rsid w:val="008B462F"/>
    <w:rsid w:val="008B52BF"/>
    <w:rsid w:val="008B54CF"/>
    <w:rsid w:val="008B6931"/>
    <w:rsid w:val="008B71C0"/>
    <w:rsid w:val="008C0388"/>
    <w:rsid w:val="008C0990"/>
    <w:rsid w:val="008C0BD1"/>
    <w:rsid w:val="008C25F4"/>
    <w:rsid w:val="008C47A0"/>
    <w:rsid w:val="008C4A25"/>
    <w:rsid w:val="008C5A94"/>
    <w:rsid w:val="008C5B90"/>
    <w:rsid w:val="008C5F37"/>
    <w:rsid w:val="008C70A1"/>
    <w:rsid w:val="008C7411"/>
    <w:rsid w:val="008C7936"/>
    <w:rsid w:val="008C7D58"/>
    <w:rsid w:val="008D0074"/>
    <w:rsid w:val="008D036C"/>
    <w:rsid w:val="008D0B7C"/>
    <w:rsid w:val="008D16EA"/>
    <w:rsid w:val="008D17D0"/>
    <w:rsid w:val="008D1892"/>
    <w:rsid w:val="008D204D"/>
    <w:rsid w:val="008D3394"/>
    <w:rsid w:val="008D373E"/>
    <w:rsid w:val="008D3853"/>
    <w:rsid w:val="008D51E7"/>
    <w:rsid w:val="008D5989"/>
    <w:rsid w:val="008D5B91"/>
    <w:rsid w:val="008D5E99"/>
    <w:rsid w:val="008D692A"/>
    <w:rsid w:val="008D752B"/>
    <w:rsid w:val="008D757E"/>
    <w:rsid w:val="008E007B"/>
    <w:rsid w:val="008E047F"/>
    <w:rsid w:val="008E0555"/>
    <w:rsid w:val="008E172C"/>
    <w:rsid w:val="008E1F57"/>
    <w:rsid w:val="008E2920"/>
    <w:rsid w:val="008E3263"/>
    <w:rsid w:val="008E3A0F"/>
    <w:rsid w:val="008E3F77"/>
    <w:rsid w:val="008E6099"/>
    <w:rsid w:val="008E6C28"/>
    <w:rsid w:val="008E781C"/>
    <w:rsid w:val="008F497B"/>
    <w:rsid w:val="008F4AD2"/>
    <w:rsid w:val="008F528F"/>
    <w:rsid w:val="008F5401"/>
    <w:rsid w:val="008F6370"/>
    <w:rsid w:val="008F7801"/>
    <w:rsid w:val="008F795E"/>
    <w:rsid w:val="008F7F7A"/>
    <w:rsid w:val="00900972"/>
    <w:rsid w:val="00900DEA"/>
    <w:rsid w:val="00901858"/>
    <w:rsid w:val="009026CA"/>
    <w:rsid w:val="009038FD"/>
    <w:rsid w:val="00903BD1"/>
    <w:rsid w:val="00903F05"/>
    <w:rsid w:val="00904104"/>
    <w:rsid w:val="00904EB3"/>
    <w:rsid w:val="009051D0"/>
    <w:rsid w:val="00905A4B"/>
    <w:rsid w:val="00905CCF"/>
    <w:rsid w:val="00905E7D"/>
    <w:rsid w:val="00907050"/>
    <w:rsid w:val="009076E4"/>
    <w:rsid w:val="009103F2"/>
    <w:rsid w:val="009105D8"/>
    <w:rsid w:val="009117E0"/>
    <w:rsid w:val="00911D67"/>
    <w:rsid w:val="00911EB3"/>
    <w:rsid w:val="00912472"/>
    <w:rsid w:val="00913674"/>
    <w:rsid w:val="00913E1D"/>
    <w:rsid w:val="00913FB7"/>
    <w:rsid w:val="00914315"/>
    <w:rsid w:val="00914796"/>
    <w:rsid w:val="00914A8D"/>
    <w:rsid w:val="0091600D"/>
    <w:rsid w:val="00916A5B"/>
    <w:rsid w:val="009171BB"/>
    <w:rsid w:val="00920ECE"/>
    <w:rsid w:val="00923A7B"/>
    <w:rsid w:val="00924586"/>
    <w:rsid w:val="00925BBB"/>
    <w:rsid w:val="00926087"/>
    <w:rsid w:val="009272E0"/>
    <w:rsid w:val="009275A4"/>
    <w:rsid w:val="00930405"/>
    <w:rsid w:val="00930537"/>
    <w:rsid w:val="009322CD"/>
    <w:rsid w:val="009324AB"/>
    <w:rsid w:val="00932B1D"/>
    <w:rsid w:val="00932BA8"/>
    <w:rsid w:val="00932F4E"/>
    <w:rsid w:val="009341C5"/>
    <w:rsid w:val="00934DC2"/>
    <w:rsid w:val="00935460"/>
    <w:rsid w:val="00935A96"/>
    <w:rsid w:val="00935CB7"/>
    <w:rsid w:val="009360A4"/>
    <w:rsid w:val="00936179"/>
    <w:rsid w:val="0093644D"/>
    <w:rsid w:val="00936CBB"/>
    <w:rsid w:val="009404E2"/>
    <w:rsid w:val="00940CE3"/>
    <w:rsid w:val="00942120"/>
    <w:rsid w:val="009432C0"/>
    <w:rsid w:val="00943ED0"/>
    <w:rsid w:val="00944038"/>
    <w:rsid w:val="00944A14"/>
    <w:rsid w:val="00944BE5"/>
    <w:rsid w:val="00945AB4"/>
    <w:rsid w:val="00945D82"/>
    <w:rsid w:val="009462AA"/>
    <w:rsid w:val="009506C9"/>
    <w:rsid w:val="00952489"/>
    <w:rsid w:val="00952BEB"/>
    <w:rsid w:val="009533CC"/>
    <w:rsid w:val="0095377D"/>
    <w:rsid w:val="00953E2B"/>
    <w:rsid w:val="00954241"/>
    <w:rsid w:val="0095566F"/>
    <w:rsid w:val="009557D3"/>
    <w:rsid w:val="00956154"/>
    <w:rsid w:val="0095650D"/>
    <w:rsid w:val="00957618"/>
    <w:rsid w:val="00957C36"/>
    <w:rsid w:val="00957CAF"/>
    <w:rsid w:val="00960424"/>
    <w:rsid w:val="00960EED"/>
    <w:rsid w:val="00961854"/>
    <w:rsid w:val="00961A0D"/>
    <w:rsid w:val="009623BD"/>
    <w:rsid w:val="0096260F"/>
    <w:rsid w:val="00963427"/>
    <w:rsid w:val="009634E8"/>
    <w:rsid w:val="0096394C"/>
    <w:rsid w:val="009651C5"/>
    <w:rsid w:val="009653A3"/>
    <w:rsid w:val="0096577E"/>
    <w:rsid w:val="00965E38"/>
    <w:rsid w:val="00965FE1"/>
    <w:rsid w:val="0096646A"/>
    <w:rsid w:val="00967CE2"/>
    <w:rsid w:val="0097028F"/>
    <w:rsid w:val="0097110D"/>
    <w:rsid w:val="009719D9"/>
    <w:rsid w:val="00974AE5"/>
    <w:rsid w:val="00974EAE"/>
    <w:rsid w:val="009751B7"/>
    <w:rsid w:val="00976D73"/>
    <w:rsid w:val="009819F5"/>
    <w:rsid w:val="00981BF0"/>
    <w:rsid w:val="00982167"/>
    <w:rsid w:val="00982289"/>
    <w:rsid w:val="00982E94"/>
    <w:rsid w:val="00983238"/>
    <w:rsid w:val="00983C82"/>
    <w:rsid w:val="00983D74"/>
    <w:rsid w:val="00984A99"/>
    <w:rsid w:val="00985020"/>
    <w:rsid w:val="00987C15"/>
    <w:rsid w:val="00987F83"/>
    <w:rsid w:val="00990071"/>
    <w:rsid w:val="009913B9"/>
    <w:rsid w:val="00991636"/>
    <w:rsid w:val="00991BAB"/>
    <w:rsid w:val="00991C60"/>
    <w:rsid w:val="00991DCA"/>
    <w:rsid w:val="0099251A"/>
    <w:rsid w:val="00992605"/>
    <w:rsid w:val="00992A4A"/>
    <w:rsid w:val="00992C5A"/>
    <w:rsid w:val="009936BA"/>
    <w:rsid w:val="00993CA3"/>
    <w:rsid w:val="00994795"/>
    <w:rsid w:val="00994BFC"/>
    <w:rsid w:val="00994D79"/>
    <w:rsid w:val="00995475"/>
    <w:rsid w:val="0099587A"/>
    <w:rsid w:val="00995959"/>
    <w:rsid w:val="00995F0F"/>
    <w:rsid w:val="0099600A"/>
    <w:rsid w:val="009976A8"/>
    <w:rsid w:val="00997D3E"/>
    <w:rsid w:val="009A0092"/>
    <w:rsid w:val="009A0A72"/>
    <w:rsid w:val="009A107D"/>
    <w:rsid w:val="009A2024"/>
    <w:rsid w:val="009A2F4F"/>
    <w:rsid w:val="009A32EB"/>
    <w:rsid w:val="009A3685"/>
    <w:rsid w:val="009A3941"/>
    <w:rsid w:val="009A410E"/>
    <w:rsid w:val="009A4852"/>
    <w:rsid w:val="009A4FB2"/>
    <w:rsid w:val="009A6415"/>
    <w:rsid w:val="009A6721"/>
    <w:rsid w:val="009A672C"/>
    <w:rsid w:val="009A77B9"/>
    <w:rsid w:val="009B0179"/>
    <w:rsid w:val="009B08B4"/>
    <w:rsid w:val="009B0DEA"/>
    <w:rsid w:val="009B15BB"/>
    <w:rsid w:val="009B3A4F"/>
    <w:rsid w:val="009B3ADA"/>
    <w:rsid w:val="009B3E4D"/>
    <w:rsid w:val="009B3F25"/>
    <w:rsid w:val="009B49B8"/>
    <w:rsid w:val="009B4B9A"/>
    <w:rsid w:val="009B4CCC"/>
    <w:rsid w:val="009B51E5"/>
    <w:rsid w:val="009B57DE"/>
    <w:rsid w:val="009B5A90"/>
    <w:rsid w:val="009B5CEC"/>
    <w:rsid w:val="009B65C2"/>
    <w:rsid w:val="009B7069"/>
    <w:rsid w:val="009B75A4"/>
    <w:rsid w:val="009B7681"/>
    <w:rsid w:val="009B79A7"/>
    <w:rsid w:val="009B7AA1"/>
    <w:rsid w:val="009B7ECB"/>
    <w:rsid w:val="009C05DF"/>
    <w:rsid w:val="009C2309"/>
    <w:rsid w:val="009C37B2"/>
    <w:rsid w:val="009C4331"/>
    <w:rsid w:val="009C4830"/>
    <w:rsid w:val="009C5231"/>
    <w:rsid w:val="009D08D0"/>
    <w:rsid w:val="009D0A5D"/>
    <w:rsid w:val="009D2B6C"/>
    <w:rsid w:val="009D2D8A"/>
    <w:rsid w:val="009D2FA6"/>
    <w:rsid w:val="009D2FF0"/>
    <w:rsid w:val="009D4B00"/>
    <w:rsid w:val="009D4F4F"/>
    <w:rsid w:val="009D52ED"/>
    <w:rsid w:val="009D5E51"/>
    <w:rsid w:val="009D78B1"/>
    <w:rsid w:val="009D78FA"/>
    <w:rsid w:val="009E0240"/>
    <w:rsid w:val="009E0B9C"/>
    <w:rsid w:val="009E0D61"/>
    <w:rsid w:val="009E1E7E"/>
    <w:rsid w:val="009E204D"/>
    <w:rsid w:val="009E24A8"/>
    <w:rsid w:val="009E2519"/>
    <w:rsid w:val="009E2B5E"/>
    <w:rsid w:val="009E2DF2"/>
    <w:rsid w:val="009E2F7D"/>
    <w:rsid w:val="009E398E"/>
    <w:rsid w:val="009E3C8A"/>
    <w:rsid w:val="009E3D0A"/>
    <w:rsid w:val="009E41B0"/>
    <w:rsid w:val="009E49B8"/>
    <w:rsid w:val="009E4FAA"/>
    <w:rsid w:val="009E5682"/>
    <w:rsid w:val="009E6856"/>
    <w:rsid w:val="009E68D6"/>
    <w:rsid w:val="009E6BC8"/>
    <w:rsid w:val="009E6F3F"/>
    <w:rsid w:val="009E7278"/>
    <w:rsid w:val="009E7295"/>
    <w:rsid w:val="009E74F7"/>
    <w:rsid w:val="009E7818"/>
    <w:rsid w:val="009F0F01"/>
    <w:rsid w:val="009F15EB"/>
    <w:rsid w:val="009F2709"/>
    <w:rsid w:val="009F28E2"/>
    <w:rsid w:val="009F35FC"/>
    <w:rsid w:val="009F4BBE"/>
    <w:rsid w:val="009F502E"/>
    <w:rsid w:val="009F52E8"/>
    <w:rsid w:val="009F587D"/>
    <w:rsid w:val="009F6128"/>
    <w:rsid w:val="009F6881"/>
    <w:rsid w:val="009F7263"/>
    <w:rsid w:val="009F74E7"/>
    <w:rsid w:val="009F7846"/>
    <w:rsid w:val="00A002B0"/>
    <w:rsid w:val="00A00501"/>
    <w:rsid w:val="00A00810"/>
    <w:rsid w:val="00A00935"/>
    <w:rsid w:val="00A010A6"/>
    <w:rsid w:val="00A01137"/>
    <w:rsid w:val="00A01B83"/>
    <w:rsid w:val="00A0219A"/>
    <w:rsid w:val="00A02695"/>
    <w:rsid w:val="00A030C5"/>
    <w:rsid w:val="00A0649C"/>
    <w:rsid w:val="00A06B6A"/>
    <w:rsid w:val="00A07720"/>
    <w:rsid w:val="00A10656"/>
    <w:rsid w:val="00A10A42"/>
    <w:rsid w:val="00A10B9C"/>
    <w:rsid w:val="00A111A5"/>
    <w:rsid w:val="00A11350"/>
    <w:rsid w:val="00A128BE"/>
    <w:rsid w:val="00A12E39"/>
    <w:rsid w:val="00A13472"/>
    <w:rsid w:val="00A13C28"/>
    <w:rsid w:val="00A14C04"/>
    <w:rsid w:val="00A14FC8"/>
    <w:rsid w:val="00A151AF"/>
    <w:rsid w:val="00A158B3"/>
    <w:rsid w:val="00A1629E"/>
    <w:rsid w:val="00A16AB4"/>
    <w:rsid w:val="00A2043A"/>
    <w:rsid w:val="00A2050F"/>
    <w:rsid w:val="00A20536"/>
    <w:rsid w:val="00A20974"/>
    <w:rsid w:val="00A20B8D"/>
    <w:rsid w:val="00A21EE0"/>
    <w:rsid w:val="00A2327F"/>
    <w:rsid w:val="00A24997"/>
    <w:rsid w:val="00A257F6"/>
    <w:rsid w:val="00A25D42"/>
    <w:rsid w:val="00A261ED"/>
    <w:rsid w:val="00A2639F"/>
    <w:rsid w:val="00A269E5"/>
    <w:rsid w:val="00A272CE"/>
    <w:rsid w:val="00A318B0"/>
    <w:rsid w:val="00A3241E"/>
    <w:rsid w:val="00A32507"/>
    <w:rsid w:val="00A32C06"/>
    <w:rsid w:val="00A33C4D"/>
    <w:rsid w:val="00A344AE"/>
    <w:rsid w:val="00A34EBE"/>
    <w:rsid w:val="00A34F35"/>
    <w:rsid w:val="00A35890"/>
    <w:rsid w:val="00A3694E"/>
    <w:rsid w:val="00A378A5"/>
    <w:rsid w:val="00A405B7"/>
    <w:rsid w:val="00A405DC"/>
    <w:rsid w:val="00A40CED"/>
    <w:rsid w:val="00A4144E"/>
    <w:rsid w:val="00A414F8"/>
    <w:rsid w:val="00A41A50"/>
    <w:rsid w:val="00A41D99"/>
    <w:rsid w:val="00A42EBB"/>
    <w:rsid w:val="00A42ECD"/>
    <w:rsid w:val="00A4504E"/>
    <w:rsid w:val="00A45631"/>
    <w:rsid w:val="00A45E46"/>
    <w:rsid w:val="00A45EBF"/>
    <w:rsid w:val="00A467B1"/>
    <w:rsid w:val="00A46BC2"/>
    <w:rsid w:val="00A46D5E"/>
    <w:rsid w:val="00A4704A"/>
    <w:rsid w:val="00A47E8A"/>
    <w:rsid w:val="00A47EC2"/>
    <w:rsid w:val="00A47FF6"/>
    <w:rsid w:val="00A50503"/>
    <w:rsid w:val="00A51A93"/>
    <w:rsid w:val="00A521BF"/>
    <w:rsid w:val="00A543D1"/>
    <w:rsid w:val="00A55CF6"/>
    <w:rsid w:val="00A56986"/>
    <w:rsid w:val="00A571B9"/>
    <w:rsid w:val="00A578C8"/>
    <w:rsid w:val="00A57F5F"/>
    <w:rsid w:val="00A60CB0"/>
    <w:rsid w:val="00A60EBF"/>
    <w:rsid w:val="00A618E6"/>
    <w:rsid w:val="00A61D59"/>
    <w:rsid w:val="00A62BBF"/>
    <w:rsid w:val="00A63EFA"/>
    <w:rsid w:val="00A653A5"/>
    <w:rsid w:val="00A65F11"/>
    <w:rsid w:val="00A65FC1"/>
    <w:rsid w:val="00A66CB2"/>
    <w:rsid w:val="00A67A7A"/>
    <w:rsid w:val="00A70079"/>
    <w:rsid w:val="00A70890"/>
    <w:rsid w:val="00A7093E"/>
    <w:rsid w:val="00A71A74"/>
    <w:rsid w:val="00A7226A"/>
    <w:rsid w:val="00A72B44"/>
    <w:rsid w:val="00A73063"/>
    <w:rsid w:val="00A73530"/>
    <w:rsid w:val="00A741B8"/>
    <w:rsid w:val="00A746AE"/>
    <w:rsid w:val="00A74B74"/>
    <w:rsid w:val="00A74FE6"/>
    <w:rsid w:val="00A75394"/>
    <w:rsid w:val="00A76E94"/>
    <w:rsid w:val="00A77045"/>
    <w:rsid w:val="00A770C6"/>
    <w:rsid w:val="00A77196"/>
    <w:rsid w:val="00A77B16"/>
    <w:rsid w:val="00A80414"/>
    <w:rsid w:val="00A81B70"/>
    <w:rsid w:val="00A827CB"/>
    <w:rsid w:val="00A849F0"/>
    <w:rsid w:val="00A84A3D"/>
    <w:rsid w:val="00A85F8A"/>
    <w:rsid w:val="00A8635C"/>
    <w:rsid w:val="00A8656D"/>
    <w:rsid w:val="00A86930"/>
    <w:rsid w:val="00A876A4"/>
    <w:rsid w:val="00A9068E"/>
    <w:rsid w:val="00A9078D"/>
    <w:rsid w:val="00A90BBD"/>
    <w:rsid w:val="00A90BED"/>
    <w:rsid w:val="00A920FC"/>
    <w:rsid w:val="00A928A4"/>
    <w:rsid w:val="00A92BB1"/>
    <w:rsid w:val="00A92ED6"/>
    <w:rsid w:val="00A93323"/>
    <w:rsid w:val="00A93517"/>
    <w:rsid w:val="00A93690"/>
    <w:rsid w:val="00A93944"/>
    <w:rsid w:val="00A939EC"/>
    <w:rsid w:val="00A94B6B"/>
    <w:rsid w:val="00A94CD8"/>
    <w:rsid w:val="00A95AB8"/>
    <w:rsid w:val="00A971FB"/>
    <w:rsid w:val="00AA0ED3"/>
    <w:rsid w:val="00AA0F5F"/>
    <w:rsid w:val="00AA15E4"/>
    <w:rsid w:val="00AA1692"/>
    <w:rsid w:val="00AA1BE8"/>
    <w:rsid w:val="00AA1EC3"/>
    <w:rsid w:val="00AA20F2"/>
    <w:rsid w:val="00AA21EA"/>
    <w:rsid w:val="00AA25BA"/>
    <w:rsid w:val="00AA27C2"/>
    <w:rsid w:val="00AA3075"/>
    <w:rsid w:val="00AA3C4F"/>
    <w:rsid w:val="00AA3D6B"/>
    <w:rsid w:val="00AA4CA0"/>
    <w:rsid w:val="00AA4FD0"/>
    <w:rsid w:val="00AA52B5"/>
    <w:rsid w:val="00AA56EB"/>
    <w:rsid w:val="00AA590B"/>
    <w:rsid w:val="00AA63FD"/>
    <w:rsid w:val="00AA706A"/>
    <w:rsid w:val="00AA720F"/>
    <w:rsid w:val="00AB0C9B"/>
    <w:rsid w:val="00AB0CD5"/>
    <w:rsid w:val="00AB0D38"/>
    <w:rsid w:val="00AB1757"/>
    <w:rsid w:val="00AB2FFC"/>
    <w:rsid w:val="00AB462A"/>
    <w:rsid w:val="00AB5F1C"/>
    <w:rsid w:val="00AB6658"/>
    <w:rsid w:val="00AB67FC"/>
    <w:rsid w:val="00AB69F1"/>
    <w:rsid w:val="00AB6F93"/>
    <w:rsid w:val="00AB70AA"/>
    <w:rsid w:val="00AB7AE0"/>
    <w:rsid w:val="00AC02FB"/>
    <w:rsid w:val="00AC165E"/>
    <w:rsid w:val="00AC2229"/>
    <w:rsid w:val="00AC27FA"/>
    <w:rsid w:val="00AC2873"/>
    <w:rsid w:val="00AC3429"/>
    <w:rsid w:val="00AC3522"/>
    <w:rsid w:val="00AC43D8"/>
    <w:rsid w:val="00AC4413"/>
    <w:rsid w:val="00AC4CF3"/>
    <w:rsid w:val="00AC4ECF"/>
    <w:rsid w:val="00AC79A4"/>
    <w:rsid w:val="00AC7E8F"/>
    <w:rsid w:val="00AD02FB"/>
    <w:rsid w:val="00AD0F9F"/>
    <w:rsid w:val="00AD174D"/>
    <w:rsid w:val="00AD1BFA"/>
    <w:rsid w:val="00AD23F8"/>
    <w:rsid w:val="00AD294C"/>
    <w:rsid w:val="00AD3155"/>
    <w:rsid w:val="00AD318E"/>
    <w:rsid w:val="00AD37D7"/>
    <w:rsid w:val="00AD381F"/>
    <w:rsid w:val="00AD41EA"/>
    <w:rsid w:val="00AD4C35"/>
    <w:rsid w:val="00AD6C3F"/>
    <w:rsid w:val="00AD6FF9"/>
    <w:rsid w:val="00AD79C2"/>
    <w:rsid w:val="00AD7C59"/>
    <w:rsid w:val="00AD7D9B"/>
    <w:rsid w:val="00AE014E"/>
    <w:rsid w:val="00AE0164"/>
    <w:rsid w:val="00AE05EC"/>
    <w:rsid w:val="00AE0BFF"/>
    <w:rsid w:val="00AE1C91"/>
    <w:rsid w:val="00AE2B23"/>
    <w:rsid w:val="00AE3CCF"/>
    <w:rsid w:val="00AE450A"/>
    <w:rsid w:val="00AE460C"/>
    <w:rsid w:val="00AE53B3"/>
    <w:rsid w:val="00AE5F58"/>
    <w:rsid w:val="00AE66A5"/>
    <w:rsid w:val="00AE6990"/>
    <w:rsid w:val="00AE77BB"/>
    <w:rsid w:val="00AF0280"/>
    <w:rsid w:val="00AF1321"/>
    <w:rsid w:val="00AF1DDB"/>
    <w:rsid w:val="00AF302E"/>
    <w:rsid w:val="00AF324A"/>
    <w:rsid w:val="00AF3324"/>
    <w:rsid w:val="00AF3B7C"/>
    <w:rsid w:val="00AF3CF0"/>
    <w:rsid w:val="00AF48F7"/>
    <w:rsid w:val="00AF5F25"/>
    <w:rsid w:val="00AF5F9D"/>
    <w:rsid w:val="00AF5FBF"/>
    <w:rsid w:val="00AF719C"/>
    <w:rsid w:val="00AF732D"/>
    <w:rsid w:val="00AF7C2D"/>
    <w:rsid w:val="00B023EF"/>
    <w:rsid w:val="00B03CC9"/>
    <w:rsid w:val="00B03E7B"/>
    <w:rsid w:val="00B0487A"/>
    <w:rsid w:val="00B05193"/>
    <w:rsid w:val="00B061D9"/>
    <w:rsid w:val="00B06B4D"/>
    <w:rsid w:val="00B06B5A"/>
    <w:rsid w:val="00B0796B"/>
    <w:rsid w:val="00B12315"/>
    <w:rsid w:val="00B130BC"/>
    <w:rsid w:val="00B1363B"/>
    <w:rsid w:val="00B138E3"/>
    <w:rsid w:val="00B1467F"/>
    <w:rsid w:val="00B146DE"/>
    <w:rsid w:val="00B14CC2"/>
    <w:rsid w:val="00B14F40"/>
    <w:rsid w:val="00B1617A"/>
    <w:rsid w:val="00B162A5"/>
    <w:rsid w:val="00B177F5"/>
    <w:rsid w:val="00B17DBD"/>
    <w:rsid w:val="00B17FCB"/>
    <w:rsid w:val="00B20010"/>
    <w:rsid w:val="00B224F7"/>
    <w:rsid w:val="00B233E5"/>
    <w:rsid w:val="00B23AE9"/>
    <w:rsid w:val="00B23B21"/>
    <w:rsid w:val="00B24E25"/>
    <w:rsid w:val="00B24E9D"/>
    <w:rsid w:val="00B24FBD"/>
    <w:rsid w:val="00B253B2"/>
    <w:rsid w:val="00B260AD"/>
    <w:rsid w:val="00B26493"/>
    <w:rsid w:val="00B312BD"/>
    <w:rsid w:val="00B312DD"/>
    <w:rsid w:val="00B331AC"/>
    <w:rsid w:val="00B3345D"/>
    <w:rsid w:val="00B33547"/>
    <w:rsid w:val="00B33B75"/>
    <w:rsid w:val="00B33CD8"/>
    <w:rsid w:val="00B34E85"/>
    <w:rsid w:val="00B35374"/>
    <w:rsid w:val="00B3573C"/>
    <w:rsid w:val="00B36C93"/>
    <w:rsid w:val="00B3710A"/>
    <w:rsid w:val="00B3798D"/>
    <w:rsid w:val="00B40087"/>
    <w:rsid w:val="00B404F1"/>
    <w:rsid w:val="00B421CE"/>
    <w:rsid w:val="00B432B0"/>
    <w:rsid w:val="00B43AA5"/>
    <w:rsid w:val="00B450DF"/>
    <w:rsid w:val="00B4577F"/>
    <w:rsid w:val="00B45968"/>
    <w:rsid w:val="00B45E41"/>
    <w:rsid w:val="00B46018"/>
    <w:rsid w:val="00B46CAE"/>
    <w:rsid w:val="00B47511"/>
    <w:rsid w:val="00B47910"/>
    <w:rsid w:val="00B4792B"/>
    <w:rsid w:val="00B47C92"/>
    <w:rsid w:val="00B5038D"/>
    <w:rsid w:val="00B50A37"/>
    <w:rsid w:val="00B50AD6"/>
    <w:rsid w:val="00B51015"/>
    <w:rsid w:val="00B5181A"/>
    <w:rsid w:val="00B51C7B"/>
    <w:rsid w:val="00B52034"/>
    <w:rsid w:val="00B54B8A"/>
    <w:rsid w:val="00B54C47"/>
    <w:rsid w:val="00B55C5A"/>
    <w:rsid w:val="00B55CA7"/>
    <w:rsid w:val="00B55E86"/>
    <w:rsid w:val="00B5603E"/>
    <w:rsid w:val="00B566E8"/>
    <w:rsid w:val="00B57706"/>
    <w:rsid w:val="00B577B7"/>
    <w:rsid w:val="00B6071D"/>
    <w:rsid w:val="00B609CC"/>
    <w:rsid w:val="00B60F19"/>
    <w:rsid w:val="00B61F6D"/>
    <w:rsid w:val="00B6267B"/>
    <w:rsid w:val="00B6480B"/>
    <w:rsid w:val="00B64D9E"/>
    <w:rsid w:val="00B65BC6"/>
    <w:rsid w:val="00B66973"/>
    <w:rsid w:val="00B67F73"/>
    <w:rsid w:val="00B701DE"/>
    <w:rsid w:val="00B70A58"/>
    <w:rsid w:val="00B71554"/>
    <w:rsid w:val="00B72863"/>
    <w:rsid w:val="00B72B54"/>
    <w:rsid w:val="00B72E96"/>
    <w:rsid w:val="00B7361F"/>
    <w:rsid w:val="00B739B9"/>
    <w:rsid w:val="00B7432D"/>
    <w:rsid w:val="00B74983"/>
    <w:rsid w:val="00B74B10"/>
    <w:rsid w:val="00B74C6D"/>
    <w:rsid w:val="00B74FA1"/>
    <w:rsid w:val="00B75639"/>
    <w:rsid w:val="00B758F0"/>
    <w:rsid w:val="00B75E6B"/>
    <w:rsid w:val="00B76065"/>
    <w:rsid w:val="00B76AF8"/>
    <w:rsid w:val="00B775EB"/>
    <w:rsid w:val="00B77914"/>
    <w:rsid w:val="00B80755"/>
    <w:rsid w:val="00B80A95"/>
    <w:rsid w:val="00B80F95"/>
    <w:rsid w:val="00B8105E"/>
    <w:rsid w:val="00B8184D"/>
    <w:rsid w:val="00B81923"/>
    <w:rsid w:val="00B825DF"/>
    <w:rsid w:val="00B82634"/>
    <w:rsid w:val="00B83303"/>
    <w:rsid w:val="00B84292"/>
    <w:rsid w:val="00B87DAE"/>
    <w:rsid w:val="00B87FD7"/>
    <w:rsid w:val="00B90A39"/>
    <w:rsid w:val="00B90F00"/>
    <w:rsid w:val="00B9110F"/>
    <w:rsid w:val="00B93B5A"/>
    <w:rsid w:val="00B94409"/>
    <w:rsid w:val="00B95152"/>
    <w:rsid w:val="00B95411"/>
    <w:rsid w:val="00B95B5D"/>
    <w:rsid w:val="00B970EC"/>
    <w:rsid w:val="00B97268"/>
    <w:rsid w:val="00B972AF"/>
    <w:rsid w:val="00B978BB"/>
    <w:rsid w:val="00B97FC4"/>
    <w:rsid w:val="00BA0413"/>
    <w:rsid w:val="00BA05A9"/>
    <w:rsid w:val="00BA0BAD"/>
    <w:rsid w:val="00BA1280"/>
    <w:rsid w:val="00BA147F"/>
    <w:rsid w:val="00BA1916"/>
    <w:rsid w:val="00BA25B7"/>
    <w:rsid w:val="00BA287D"/>
    <w:rsid w:val="00BA2B0D"/>
    <w:rsid w:val="00BA328D"/>
    <w:rsid w:val="00BA32C7"/>
    <w:rsid w:val="00BA3A94"/>
    <w:rsid w:val="00BA497B"/>
    <w:rsid w:val="00BA4E29"/>
    <w:rsid w:val="00BB0628"/>
    <w:rsid w:val="00BB0668"/>
    <w:rsid w:val="00BB0891"/>
    <w:rsid w:val="00BB09AC"/>
    <w:rsid w:val="00BB0AF3"/>
    <w:rsid w:val="00BB0D5C"/>
    <w:rsid w:val="00BB2044"/>
    <w:rsid w:val="00BB290D"/>
    <w:rsid w:val="00BB2EE1"/>
    <w:rsid w:val="00BB432D"/>
    <w:rsid w:val="00BB4429"/>
    <w:rsid w:val="00BB45EE"/>
    <w:rsid w:val="00BB4CE1"/>
    <w:rsid w:val="00BB4D66"/>
    <w:rsid w:val="00BB526F"/>
    <w:rsid w:val="00BB6468"/>
    <w:rsid w:val="00BB77B8"/>
    <w:rsid w:val="00BB78D3"/>
    <w:rsid w:val="00BC02FB"/>
    <w:rsid w:val="00BC0671"/>
    <w:rsid w:val="00BC10B1"/>
    <w:rsid w:val="00BC1515"/>
    <w:rsid w:val="00BC1675"/>
    <w:rsid w:val="00BC2065"/>
    <w:rsid w:val="00BC23B4"/>
    <w:rsid w:val="00BC24A1"/>
    <w:rsid w:val="00BC29DB"/>
    <w:rsid w:val="00BC3073"/>
    <w:rsid w:val="00BC33A5"/>
    <w:rsid w:val="00BC46DD"/>
    <w:rsid w:val="00BC46E7"/>
    <w:rsid w:val="00BC4E02"/>
    <w:rsid w:val="00BC548D"/>
    <w:rsid w:val="00BC5FAA"/>
    <w:rsid w:val="00BC713A"/>
    <w:rsid w:val="00BC76AA"/>
    <w:rsid w:val="00BC7BCD"/>
    <w:rsid w:val="00BD01F6"/>
    <w:rsid w:val="00BD0A56"/>
    <w:rsid w:val="00BD2478"/>
    <w:rsid w:val="00BD27B1"/>
    <w:rsid w:val="00BD2CDA"/>
    <w:rsid w:val="00BD2E2F"/>
    <w:rsid w:val="00BD333E"/>
    <w:rsid w:val="00BD34D5"/>
    <w:rsid w:val="00BD3812"/>
    <w:rsid w:val="00BD473B"/>
    <w:rsid w:val="00BD60F0"/>
    <w:rsid w:val="00BD6A6E"/>
    <w:rsid w:val="00BD6FB3"/>
    <w:rsid w:val="00BD7181"/>
    <w:rsid w:val="00BD781A"/>
    <w:rsid w:val="00BD7A80"/>
    <w:rsid w:val="00BE09E7"/>
    <w:rsid w:val="00BE0A3F"/>
    <w:rsid w:val="00BE0CC3"/>
    <w:rsid w:val="00BE0D29"/>
    <w:rsid w:val="00BE133E"/>
    <w:rsid w:val="00BE27E1"/>
    <w:rsid w:val="00BE3528"/>
    <w:rsid w:val="00BE4296"/>
    <w:rsid w:val="00BE5490"/>
    <w:rsid w:val="00BE5880"/>
    <w:rsid w:val="00BE5B56"/>
    <w:rsid w:val="00BE5F01"/>
    <w:rsid w:val="00BE60BC"/>
    <w:rsid w:val="00BE62FC"/>
    <w:rsid w:val="00BE6B5D"/>
    <w:rsid w:val="00BE7697"/>
    <w:rsid w:val="00BF0BF5"/>
    <w:rsid w:val="00BF0C4C"/>
    <w:rsid w:val="00BF29B8"/>
    <w:rsid w:val="00BF3693"/>
    <w:rsid w:val="00BF3F85"/>
    <w:rsid w:val="00BF42D3"/>
    <w:rsid w:val="00BF44ED"/>
    <w:rsid w:val="00BF49D1"/>
    <w:rsid w:val="00BF4E9D"/>
    <w:rsid w:val="00BF4F28"/>
    <w:rsid w:val="00BF7AB8"/>
    <w:rsid w:val="00BF7EFE"/>
    <w:rsid w:val="00BF7F9B"/>
    <w:rsid w:val="00C00686"/>
    <w:rsid w:val="00C00F84"/>
    <w:rsid w:val="00C01281"/>
    <w:rsid w:val="00C019D8"/>
    <w:rsid w:val="00C0249B"/>
    <w:rsid w:val="00C032AA"/>
    <w:rsid w:val="00C043C8"/>
    <w:rsid w:val="00C071A7"/>
    <w:rsid w:val="00C10408"/>
    <w:rsid w:val="00C10434"/>
    <w:rsid w:val="00C10FD5"/>
    <w:rsid w:val="00C1120D"/>
    <w:rsid w:val="00C11C31"/>
    <w:rsid w:val="00C13616"/>
    <w:rsid w:val="00C144D3"/>
    <w:rsid w:val="00C149A2"/>
    <w:rsid w:val="00C14C12"/>
    <w:rsid w:val="00C15ED6"/>
    <w:rsid w:val="00C16365"/>
    <w:rsid w:val="00C176BA"/>
    <w:rsid w:val="00C17C83"/>
    <w:rsid w:val="00C2009E"/>
    <w:rsid w:val="00C20D72"/>
    <w:rsid w:val="00C217B4"/>
    <w:rsid w:val="00C24F9A"/>
    <w:rsid w:val="00C2522F"/>
    <w:rsid w:val="00C26656"/>
    <w:rsid w:val="00C267B6"/>
    <w:rsid w:val="00C270BC"/>
    <w:rsid w:val="00C2753B"/>
    <w:rsid w:val="00C27641"/>
    <w:rsid w:val="00C30234"/>
    <w:rsid w:val="00C30863"/>
    <w:rsid w:val="00C30BD2"/>
    <w:rsid w:val="00C31D4A"/>
    <w:rsid w:val="00C32C80"/>
    <w:rsid w:val="00C333D2"/>
    <w:rsid w:val="00C3340A"/>
    <w:rsid w:val="00C33B8C"/>
    <w:rsid w:val="00C34015"/>
    <w:rsid w:val="00C34FC1"/>
    <w:rsid w:val="00C35242"/>
    <w:rsid w:val="00C3533D"/>
    <w:rsid w:val="00C35649"/>
    <w:rsid w:val="00C35989"/>
    <w:rsid w:val="00C36FF1"/>
    <w:rsid w:val="00C37023"/>
    <w:rsid w:val="00C37507"/>
    <w:rsid w:val="00C4150C"/>
    <w:rsid w:val="00C41624"/>
    <w:rsid w:val="00C41B50"/>
    <w:rsid w:val="00C4306E"/>
    <w:rsid w:val="00C430A6"/>
    <w:rsid w:val="00C43800"/>
    <w:rsid w:val="00C44518"/>
    <w:rsid w:val="00C44D08"/>
    <w:rsid w:val="00C45AB9"/>
    <w:rsid w:val="00C463B5"/>
    <w:rsid w:val="00C46AAE"/>
    <w:rsid w:val="00C47DC1"/>
    <w:rsid w:val="00C50067"/>
    <w:rsid w:val="00C50108"/>
    <w:rsid w:val="00C50527"/>
    <w:rsid w:val="00C509D9"/>
    <w:rsid w:val="00C50FA0"/>
    <w:rsid w:val="00C51098"/>
    <w:rsid w:val="00C5168A"/>
    <w:rsid w:val="00C51C12"/>
    <w:rsid w:val="00C51C31"/>
    <w:rsid w:val="00C523A4"/>
    <w:rsid w:val="00C5312E"/>
    <w:rsid w:val="00C53157"/>
    <w:rsid w:val="00C53766"/>
    <w:rsid w:val="00C53C14"/>
    <w:rsid w:val="00C53EFA"/>
    <w:rsid w:val="00C545A4"/>
    <w:rsid w:val="00C54C15"/>
    <w:rsid w:val="00C55D70"/>
    <w:rsid w:val="00C57605"/>
    <w:rsid w:val="00C57A19"/>
    <w:rsid w:val="00C57DFB"/>
    <w:rsid w:val="00C601A5"/>
    <w:rsid w:val="00C60434"/>
    <w:rsid w:val="00C60633"/>
    <w:rsid w:val="00C61285"/>
    <w:rsid w:val="00C61E2B"/>
    <w:rsid w:val="00C62E59"/>
    <w:rsid w:val="00C6322F"/>
    <w:rsid w:val="00C635EC"/>
    <w:rsid w:val="00C64732"/>
    <w:rsid w:val="00C65D29"/>
    <w:rsid w:val="00C670A5"/>
    <w:rsid w:val="00C67245"/>
    <w:rsid w:val="00C67DFE"/>
    <w:rsid w:val="00C7021D"/>
    <w:rsid w:val="00C7161E"/>
    <w:rsid w:val="00C716C1"/>
    <w:rsid w:val="00C719AD"/>
    <w:rsid w:val="00C71B65"/>
    <w:rsid w:val="00C71C13"/>
    <w:rsid w:val="00C71DF1"/>
    <w:rsid w:val="00C7220F"/>
    <w:rsid w:val="00C732C2"/>
    <w:rsid w:val="00C73B2D"/>
    <w:rsid w:val="00C743EF"/>
    <w:rsid w:val="00C7469C"/>
    <w:rsid w:val="00C748F1"/>
    <w:rsid w:val="00C74B58"/>
    <w:rsid w:val="00C74DAB"/>
    <w:rsid w:val="00C757F9"/>
    <w:rsid w:val="00C765A8"/>
    <w:rsid w:val="00C776EC"/>
    <w:rsid w:val="00C77FEB"/>
    <w:rsid w:val="00C807F6"/>
    <w:rsid w:val="00C80CEF"/>
    <w:rsid w:val="00C815B6"/>
    <w:rsid w:val="00C826E1"/>
    <w:rsid w:val="00C83000"/>
    <w:rsid w:val="00C83012"/>
    <w:rsid w:val="00C83EF6"/>
    <w:rsid w:val="00C84505"/>
    <w:rsid w:val="00C84779"/>
    <w:rsid w:val="00C849E4"/>
    <w:rsid w:val="00C855B9"/>
    <w:rsid w:val="00C857DE"/>
    <w:rsid w:val="00C86340"/>
    <w:rsid w:val="00C86A8B"/>
    <w:rsid w:val="00C8751A"/>
    <w:rsid w:val="00C87530"/>
    <w:rsid w:val="00C91220"/>
    <w:rsid w:val="00C93C9B"/>
    <w:rsid w:val="00C93EF2"/>
    <w:rsid w:val="00C93F6A"/>
    <w:rsid w:val="00C954E4"/>
    <w:rsid w:val="00C9607D"/>
    <w:rsid w:val="00C967E7"/>
    <w:rsid w:val="00C96C52"/>
    <w:rsid w:val="00C97C0F"/>
    <w:rsid w:val="00CA0306"/>
    <w:rsid w:val="00CA03C0"/>
    <w:rsid w:val="00CA061C"/>
    <w:rsid w:val="00CA1F89"/>
    <w:rsid w:val="00CA277F"/>
    <w:rsid w:val="00CA2848"/>
    <w:rsid w:val="00CA2F7C"/>
    <w:rsid w:val="00CA303E"/>
    <w:rsid w:val="00CA3457"/>
    <w:rsid w:val="00CA467F"/>
    <w:rsid w:val="00CA605F"/>
    <w:rsid w:val="00CA7379"/>
    <w:rsid w:val="00CA7C82"/>
    <w:rsid w:val="00CB0B06"/>
    <w:rsid w:val="00CB0E6F"/>
    <w:rsid w:val="00CB0F0A"/>
    <w:rsid w:val="00CB0FB3"/>
    <w:rsid w:val="00CB26A8"/>
    <w:rsid w:val="00CB2B51"/>
    <w:rsid w:val="00CB2CB9"/>
    <w:rsid w:val="00CB314E"/>
    <w:rsid w:val="00CB327C"/>
    <w:rsid w:val="00CB4A8E"/>
    <w:rsid w:val="00CB4B87"/>
    <w:rsid w:val="00CB578C"/>
    <w:rsid w:val="00CB5C80"/>
    <w:rsid w:val="00CB5C86"/>
    <w:rsid w:val="00CB6208"/>
    <w:rsid w:val="00CB63D9"/>
    <w:rsid w:val="00CB76A6"/>
    <w:rsid w:val="00CB7C55"/>
    <w:rsid w:val="00CB7EC7"/>
    <w:rsid w:val="00CC241C"/>
    <w:rsid w:val="00CC3FBF"/>
    <w:rsid w:val="00CC44B5"/>
    <w:rsid w:val="00CC44DC"/>
    <w:rsid w:val="00CC535A"/>
    <w:rsid w:val="00CC6356"/>
    <w:rsid w:val="00CC6BC4"/>
    <w:rsid w:val="00CC6D19"/>
    <w:rsid w:val="00CC76E3"/>
    <w:rsid w:val="00CC7D71"/>
    <w:rsid w:val="00CC7FCC"/>
    <w:rsid w:val="00CD02EE"/>
    <w:rsid w:val="00CD061F"/>
    <w:rsid w:val="00CD09DF"/>
    <w:rsid w:val="00CD1442"/>
    <w:rsid w:val="00CD1CA2"/>
    <w:rsid w:val="00CD235A"/>
    <w:rsid w:val="00CD244C"/>
    <w:rsid w:val="00CD282F"/>
    <w:rsid w:val="00CD2EDC"/>
    <w:rsid w:val="00CD32E3"/>
    <w:rsid w:val="00CD32FA"/>
    <w:rsid w:val="00CD4395"/>
    <w:rsid w:val="00CD6A64"/>
    <w:rsid w:val="00CD6A86"/>
    <w:rsid w:val="00CD6AF6"/>
    <w:rsid w:val="00CD6E2E"/>
    <w:rsid w:val="00CD7549"/>
    <w:rsid w:val="00CD7B35"/>
    <w:rsid w:val="00CE010F"/>
    <w:rsid w:val="00CE069A"/>
    <w:rsid w:val="00CE0D64"/>
    <w:rsid w:val="00CE1838"/>
    <w:rsid w:val="00CE24C1"/>
    <w:rsid w:val="00CE28FC"/>
    <w:rsid w:val="00CE2A72"/>
    <w:rsid w:val="00CE3083"/>
    <w:rsid w:val="00CE347D"/>
    <w:rsid w:val="00CE4324"/>
    <w:rsid w:val="00CE48C9"/>
    <w:rsid w:val="00CE6A5B"/>
    <w:rsid w:val="00CE7828"/>
    <w:rsid w:val="00CE7D54"/>
    <w:rsid w:val="00CE7E00"/>
    <w:rsid w:val="00CE7F9D"/>
    <w:rsid w:val="00CF003C"/>
    <w:rsid w:val="00CF00CF"/>
    <w:rsid w:val="00CF0164"/>
    <w:rsid w:val="00CF08BC"/>
    <w:rsid w:val="00CF0B52"/>
    <w:rsid w:val="00CF14DC"/>
    <w:rsid w:val="00CF152C"/>
    <w:rsid w:val="00CF4480"/>
    <w:rsid w:val="00CF4B43"/>
    <w:rsid w:val="00CF4BCF"/>
    <w:rsid w:val="00CF566F"/>
    <w:rsid w:val="00CF6572"/>
    <w:rsid w:val="00CF6663"/>
    <w:rsid w:val="00CF725D"/>
    <w:rsid w:val="00D00517"/>
    <w:rsid w:val="00D00946"/>
    <w:rsid w:val="00D01252"/>
    <w:rsid w:val="00D016F8"/>
    <w:rsid w:val="00D021F1"/>
    <w:rsid w:val="00D0242D"/>
    <w:rsid w:val="00D02D5A"/>
    <w:rsid w:val="00D0301C"/>
    <w:rsid w:val="00D036F0"/>
    <w:rsid w:val="00D0392F"/>
    <w:rsid w:val="00D04244"/>
    <w:rsid w:val="00D04486"/>
    <w:rsid w:val="00D05925"/>
    <w:rsid w:val="00D05E98"/>
    <w:rsid w:val="00D0651D"/>
    <w:rsid w:val="00D06738"/>
    <w:rsid w:val="00D06B0A"/>
    <w:rsid w:val="00D073D4"/>
    <w:rsid w:val="00D102DB"/>
    <w:rsid w:val="00D10E20"/>
    <w:rsid w:val="00D110AD"/>
    <w:rsid w:val="00D110D2"/>
    <w:rsid w:val="00D116A9"/>
    <w:rsid w:val="00D11D88"/>
    <w:rsid w:val="00D129C1"/>
    <w:rsid w:val="00D136B6"/>
    <w:rsid w:val="00D146A4"/>
    <w:rsid w:val="00D15064"/>
    <w:rsid w:val="00D157A0"/>
    <w:rsid w:val="00D16D18"/>
    <w:rsid w:val="00D16DF4"/>
    <w:rsid w:val="00D2046E"/>
    <w:rsid w:val="00D207A7"/>
    <w:rsid w:val="00D2097F"/>
    <w:rsid w:val="00D20E9C"/>
    <w:rsid w:val="00D21163"/>
    <w:rsid w:val="00D21864"/>
    <w:rsid w:val="00D224D6"/>
    <w:rsid w:val="00D23D53"/>
    <w:rsid w:val="00D23FE1"/>
    <w:rsid w:val="00D2650F"/>
    <w:rsid w:val="00D26659"/>
    <w:rsid w:val="00D27757"/>
    <w:rsid w:val="00D27C9B"/>
    <w:rsid w:val="00D30776"/>
    <w:rsid w:val="00D33ED1"/>
    <w:rsid w:val="00D3469E"/>
    <w:rsid w:val="00D35411"/>
    <w:rsid w:val="00D3661F"/>
    <w:rsid w:val="00D37AD9"/>
    <w:rsid w:val="00D41ECC"/>
    <w:rsid w:val="00D42CF1"/>
    <w:rsid w:val="00D43D4C"/>
    <w:rsid w:val="00D44E7B"/>
    <w:rsid w:val="00D45D68"/>
    <w:rsid w:val="00D45E5A"/>
    <w:rsid w:val="00D46478"/>
    <w:rsid w:val="00D46E02"/>
    <w:rsid w:val="00D474AB"/>
    <w:rsid w:val="00D475AD"/>
    <w:rsid w:val="00D50411"/>
    <w:rsid w:val="00D504B3"/>
    <w:rsid w:val="00D50EBB"/>
    <w:rsid w:val="00D50FCC"/>
    <w:rsid w:val="00D52143"/>
    <w:rsid w:val="00D525CF"/>
    <w:rsid w:val="00D53124"/>
    <w:rsid w:val="00D533A7"/>
    <w:rsid w:val="00D53823"/>
    <w:rsid w:val="00D5426A"/>
    <w:rsid w:val="00D54CFA"/>
    <w:rsid w:val="00D553D8"/>
    <w:rsid w:val="00D55F7D"/>
    <w:rsid w:val="00D567C2"/>
    <w:rsid w:val="00D57487"/>
    <w:rsid w:val="00D617E5"/>
    <w:rsid w:val="00D6238A"/>
    <w:rsid w:val="00D62577"/>
    <w:rsid w:val="00D62C25"/>
    <w:rsid w:val="00D63C4A"/>
    <w:rsid w:val="00D63CF2"/>
    <w:rsid w:val="00D64300"/>
    <w:rsid w:val="00D64880"/>
    <w:rsid w:val="00D64C13"/>
    <w:rsid w:val="00D65A4B"/>
    <w:rsid w:val="00D66946"/>
    <w:rsid w:val="00D6694F"/>
    <w:rsid w:val="00D66FC3"/>
    <w:rsid w:val="00D676A7"/>
    <w:rsid w:val="00D677AE"/>
    <w:rsid w:val="00D6790F"/>
    <w:rsid w:val="00D7001D"/>
    <w:rsid w:val="00D700B9"/>
    <w:rsid w:val="00D7034E"/>
    <w:rsid w:val="00D707BF"/>
    <w:rsid w:val="00D7202E"/>
    <w:rsid w:val="00D726CD"/>
    <w:rsid w:val="00D72BF1"/>
    <w:rsid w:val="00D732B2"/>
    <w:rsid w:val="00D73552"/>
    <w:rsid w:val="00D739FD"/>
    <w:rsid w:val="00D73E6B"/>
    <w:rsid w:val="00D74C66"/>
    <w:rsid w:val="00D752A1"/>
    <w:rsid w:val="00D75365"/>
    <w:rsid w:val="00D7562B"/>
    <w:rsid w:val="00D75793"/>
    <w:rsid w:val="00D77236"/>
    <w:rsid w:val="00D80109"/>
    <w:rsid w:val="00D80292"/>
    <w:rsid w:val="00D821B8"/>
    <w:rsid w:val="00D8279B"/>
    <w:rsid w:val="00D82C2C"/>
    <w:rsid w:val="00D8363E"/>
    <w:rsid w:val="00D83B9F"/>
    <w:rsid w:val="00D83F9C"/>
    <w:rsid w:val="00D855D7"/>
    <w:rsid w:val="00D85780"/>
    <w:rsid w:val="00D85A5F"/>
    <w:rsid w:val="00D85C08"/>
    <w:rsid w:val="00D85E85"/>
    <w:rsid w:val="00D85F31"/>
    <w:rsid w:val="00D86AF9"/>
    <w:rsid w:val="00D872BC"/>
    <w:rsid w:val="00D87CE6"/>
    <w:rsid w:val="00D87DFB"/>
    <w:rsid w:val="00D9003D"/>
    <w:rsid w:val="00D91134"/>
    <w:rsid w:val="00D927E9"/>
    <w:rsid w:val="00D941C6"/>
    <w:rsid w:val="00D9557D"/>
    <w:rsid w:val="00DA06D4"/>
    <w:rsid w:val="00DA1019"/>
    <w:rsid w:val="00DA16F1"/>
    <w:rsid w:val="00DA18F9"/>
    <w:rsid w:val="00DA2735"/>
    <w:rsid w:val="00DA2C8D"/>
    <w:rsid w:val="00DA362B"/>
    <w:rsid w:val="00DA3BFB"/>
    <w:rsid w:val="00DA59DE"/>
    <w:rsid w:val="00DA5E52"/>
    <w:rsid w:val="00DA62E9"/>
    <w:rsid w:val="00DA6858"/>
    <w:rsid w:val="00DA699E"/>
    <w:rsid w:val="00DB0EE6"/>
    <w:rsid w:val="00DB0F1C"/>
    <w:rsid w:val="00DB1622"/>
    <w:rsid w:val="00DB237E"/>
    <w:rsid w:val="00DB26F2"/>
    <w:rsid w:val="00DB313D"/>
    <w:rsid w:val="00DB4855"/>
    <w:rsid w:val="00DB52F2"/>
    <w:rsid w:val="00DB6110"/>
    <w:rsid w:val="00DB6700"/>
    <w:rsid w:val="00DB7583"/>
    <w:rsid w:val="00DB7655"/>
    <w:rsid w:val="00DC0114"/>
    <w:rsid w:val="00DC1357"/>
    <w:rsid w:val="00DC1E61"/>
    <w:rsid w:val="00DC2F0C"/>
    <w:rsid w:val="00DC4C86"/>
    <w:rsid w:val="00DC782B"/>
    <w:rsid w:val="00DD083F"/>
    <w:rsid w:val="00DD1223"/>
    <w:rsid w:val="00DD145B"/>
    <w:rsid w:val="00DD17C3"/>
    <w:rsid w:val="00DD3DA7"/>
    <w:rsid w:val="00DD3E5D"/>
    <w:rsid w:val="00DD5159"/>
    <w:rsid w:val="00DD5364"/>
    <w:rsid w:val="00DD5ECA"/>
    <w:rsid w:val="00DD6757"/>
    <w:rsid w:val="00DD6A2D"/>
    <w:rsid w:val="00DD7485"/>
    <w:rsid w:val="00DD76B4"/>
    <w:rsid w:val="00DE01BC"/>
    <w:rsid w:val="00DE046B"/>
    <w:rsid w:val="00DE04CA"/>
    <w:rsid w:val="00DE1866"/>
    <w:rsid w:val="00DE18B5"/>
    <w:rsid w:val="00DE1B01"/>
    <w:rsid w:val="00DE1ECE"/>
    <w:rsid w:val="00DE276E"/>
    <w:rsid w:val="00DE2CB9"/>
    <w:rsid w:val="00DE2DB7"/>
    <w:rsid w:val="00DE4E80"/>
    <w:rsid w:val="00DE537E"/>
    <w:rsid w:val="00DE576D"/>
    <w:rsid w:val="00DE62DF"/>
    <w:rsid w:val="00DE675A"/>
    <w:rsid w:val="00DE6841"/>
    <w:rsid w:val="00DE7B4B"/>
    <w:rsid w:val="00DF0EB1"/>
    <w:rsid w:val="00DF1407"/>
    <w:rsid w:val="00DF18D3"/>
    <w:rsid w:val="00DF1E34"/>
    <w:rsid w:val="00DF1FDE"/>
    <w:rsid w:val="00DF2661"/>
    <w:rsid w:val="00DF28CE"/>
    <w:rsid w:val="00DF3AB8"/>
    <w:rsid w:val="00DF3F19"/>
    <w:rsid w:val="00DF618D"/>
    <w:rsid w:val="00DF6C6B"/>
    <w:rsid w:val="00DF7A3D"/>
    <w:rsid w:val="00DF7FBC"/>
    <w:rsid w:val="00E0021B"/>
    <w:rsid w:val="00E010AC"/>
    <w:rsid w:val="00E03591"/>
    <w:rsid w:val="00E03734"/>
    <w:rsid w:val="00E05212"/>
    <w:rsid w:val="00E05A80"/>
    <w:rsid w:val="00E05BDC"/>
    <w:rsid w:val="00E06F58"/>
    <w:rsid w:val="00E072F3"/>
    <w:rsid w:val="00E0786D"/>
    <w:rsid w:val="00E12090"/>
    <w:rsid w:val="00E129D1"/>
    <w:rsid w:val="00E12AC0"/>
    <w:rsid w:val="00E14A09"/>
    <w:rsid w:val="00E1650B"/>
    <w:rsid w:val="00E16D82"/>
    <w:rsid w:val="00E16F6A"/>
    <w:rsid w:val="00E17A45"/>
    <w:rsid w:val="00E20344"/>
    <w:rsid w:val="00E203DE"/>
    <w:rsid w:val="00E20B5E"/>
    <w:rsid w:val="00E2158F"/>
    <w:rsid w:val="00E2304A"/>
    <w:rsid w:val="00E2330F"/>
    <w:rsid w:val="00E23709"/>
    <w:rsid w:val="00E2379E"/>
    <w:rsid w:val="00E237D0"/>
    <w:rsid w:val="00E2442B"/>
    <w:rsid w:val="00E2499A"/>
    <w:rsid w:val="00E24A30"/>
    <w:rsid w:val="00E2645C"/>
    <w:rsid w:val="00E270A4"/>
    <w:rsid w:val="00E30130"/>
    <w:rsid w:val="00E306EF"/>
    <w:rsid w:val="00E309A4"/>
    <w:rsid w:val="00E3101E"/>
    <w:rsid w:val="00E31134"/>
    <w:rsid w:val="00E31421"/>
    <w:rsid w:val="00E320AC"/>
    <w:rsid w:val="00E32EE7"/>
    <w:rsid w:val="00E33FCB"/>
    <w:rsid w:val="00E34328"/>
    <w:rsid w:val="00E345A5"/>
    <w:rsid w:val="00E34A7E"/>
    <w:rsid w:val="00E34D0D"/>
    <w:rsid w:val="00E354CE"/>
    <w:rsid w:val="00E357A6"/>
    <w:rsid w:val="00E3590A"/>
    <w:rsid w:val="00E35CEE"/>
    <w:rsid w:val="00E3648C"/>
    <w:rsid w:val="00E36FB2"/>
    <w:rsid w:val="00E3708B"/>
    <w:rsid w:val="00E377DB"/>
    <w:rsid w:val="00E3793F"/>
    <w:rsid w:val="00E41004"/>
    <w:rsid w:val="00E416BC"/>
    <w:rsid w:val="00E42E67"/>
    <w:rsid w:val="00E43FA4"/>
    <w:rsid w:val="00E443A4"/>
    <w:rsid w:val="00E443D3"/>
    <w:rsid w:val="00E44403"/>
    <w:rsid w:val="00E4656E"/>
    <w:rsid w:val="00E46595"/>
    <w:rsid w:val="00E475FA"/>
    <w:rsid w:val="00E47A24"/>
    <w:rsid w:val="00E5166C"/>
    <w:rsid w:val="00E520B3"/>
    <w:rsid w:val="00E52A70"/>
    <w:rsid w:val="00E53317"/>
    <w:rsid w:val="00E536CB"/>
    <w:rsid w:val="00E53C71"/>
    <w:rsid w:val="00E5400D"/>
    <w:rsid w:val="00E549A0"/>
    <w:rsid w:val="00E55604"/>
    <w:rsid w:val="00E5627E"/>
    <w:rsid w:val="00E565D3"/>
    <w:rsid w:val="00E57461"/>
    <w:rsid w:val="00E5752A"/>
    <w:rsid w:val="00E57EDA"/>
    <w:rsid w:val="00E6061F"/>
    <w:rsid w:val="00E60F2C"/>
    <w:rsid w:val="00E61373"/>
    <w:rsid w:val="00E62262"/>
    <w:rsid w:val="00E623DB"/>
    <w:rsid w:val="00E6250E"/>
    <w:rsid w:val="00E62612"/>
    <w:rsid w:val="00E628A6"/>
    <w:rsid w:val="00E63764"/>
    <w:rsid w:val="00E65577"/>
    <w:rsid w:val="00E675DC"/>
    <w:rsid w:val="00E67B80"/>
    <w:rsid w:val="00E67C7E"/>
    <w:rsid w:val="00E714E5"/>
    <w:rsid w:val="00E72660"/>
    <w:rsid w:val="00E7273D"/>
    <w:rsid w:val="00E73203"/>
    <w:rsid w:val="00E737C5"/>
    <w:rsid w:val="00E77F3F"/>
    <w:rsid w:val="00E80629"/>
    <w:rsid w:val="00E8094A"/>
    <w:rsid w:val="00E8097F"/>
    <w:rsid w:val="00E80E4B"/>
    <w:rsid w:val="00E815CD"/>
    <w:rsid w:val="00E81749"/>
    <w:rsid w:val="00E82F5B"/>
    <w:rsid w:val="00E83D87"/>
    <w:rsid w:val="00E84D2D"/>
    <w:rsid w:val="00E85068"/>
    <w:rsid w:val="00E857F7"/>
    <w:rsid w:val="00E8683D"/>
    <w:rsid w:val="00E86BAD"/>
    <w:rsid w:val="00E8714F"/>
    <w:rsid w:val="00E872D8"/>
    <w:rsid w:val="00E875AF"/>
    <w:rsid w:val="00E8773D"/>
    <w:rsid w:val="00E87F38"/>
    <w:rsid w:val="00E9044C"/>
    <w:rsid w:val="00E90D3D"/>
    <w:rsid w:val="00E91290"/>
    <w:rsid w:val="00E913A9"/>
    <w:rsid w:val="00E91A8E"/>
    <w:rsid w:val="00E91FE3"/>
    <w:rsid w:val="00E92975"/>
    <w:rsid w:val="00E9390B"/>
    <w:rsid w:val="00E93CAE"/>
    <w:rsid w:val="00E94532"/>
    <w:rsid w:val="00E945BA"/>
    <w:rsid w:val="00E94B20"/>
    <w:rsid w:val="00E963BC"/>
    <w:rsid w:val="00E96677"/>
    <w:rsid w:val="00E96B75"/>
    <w:rsid w:val="00E9730F"/>
    <w:rsid w:val="00E97FFA"/>
    <w:rsid w:val="00EA034D"/>
    <w:rsid w:val="00EA05EE"/>
    <w:rsid w:val="00EA0A44"/>
    <w:rsid w:val="00EA159B"/>
    <w:rsid w:val="00EA1ADE"/>
    <w:rsid w:val="00EA2D76"/>
    <w:rsid w:val="00EA3CD6"/>
    <w:rsid w:val="00EA3EC5"/>
    <w:rsid w:val="00EA4510"/>
    <w:rsid w:val="00EA4A1F"/>
    <w:rsid w:val="00EA4B8B"/>
    <w:rsid w:val="00EA51D0"/>
    <w:rsid w:val="00EA5D6C"/>
    <w:rsid w:val="00EA709A"/>
    <w:rsid w:val="00EA70A5"/>
    <w:rsid w:val="00EA71FF"/>
    <w:rsid w:val="00EB0908"/>
    <w:rsid w:val="00EB0A5E"/>
    <w:rsid w:val="00EB0E50"/>
    <w:rsid w:val="00EB1243"/>
    <w:rsid w:val="00EB1B9D"/>
    <w:rsid w:val="00EB1DC8"/>
    <w:rsid w:val="00EB20FA"/>
    <w:rsid w:val="00EB2525"/>
    <w:rsid w:val="00EB381C"/>
    <w:rsid w:val="00EB460B"/>
    <w:rsid w:val="00EB4A67"/>
    <w:rsid w:val="00EB4C87"/>
    <w:rsid w:val="00EB58C8"/>
    <w:rsid w:val="00EB6C12"/>
    <w:rsid w:val="00EB6E51"/>
    <w:rsid w:val="00EB7C89"/>
    <w:rsid w:val="00EC0D9A"/>
    <w:rsid w:val="00EC127A"/>
    <w:rsid w:val="00EC36E6"/>
    <w:rsid w:val="00EC3773"/>
    <w:rsid w:val="00EC3D16"/>
    <w:rsid w:val="00EC3D2E"/>
    <w:rsid w:val="00EC4043"/>
    <w:rsid w:val="00EC4045"/>
    <w:rsid w:val="00EC5CF0"/>
    <w:rsid w:val="00EC6307"/>
    <w:rsid w:val="00EC655F"/>
    <w:rsid w:val="00EC6EF1"/>
    <w:rsid w:val="00EC6FCF"/>
    <w:rsid w:val="00EC7274"/>
    <w:rsid w:val="00ED12C9"/>
    <w:rsid w:val="00ED13EB"/>
    <w:rsid w:val="00ED1E56"/>
    <w:rsid w:val="00ED2CA9"/>
    <w:rsid w:val="00ED30C2"/>
    <w:rsid w:val="00ED38D9"/>
    <w:rsid w:val="00ED46B3"/>
    <w:rsid w:val="00ED4BCA"/>
    <w:rsid w:val="00ED4F89"/>
    <w:rsid w:val="00ED5D2E"/>
    <w:rsid w:val="00ED5D4A"/>
    <w:rsid w:val="00EE0D43"/>
    <w:rsid w:val="00EE0E13"/>
    <w:rsid w:val="00EE2487"/>
    <w:rsid w:val="00EE325E"/>
    <w:rsid w:val="00EE581B"/>
    <w:rsid w:val="00EE66FF"/>
    <w:rsid w:val="00EF0A69"/>
    <w:rsid w:val="00EF2506"/>
    <w:rsid w:val="00EF2C8F"/>
    <w:rsid w:val="00EF4291"/>
    <w:rsid w:val="00EF48FA"/>
    <w:rsid w:val="00EF56D3"/>
    <w:rsid w:val="00EF5CAC"/>
    <w:rsid w:val="00EF7489"/>
    <w:rsid w:val="00EF788F"/>
    <w:rsid w:val="00F00476"/>
    <w:rsid w:val="00F00736"/>
    <w:rsid w:val="00F00827"/>
    <w:rsid w:val="00F022BB"/>
    <w:rsid w:val="00F0286A"/>
    <w:rsid w:val="00F037CA"/>
    <w:rsid w:val="00F041C0"/>
    <w:rsid w:val="00F0580F"/>
    <w:rsid w:val="00F06399"/>
    <w:rsid w:val="00F070C0"/>
    <w:rsid w:val="00F079A6"/>
    <w:rsid w:val="00F1140C"/>
    <w:rsid w:val="00F12FB0"/>
    <w:rsid w:val="00F13216"/>
    <w:rsid w:val="00F1332A"/>
    <w:rsid w:val="00F15F18"/>
    <w:rsid w:val="00F16CFB"/>
    <w:rsid w:val="00F17158"/>
    <w:rsid w:val="00F17E50"/>
    <w:rsid w:val="00F20B45"/>
    <w:rsid w:val="00F20C42"/>
    <w:rsid w:val="00F20FF3"/>
    <w:rsid w:val="00F229AE"/>
    <w:rsid w:val="00F22CEC"/>
    <w:rsid w:val="00F234B7"/>
    <w:rsid w:val="00F2381A"/>
    <w:rsid w:val="00F24243"/>
    <w:rsid w:val="00F242F0"/>
    <w:rsid w:val="00F24B4F"/>
    <w:rsid w:val="00F2540A"/>
    <w:rsid w:val="00F26077"/>
    <w:rsid w:val="00F263D6"/>
    <w:rsid w:val="00F26A56"/>
    <w:rsid w:val="00F27900"/>
    <w:rsid w:val="00F2794D"/>
    <w:rsid w:val="00F27D18"/>
    <w:rsid w:val="00F3054B"/>
    <w:rsid w:val="00F30613"/>
    <w:rsid w:val="00F3103A"/>
    <w:rsid w:val="00F31886"/>
    <w:rsid w:val="00F31C31"/>
    <w:rsid w:val="00F31ECB"/>
    <w:rsid w:val="00F320D0"/>
    <w:rsid w:val="00F33907"/>
    <w:rsid w:val="00F33986"/>
    <w:rsid w:val="00F33F0B"/>
    <w:rsid w:val="00F345A1"/>
    <w:rsid w:val="00F34820"/>
    <w:rsid w:val="00F349B9"/>
    <w:rsid w:val="00F34F4E"/>
    <w:rsid w:val="00F351EB"/>
    <w:rsid w:val="00F37548"/>
    <w:rsid w:val="00F408D9"/>
    <w:rsid w:val="00F417B6"/>
    <w:rsid w:val="00F41C52"/>
    <w:rsid w:val="00F4214F"/>
    <w:rsid w:val="00F423D9"/>
    <w:rsid w:val="00F42B34"/>
    <w:rsid w:val="00F43EC1"/>
    <w:rsid w:val="00F43F2B"/>
    <w:rsid w:val="00F44B76"/>
    <w:rsid w:val="00F44CCA"/>
    <w:rsid w:val="00F45224"/>
    <w:rsid w:val="00F469F6"/>
    <w:rsid w:val="00F4742D"/>
    <w:rsid w:val="00F47C26"/>
    <w:rsid w:val="00F47F2D"/>
    <w:rsid w:val="00F5121C"/>
    <w:rsid w:val="00F51A4F"/>
    <w:rsid w:val="00F51FF1"/>
    <w:rsid w:val="00F5238D"/>
    <w:rsid w:val="00F528DF"/>
    <w:rsid w:val="00F52AFE"/>
    <w:rsid w:val="00F52E23"/>
    <w:rsid w:val="00F537D3"/>
    <w:rsid w:val="00F53C81"/>
    <w:rsid w:val="00F54C3B"/>
    <w:rsid w:val="00F55163"/>
    <w:rsid w:val="00F56D34"/>
    <w:rsid w:val="00F56D39"/>
    <w:rsid w:val="00F57C92"/>
    <w:rsid w:val="00F57D07"/>
    <w:rsid w:val="00F60518"/>
    <w:rsid w:val="00F607AE"/>
    <w:rsid w:val="00F60B19"/>
    <w:rsid w:val="00F6302A"/>
    <w:rsid w:val="00F632B0"/>
    <w:rsid w:val="00F6445E"/>
    <w:rsid w:val="00F64A74"/>
    <w:rsid w:val="00F64C81"/>
    <w:rsid w:val="00F64F14"/>
    <w:rsid w:val="00F66539"/>
    <w:rsid w:val="00F67928"/>
    <w:rsid w:val="00F67A72"/>
    <w:rsid w:val="00F67C35"/>
    <w:rsid w:val="00F67E73"/>
    <w:rsid w:val="00F701A8"/>
    <w:rsid w:val="00F717CE"/>
    <w:rsid w:val="00F722BA"/>
    <w:rsid w:val="00F75339"/>
    <w:rsid w:val="00F75544"/>
    <w:rsid w:val="00F759E8"/>
    <w:rsid w:val="00F76AD3"/>
    <w:rsid w:val="00F770D5"/>
    <w:rsid w:val="00F77D2B"/>
    <w:rsid w:val="00F80E6C"/>
    <w:rsid w:val="00F8120A"/>
    <w:rsid w:val="00F8361C"/>
    <w:rsid w:val="00F839FF"/>
    <w:rsid w:val="00F90A13"/>
    <w:rsid w:val="00F91131"/>
    <w:rsid w:val="00F91F00"/>
    <w:rsid w:val="00F9291F"/>
    <w:rsid w:val="00F92D55"/>
    <w:rsid w:val="00F930DC"/>
    <w:rsid w:val="00F93510"/>
    <w:rsid w:val="00F936A1"/>
    <w:rsid w:val="00F93C0F"/>
    <w:rsid w:val="00F93D1C"/>
    <w:rsid w:val="00F94989"/>
    <w:rsid w:val="00F94A4F"/>
    <w:rsid w:val="00F94E88"/>
    <w:rsid w:val="00F94FC4"/>
    <w:rsid w:val="00F9511E"/>
    <w:rsid w:val="00F95FAD"/>
    <w:rsid w:val="00F970D1"/>
    <w:rsid w:val="00F9738A"/>
    <w:rsid w:val="00F977C7"/>
    <w:rsid w:val="00F97866"/>
    <w:rsid w:val="00F97A9F"/>
    <w:rsid w:val="00F97AE4"/>
    <w:rsid w:val="00F97E95"/>
    <w:rsid w:val="00FA1189"/>
    <w:rsid w:val="00FA18DF"/>
    <w:rsid w:val="00FA197A"/>
    <w:rsid w:val="00FA220D"/>
    <w:rsid w:val="00FA3D08"/>
    <w:rsid w:val="00FA4408"/>
    <w:rsid w:val="00FA5FCE"/>
    <w:rsid w:val="00FA7CB4"/>
    <w:rsid w:val="00FB06F7"/>
    <w:rsid w:val="00FB0BCA"/>
    <w:rsid w:val="00FB1401"/>
    <w:rsid w:val="00FB223B"/>
    <w:rsid w:val="00FB25C9"/>
    <w:rsid w:val="00FB2CBF"/>
    <w:rsid w:val="00FB2E28"/>
    <w:rsid w:val="00FB316D"/>
    <w:rsid w:val="00FB33DB"/>
    <w:rsid w:val="00FB38F2"/>
    <w:rsid w:val="00FB3CD0"/>
    <w:rsid w:val="00FB4EEC"/>
    <w:rsid w:val="00FB74A5"/>
    <w:rsid w:val="00FB78C5"/>
    <w:rsid w:val="00FB79B1"/>
    <w:rsid w:val="00FC1031"/>
    <w:rsid w:val="00FC11AC"/>
    <w:rsid w:val="00FC1220"/>
    <w:rsid w:val="00FC173E"/>
    <w:rsid w:val="00FC2079"/>
    <w:rsid w:val="00FC213D"/>
    <w:rsid w:val="00FC3698"/>
    <w:rsid w:val="00FC3ADE"/>
    <w:rsid w:val="00FC482D"/>
    <w:rsid w:val="00FC5936"/>
    <w:rsid w:val="00FC5F21"/>
    <w:rsid w:val="00FC639B"/>
    <w:rsid w:val="00FC6912"/>
    <w:rsid w:val="00FC6952"/>
    <w:rsid w:val="00FC6ABD"/>
    <w:rsid w:val="00FC701E"/>
    <w:rsid w:val="00FC7C33"/>
    <w:rsid w:val="00FD0AF0"/>
    <w:rsid w:val="00FD0BD3"/>
    <w:rsid w:val="00FD134C"/>
    <w:rsid w:val="00FD18E0"/>
    <w:rsid w:val="00FD1B03"/>
    <w:rsid w:val="00FD1D14"/>
    <w:rsid w:val="00FD4E54"/>
    <w:rsid w:val="00FD665A"/>
    <w:rsid w:val="00FD6A44"/>
    <w:rsid w:val="00FD7403"/>
    <w:rsid w:val="00FE0C4F"/>
    <w:rsid w:val="00FE1CBE"/>
    <w:rsid w:val="00FE24A6"/>
    <w:rsid w:val="00FE3A44"/>
    <w:rsid w:val="00FE501A"/>
    <w:rsid w:val="00FE539A"/>
    <w:rsid w:val="00FE5BCC"/>
    <w:rsid w:val="00FE5CA2"/>
    <w:rsid w:val="00FE756B"/>
    <w:rsid w:val="00FE76E0"/>
    <w:rsid w:val="00FE78CA"/>
    <w:rsid w:val="00FE7923"/>
    <w:rsid w:val="00FE7E2F"/>
    <w:rsid w:val="00FF02DE"/>
    <w:rsid w:val="00FF0387"/>
    <w:rsid w:val="00FF0AEA"/>
    <w:rsid w:val="00FF12A3"/>
    <w:rsid w:val="00FF1474"/>
    <w:rsid w:val="00FF1B19"/>
    <w:rsid w:val="00FF215D"/>
    <w:rsid w:val="00FF347A"/>
    <w:rsid w:val="00FF34E0"/>
    <w:rsid w:val="00FF36BD"/>
    <w:rsid w:val="00FF3D0C"/>
    <w:rsid w:val="00FF3D0E"/>
    <w:rsid w:val="00FF5063"/>
    <w:rsid w:val="00FF5AB6"/>
    <w:rsid w:val="00FF5FAF"/>
    <w:rsid w:val="00FF6A03"/>
    <w:rsid w:val="00FF7BC9"/>
    <w:rsid w:val="00FF7C43"/>
    <w:rsid w:val="2370FF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3228E3"/>
  <w15:docId w15:val="{33DCF2E6-033A-4F67-8DBD-710B8F1A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qFormat="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78C8"/>
    <w:pPr>
      <w:jc w:val="both"/>
    </w:pPr>
    <w:rPr>
      <w:rFonts w:ascii="Arial" w:hAnsi="Arial" w:cs="Arial"/>
      <w:noProof/>
      <w:spacing w:val="8"/>
      <w:lang w:val="en-GB" w:eastAsia="zh-CN"/>
    </w:rPr>
  </w:style>
  <w:style w:type="paragraph" w:styleId="Heading1">
    <w:name w:val="heading 1"/>
    <w:aliases w:val="h1,1,_berschrift 1,titre 1,h11,11,_berschrift 11,titre 11,Chapter Level,Caption 1,titre 1 + Before:  12 pt,After:  3 pt ...,Caption 1 Char"/>
    <w:basedOn w:val="PARAGRAPH"/>
    <w:next w:val="PARAGRAPH"/>
    <w:link w:val="Heading1Char"/>
    <w:qFormat/>
    <w:rsid w:val="004E5FCA"/>
    <w:pPr>
      <w:keepNext/>
      <w:numPr>
        <w:numId w:val="19"/>
      </w:numPr>
      <w:tabs>
        <w:tab w:val="clear" w:pos="397"/>
        <w:tab w:val="left" w:pos="426"/>
      </w:tabs>
      <w:suppressAutoHyphens/>
      <w:spacing w:before="200"/>
      <w:ind w:left="426" w:hanging="426"/>
      <w:jc w:val="left"/>
      <w:outlineLvl w:val="0"/>
    </w:pPr>
    <w:rPr>
      <w:b/>
      <w:bCs/>
      <w:sz w:val="22"/>
      <w:szCs w:val="22"/>
    </w:rPr>
  </w:style>
  <w:style w:type="paragraph" w:styleId="Heading2">
    <w:name w:val="heading 2"/>
    <w:aliases w:val="h2,Titre 2 ,Titre 2,Heading 2 Char,h21,Titre 21,Heading 2 Char1,Caption2,Caption2 Char"/>
    <w:basedOn w:val="Heading1"/>
    <w:next w:val="PARAGRAPH"/>
    <w:link w:val="Heading2Char2"/>
    <w:qFormat/>
    <w:rsid w:val="004E5FCA"/>
    <w:pPr>
      <w:numPr>
        <w:ilvl w:val="1"/>
      </w:numPr>
      <w:tabs>
        <w:tab w:val="clear" w:pos="426"/>
        <w:tab w:val="clear" w:pos="624"/>
        <w:tab w:val="left" w:pos="709"/>
      </w:tabs>
      <w:spacing w:before="100" w:after="100"/>
      <w:ind w:left="709" w:hanging="709"/>
      <w:outlineLvl w:val="1"/>
    </w:pPr>
    <w:rPr>
      <w:sz w:val="20"/>
      <w:szCs w:val="20"/>
    </w:rPr>
  </w:style>
  <w:style w:type="paragraph" w:styleId="Heading3">
    <w:name w:val="heading 3"/>
    <w:aliases w:val="h3,Heading 3 Char,h31,Heading 3 Char1,Caption3"/>
    <w:basedOn w:val="Heading2"/>
    <w:next w:val="PARAGRAPH"/>
    <w:link w:val="Heading3Char2"/>
    <w:qFormat/>
    <w:rsid w:val="004E5FCA"/>
    <w:pPr>
      <w:numPr>
        <w:ilvl w:val="2"/>
      </w:numPr>
      <w:tabs>
        <w:tab w:val="clear" w:pos="709"/>
        <w:tab w:val="clear" w:pos="851"/>
        <w:tab w:val="left" w:pos="993"/>
      </w:tabs>
      <w:ind w:left="963" w:hanging="963"/>
      <w:outlineLvl w:val="2"/>
    </w:pPr>
  </w:style>
  <w:style w:type="paragraph" w:styleId="Heading4">
    <w:name w:val="heading 4"/>
    <w:aliases w:val="h4,h41,Caption4,h4 + 12 pt,Left:  0&quot;,Hanging:  0.6&quot;,Before:  0 pt,Afte..."/>
    <w:basedOn w:val="Heading3"/>
    <w:next w:val="PARAGRAPH"/>
    <w:link w:val="Heading4Char"/>
    <w:qFormat/>
    <w:rsid w:val="00A578C8"/>
    <w:pPr>
      <w:numPr>
        <w:ilvl w:val="3"/>
      </w:numPr>
      <w:outlineLvl w:val="3"/>
    </w:pPr>
  </w:style>
  <w:style w:type="paragraph" w:styleId="Heading5">
    <w:name w:val="heading 5"/>
    <w:aliases w:val="h5,h51,Caption5"/>
    <w:basedOn w:val="Heading4"/>
    <w:next w:val="PARAGRAPH"/>
    <w:link w:val="Heading5Char"/>
    <w:qFormat/>
    <w:rsid w:val="00A578C8"/>
    <w:pPr>
      <w:numPr>
        <w:ilvl w:val="4"/>
      </w:numPr>
      <w:outlineLvl w:val="4"/>
    </w:pPr>
  </w:style>
  <w:style w:type="paragraph" w:styleId="Heading6">
    <w:name w:val="heading 6"/>
    <w:aliases w:val="h6,h61,Appendix Level"/>
    <w:basedOn w:val="Heading5"/>
    <w:next w:val="PARAGRAPH"/>
    <w:link w:val="Heading6Char"/>
    <w:qFormat/>
    <w:rsid w:val="00A578C8"/>
    <w:pPr>
      <w:numPr>
        <w:ilvl w:val="5"/>
      </w:numPr>
      <w:outlineLvl w:val="5"/>
    </w:pPr>
  </w:style>
  <w:style w:type="paragraph" w:styleId="Heading7">
    <w:name w:val="heading 7"/>
    <w:aliases w:val="h7,_berschrift 7,7,titre 7,h71,_berschrift 71,71,titre 71"/>
    <w:basedOn w:val="Heading6"/>
    <w:next w:val="PARAGRAPH"/>
    <w:link w:val="Heading7Char"/>
    <w:qFormat/>
    <w:rsid w:val="00A578C8"/>
    <w:pPr>
      <w:numPr>
        <w:ilvl w:val="6"/>
      </w:numPr>
      <w:outlineLvl w:val="6"/>
    </w:pPr>
  </w:style>
  <w:style w:type="paragraph" w:styleId="Heading8">
    <w:name w:val="heading 8"/>
    <w:aliases w:val="h8,h81"/>
    <w:basedOn w:val="Heading7"/>
    <w:next w:val="PARAGRAPH"/>
    <w:link w:val="Heading8Char"/>
    <w:qFormat/>
    <w:rsid w:val="00A578C8"/>
    <w:pPr>
      <w:numPr>
        <w:ilvl w:val="7"/>
      </w:numPr>
      <w:outlineLvl w:val="7"/>
    </w:pPr>
  </w:style>
  <w:style w:type="paragraph" w:styleId="Heading9">
    <w:name w:val="heading 9"/>
    <w:aliases w:val="h9,9,titre 9,h91,91,titre 91"/>
    <w:basedOn w:val="Heading8"/>
    <w:next w:val="PARAGRAPH"/>
    <w:link w:val="Heading9Char"/>
    <w:qFormat/>
    <w:rsid w:val="00A578C8"/>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
    <w:qFormat/>
    <w:rsid w:val="00A578C8"/>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
    <w:rsid w:val="00A578C8"/>
    <w:rPr>
      <w:rFonts w:ascii="Arial" w:hAnsi="Arial" w:cs="Arial"/>
      <w:noProof/>
      <w:spacing w:val="8"/>
      <w:lang w:eastAsia="zh-CN"/>
    </w:rPr>
  </w:style>
  <w:style w:type="paragraph" w:customStyle="1" w:styleId="FIGURE-title">
    <w:name w:val="FIGURE-title"/>
    <w:basedOn w:val="Normal"/>
    <w:next w:val="PARAGRAPH"/>
    <w:link w:val="FIGURE-titleChar"/>
    <w:qFormat/>
    <w:rsid w:val="00A578C8"/>
    <w:pPr>
      <w:snapToGrid w:val="0"/>
      <w:spacing w:before="100" w:after="200"/>
      <w:jc w:val="center"/>
    </w:pPr>
    <w:rPr>
      <w:b/>
      <w:bCs/>
    </w:rPr>
  </w:style>
  <w:style w:type="paragraph" w:styleId="Header">
    <w:name w:val="header"/>
    <w:basedOn w:val="Normal"/>
    <w:link w:val="HeaderChar1"/>
    <w:rsid w:val="00A578C8"/>
    <w:pPr>
      <w:tabs>
        <w:tab w:val="center" w:pos="4536"/>
        <w:tab w:val="right" w:pos="9072"/>
      </w:tabs>
      <w:snapToGrid w:val="0"/>
    </w:pPr>
  </w:style>
  <w:style w:type="character" w:styleId="CommentReference">
    <w:name w:val="annotation reference"/>
    <w:rsid w:val="00A578C8"/>
    <w:rPr>
      <w:sz w:val="16"/>
      <w:szCs w:val="16"/>
    </w:rPr>
  </w:style>
  <w:style w:type="paragraph" w:styleId="CommentText">
    <w:name w:val="annotation text"/>
    <w:basedOn w:val="Normal"/>
    <w:link w:val="CommentTextChar"/>
    <w:qFormat/>
    <w:rsid w:val="007447EC"/>
  </w:style>
  <w:style w:type="paragraph" w:customStyle="1" w:styleId="NOTE">
    <w:name w:val="NOTE"/>
    <w:aliases w:val="no,note,Note"/>
    <w:basedOn w:val="Normal"/>
    <w:next w:val="PARAGRAPH"/>
    <w:link w:val="NOTEChar"/>
    <w:qFormat/>
    <w:rsid w:val="00A578C8"/>
    <w:pPr>
      <w:snapToGrid w:val="0"/>
      <w:spacing w:before="100" w:after="100"/>
    </w:pPr>
    <w:rPr>
      <w:sz w:val="16"/>
      <w:szCs w:val="16"/>
    </w:rPr>
  </w:style>
  <w:style w:type="paragraph" w:styleId="Footer">
    <w:name w:val="footer"/>
    <w:basedOn w:val="Header"/>
    <w:link w:val="FooterChar"/>
    <w:uiPriority w:val="29"/>
    <w:rsid w:val="00A578C8"/>
  </w:style>
  <w:style w:type="paragraph" w:styleId="List">
    <w:name w:val="List"/>
    <w:aliases w:val="CONTINUE"/>
    <w:basedOn w:val="Normal"/>
    <w:link w:val="ListChar1"/>
    <w:qFormat/>
    <w:rsid w:val="00A578C8"/>
    <w:pPr>
      <w:tabs>
        <w:tab w:val="left" w:pos="340"/>
      </w:tabs>
      <w:snapToGrid w:val="0"/>
      <w:spacing w:after="100"/>
      <w:ind w:left="340" w:hanging="340"/>
    </w:pPr>
  </w:style>
  <w:style w:type="character" w:customStyle="1" w:styleId="ListChar1">
    <w:name w:val="List Char1"/>
    <w:aliases w:val="CONTINUE Char"/>
    <w:link w:val="List"/>
    <w:rsid w:val="00A849F0"/>
    <w:rPr>
      <w:rFonts w:ascii="Arial" w:hAnsi="Arial" w:cs="Arial"/>
      <w:noProof/>
      <w:spacing w:val="8"/>
      <w:lang w:eastAsia="zh-CN"/>
    </w:rPr>
  </w:style>
  <w:style w:type="character" w:styleId="PageNumber">
    <w:name w:val="page number"/>
    <w:unhideWhenUsed/>
    <w:rsid w:val="00A578C8"/>
    <w:rPr>
      <w:rFonts w:ascii="Arial" w:hAnsi="Arial"/>
      <w:sz w:val="20"/>
      <w:szCs w:val="20"/>
    </w:rPr>
  </w:style>
  <w:style w:type="paragraph" w:customStyle="1" w:styleId="FOREWORD">
    <w:name w:val="FOREWORD"/>
    <w:basedOn w:val="Normal"/>
    <w:rsid w:val="00A578C8"/>
    <w:pPr>
      <w:tabs>
        <w:tab w:val="left" w:pos="284"/>
      </w:tabs>
      <w:snapToGrid w:val="0"/>
      <w:spacing w:after="100"/>
      <w:ind w:left="284" w:hanging="284"/>
    </w:pPr>
    <w:rPr>
      <w:sz w:val="16"/>
      <w:szCs w:val="16"/>
    </w:rPr>
  </w:style>
  <w:style w:type="paragraph" w:customStyle="1" w:styleId="TABLE-title">
    <w:name w:val="TABLE-title"/>
    <w:basedOn w:val="PARAGRAPH"/>
    <w:next w:val="PARAGRAPH"/>
    <w:link w:val="TABLE-titleChar"/>
    <w:qFormat/>
    <w:rsid w:val="00A578C8"/>
    <w:pPr>
      <w:keepNext/>
      <w:jc w:val="center"/>
    </w:pPr>
    <w:rPr>
      <w:b/>
      <w:bCs/>
    </w:rPr>
  </w:style>
  <w:style w:type="paragraph" w:styleId="FootnoteText">
    <w:name w:val="footnote text"/>
    <w:basedOn w:val="Normal"/>
    <w:link w:val="FootnoteTextChar"/>
    <w:rsid w:val="00A578C8"/>
    <w:pPr>
      <w:snapToGrid w:val="0"/>
      <w:spacing w:after="100"/>
      <w:ind w:left="284" w:hanging="284"/>
    </w:pPr>
    <w:rPr>
      <w:sz w:val="16"/>
      <w:szCs w:val="16"/>
    </w:rPr>
  </w:style>
  <w:style w:type="character" w:styleId="FootnoteReference">
    <w:name w:val="footnote reference"/>
    <w:rsid w:val="00A578C8"/>
    <w:rPr>
      <w:rFonts w:ascii="Arial" w:hAnsi="Arial"/>
      <w:position w:val="4"/>
      <w:sz w:val="16"/>
      <w:szCs w:val="16"/>
      <w:vertAlign w:val="baseline"/>
    </w:rPr>
  </w:style>
  <w:style w:type="paragraph" w:styleId="TOC1">
    <w:name w:val="toc 1"/>
    <w:aliases w:val="Заголовок1б"/>
    <w:basedOn w:val="Normal"/>
    <w:uiPriority w:val="39"/>
    <w:rsid w:val="00A578C8"/>
    <w:pPr>
      <w:tabs>
        <w:tab w:val="left" w:pos="454"/>
        <w:tab w:val="right" w:leader="dot" w:pos="9070"/>
      </w:tabs>
      <w:suppressAutoHyphens/>
      <w:snapToGrid w:val="0"/>
      <w:spacing w:after="100"/>
      <w:ind w:left="454" w:right="680" w:hanging="454"/>
      <w:jc w:val="left"/>
    </w:pPr>
  </w:style>
  <w:style w:type="paragraph" w:styleId="TOC2">
    <w:name w:val="toc 2"/>
    <w:basedOn w:val="TOC1"/>
    <w:uiPriority w:val="39"/>
    <w:rsid w:val="00A578C8"/>
    <w:pPr>
      <w:tabs>
        <w:tab w:val="clear" w:pos="454"/>
        <w:tab w:val="left" w:pos="993"/>
      </w:tabs>
      <w:spacing w:after="60"/>
      <w:ind w:left="993" w:hanging="709"/>
    </w:pPr>
  </w:style>
  <w:style w:type="paragraph" w:styleId="TOC3">
    <w:name w:val="toc 3"/>
    <w:basedOn w:val="TOC2"/>
    <w:uiPriority w:val="39"/>
    <w:rsid w:val="00A578C8"/>
    <w:pPr>
      <w:tabs>
        <w:tab w:val="clear" w:pos="993"/>
        <w:tab w:val="left" w:pos="1560"/>
      </w:tabs>
      <w:ind w:left="1446" w:hanging="992"/>
    </w:pPr>
  </w:style>
  <w:style w:type="paragraph" w:styleId="TOC4">
    <w:name w:val="toc 4"/>
    <w:basedOn w:val="TOC3"/>
    <w:uiPriority w:val="39"/>
    <w:rsid w:val="00A578C8"/>
    <w:pPr>
      <w:tabs>
        <w:tab w:val="left" w:pos="2608"/>
      </w:tabs>
      <w:ind w:left="2608" w:hanging="907"/>
    </w:pPr>
  </w:style>
  <w:style w:type="paragraph" w:styleId="TOC5">
    <w:name w:val="toc 5"/>
    <w:basedOn w:val="TOC4"/>
    <w:uiPriority w:val="39"/>
    <w:rsid w:val="00A578C8"/>
    <w:pPr>
      <w:tabs>
        <w:tab w:val="clear" w:pos="2608"/>
        <w:tab w:val="left" w:pos="3686"/>
      </w:tabs>
      <w:ind w:left="3685" w:hanging="1077"/>
    </w:pPr>
  </w:style>
  <w:style w:type="paragraph" w:styleId="TOC6">
    <w:name w:val="toc 6"/>
    <w:basedOn w:val="TOC5"/>
    <w:uiPriority w:val="39"/>
    <w:rsid w:val="00A578C8"/>
    <w:pPr>
      <w:tabs>
        <w:tab w:val="clear" w:pos="3686"/>
        <w:tab w:val="left" w:pos="4933"/>
      </w:tabs>
      <w:ind w:left="4933" w:hanging="1247"/>
    </w:pPr>
  </w:style>
  <w:style w:type="paragraph" w:styleId="TOC7">
    <w:name w:val="toc 7"/>
    <w:basedOn w:val="TOC1"/>
    <w:uiPriority w:val="39"/>
    <w:rsid w:val="00A578C8"/>
    <w:pPr>
      <w:tabs>
        <w:tab w:val="right" w:pos="9070"/>
      </w:tabs>
    </w:pPr>
  </w:style>
  <w:style w:type="paragraph" w:styleId="TOC8">
    <w:name w:val="toc 8"/>
    <w:basedOn w:val="TOC1"/>
    <w:uiPriority w:val="39"/>
    <w:rsid w:val="00A578C8"/>
    <w:pPr>
      <w:ind w:left="720" w:hanging="720"/>
    </w:pPr>
  </w:style>
  <w:style w:type="paragraph" w:styleId="TOC9">
    <w:name w:val="toc 9"/>
    <w:basedOn w:val="TOC1"/>
    <w:uiPriority w:val="39"/>
    <w:rsid w:val="00A578C8"/>
    <w:pPr>
      <w:ind w:left="720" w:hanging="720"/>
    </w:pPr>
  </w:style>
  <w:style w:type="paragraph" w:customStyle="1" w:styleId="HEADINGNonumber">
    <w:name w:val="HEADING(Nonumber)"/>
    <w:basedOn w:val="PARAGRAPH"/>
    <w:next w:val="PARAGRAPH"/>
    <w:qFormat/>
    <w:rsid w:val="00A578C8"/>
    <w:pPr>
      <w:keepNext/>
      <w:suppressAutoHyphens/>
      <w:spacing w:before="0"/>
      <w:jc w:val="center"/>
      <w:outlineLvl w:val="0"/>
    </w:pPr>
    <w:rPr>
      <w:sz w:val="24"/>
    </w:rPr>
  </w:style>
  <w:style w:type="paragraph" w:styleId="List4">
    <w:name w:val="List 4"/>
    <w:basedOn w:val="List3"/>
    <w:rsid w:val="00A578C8"/>
    <w:pPr>
      <w:tabs>
        <w:tab w:val="clear" w:pos="1021"/>
        <w:tab w:val="left" w:pos="1361"/>
      </w:tabs>
      <w:ind w:left="1361"/>
    </w:pPr>
  </w:style>
  <w:style w:type="paragraph" w:styleId="List3">
    <w:name w:val="List 3"/>
    <w:basedOn w:val="List2"/>
    <w:rsid w:val="00A578C8"/>
    <w:pPr>
      <w:tabs>
        <w:tab w:val="clear" w:pos="680"/>
        <w:tab w:val="left" w:pos="1021"/>
      </w:tabs>
      <w:ind w:left="1020"/>
    </w:pPr>
  </w:style>
  <w:style w:type="paragraph" w:styleId="List2">
    <w:name w:val="List 2"/>
    <w:basedOn w:val="List"/>
    <w:link w:val="List2Char"/>
    <w:rsid w:val="00A578C8"/>
    <w:pPr>
      <w:tabs>
        <w:tab w:val="clear" w:pos="340"/>
        <w:tab w:val="left" w:pos="680"/>
      </w:tabs>
      <w:ind w:left="680"/>
    </w:pPr>
  </w:style>
  <w:style w:type="character" w:customStyle="1" w:styleId="List2Char">
    <w:name w:val="List 2 Char"/>
    <w:link w:val="List2"/>
    <w:rsid w:val="00A849F0"/>
    <w:rPr>
      <w:rFonts w:ascii="Arial" w:hAnsi="Arial" w:cs="Arial"/>
      <w:noProof/>
      <w:spacing w:val="8"/>
      <w:lang w:eastAsia="zh-CN"/>
    </w:rPr>
  </w:style>
  <w:style w:type="paragraph" w:customStyle="1" w:styleId="TableTextGray">
    <w:name w:val="TableTextGray"/>
    <w:basedOn w:val="TableText"/>
    <w:rsid w:val="00621711"/>
    <w:pPr>
      <w:tabs>
        <w:tab w:val="clear" w:pos="252"/>
        <w:tab w:val="left" w:pos="162"/>
        <w:tab w:val="left" w:pos="342"/>
        <w:tab w:val="left" w:pos="702"/>
        <w:tab w:val="left" w:pos="882"/>
      </w:tabs>
    </w:pPr>
    <w:rPr>
      <w:color w:val="808080"/>
    </w:rPr>
  </w:style>
  <w:style w:type="paragraph" w:customStyle="1" w:styleId="TableText">
    <w:name w:val="TableText"/>
    <w:basedOn w:val="Normal"/>
    <w:link w:val="TableTextChar"/>
    <w:rsid w:val="00B90A39"/>
    <w:pPr>
      <w:keepNext/>
      <w:tabs>
        <w:tab w:val="left" w:pos="252"/>
        <w:tab w:val="left" w:pos="522"/>
      </w:tabs>
      <w:spacing w:before="10" w:after="10"/>
      <w:jc w:val="left"/>
    </w:pPr>
    <w:rPr>
      <w:rFonts w:cs="Times New Roman"/>
      <w:color w:val="000000"/>
      <w:spacing w:val="0"/>
      <w:sz w:val="16"/>
      <w:lang w:val="en-US" w:eastAsia="en-US"/>
    </w:rPr>
  </w:style>
  <w:style w:type="paragraph" w:customStyle="1" w:styleId="ANNEXtitle">
    <w:name w:val="ANNEX_title"/>
    <w:basedOn w:val="MAIN-TITLE"/>
    <w:next w:val="ANNEX-heading1"/>
    <w:qFormat/>
    <w:rsid w:val="00A578C8"/>
    <w:pPr>
      <w:pageBreakBefore/>
      <w:numPr>
        <w:numId w:val="17"/>
      </w:numPr>
      <w:spacing w:after="200"/>
      <w:outlineLvl w:val="0"/>
    </w:pPr>
  </w:style>
  <w:style w:type="paragraph" w:customStyle="1" w:styleId="MAIN-TITLE">
    <w:name w:val="MAIN-TITLE"/>
    <w:basedOn w:val="Normal"/>
    <w:link w:val="MAIN-TITLEChar"/>
    <w:qFormat/>
    <w:rsid w:val="00A578C8"/>
    <w:pPr>
      <w:snapToGrid w:val="0"/>
      <w:jc w:val="center"/>
    </w:pPr>
    <w:rPr>
      <w:b/>
      <w:bCs/>
      <w:sz w:val="24"/>
      <w:szCs w:val="24"/>
    </w:rPr>
  </w:style>
  <w:style w:type="paragraph" w:customStyle="1" w:styleId="ANNEX-heading1">
    <w:name w:val="ANNEX-heading1"/>
    <w:basedOn w:val="Heading1"/>
    <w:next w:val="PARAGRAPH"/>
    <w:qFormat/>
    <w:rsid w:val="00C144D3"/>
    <w:pPr>
      <w:numPr>
        <w:ilvl w:val="1"/>
        <w:numId w:val="17"/>
      </w:numPr>
      <w:tabs>
        <w:tab w:val="clear" w:pos="426"/>
        <w:tab w:val="left" w:pos="709"/>
      </w:tabs>
      <w:outlineLvl w:val="1"/>
    </w:pPr>
  </w:style>
  <w:style w:type="paragraph" w:customStyle="1" w:styleId="TERM-number">
    <w:name w:val="TERM-number"/>
    <w:basedOn w:val="Heading2"/>
    <w:next w:val="TERM"/>
    <w:qFormat/>
    <w:rsid w:val="00A578C8"/>
    <w:pPr>
      <w:spacing w:after="0"/>
      <w:ind w:left="0" w:firstLine="0"/>
      <w:outlineLvl w:val="9"/>
    </w:pPr>
  </w:style>
  <w:style w:type="paragraph" w:customStyle="1" w:styleId="TERM">
    <w:name w:val="TERM"/>
    <w:basedOn w:val="Normal"/>
    <w:next w:val="TERM-definition"/>
    <w:link w:val="TERMChar"/>
    <w:qFormat/>
    <w:rsid w:val="00A578C8"/>
    <w:pPr>
      <w:keepNext/>
      <w:snapToGrid w:val="0"/>
      <w:ind w:left="340" w:hanging="340"/>
    </w:pPr>
    <w:rPr>
      <w:b/>
      <w:bCs/>
    </w:rPr>
  </w:style>
  <w:style w:type="paragraph" w:customStyle="1" w:styleId="TERM-definition">
    <w:name w:val="TERM-definition"/>
    <w:basedOn w:val="Normal"/>
    <w:next w:val="TERM-number"/>
    <w:qFormat/>
    <w:rsid w:val="00A578C8"/>
    <w:pPr>
      <w:snapToGrid w:val="0"/>
      <w:spacing w:after="200"/>
    </w:pPr>
  </w:style>
  <w:style w:type="paragraph" w:styleId="ListNumber3">
    <w:name w:val="List Number 3"/>
    <w:basedOn w:val="ListNumber2"/>
    <w:rsid w:val="00A578C8"/>
    <w:pPr>
      <w:numPr>
        <w:numId w:val="21"/>
      </w:numPr>
    </w:pPr>
  </w:style>
  <w:style w:type="paragraph" w:styleId="ListBullet5">
    <w:name w:val="List Bullet 5"/>
    <w:basedOn w:val="ListBullet4"/>
    <w:rsid w:val="00A578C8"/>
    <w:pPr>
      <w:tabs>
        <w:tab w:val="clear" w:pos="1361"/>
        <w:tab w:val="left" w:pos="1701"/>
      </w:tabs>
      <w:ind w:left="1701"/>
    </w:pPr>
  </w:style>
  <w:style w:type="paragraph" w:styleId="ListBullet4">
    <w:name w:val="List Bullet 4"/>
    <w:basedOn w:val="ListBullet3"/>
    <w:rsid w:val="00A578C8"/>
    <w:pPr>
      <w:tabs>
        <w:tab w:val="clear" w:pos="1021"/>
        <w:tab w:val="left" w:pos="1361"/>
      </w:tabs>
      <w:ind w:left="1361"/>
    </w:pPr>
  </w:style>
  <w:style w:type="paragraph" w:styleId="ListBullet3">
    <w:name w:val="List Bullet 3"/>
    <w:basedOn w:val="ListBullet2"/>
    <w:rsid w:val="00A578C8"/>
    <w:pPr>
      <w:tabs>
        <w:tab w:val="left" w:pos="1021"/>
      </w:tabs>
      <w:ind w:left="1020"/>
    </w:pPr>
  </w:style>
  <w:style w:type="paragraph" w:styleId="ListBullet2">
    <w:name w:val="List Bullet 2"/>
    <w:basedOn w:val="ListBullet"/>
    <w:rsid w:val="00A578C8"/>
    <w:pPr>
      <w:numPr>
        <w:numId w:val="3"/>
      </w:numPr>
      <w:tabs>
        <w:tab w:val="clear" w:pos="700"/>
      </w:tabs>
      <w:ind w:left="680" w:hanging="340"/>
    </w:pPr>
  </w:style>
  <w:style w:type="paragraph" w:styleId="ListBullet">
    <w:name w:val="List Bullet"/>
    <w:basedOn w:val="Normal"/>
    <w:qFormat/>
    <w:rsid w:val="00A578C8"/>
    <w:pPr>
      <w:numPr>
        <w:numId w:val="10"/>
      </w:numPr>
      <w:tabs>
        <w:tab w:val="clear" w:pos="720"/>
        <w:tab w:val="left" w:pos="340"/>
      </w:tabs>
      <w:snapToGrid w:val="0"/>
      <w:spacing w:after="100"/>
      <w:ind w:left="340" w:hanging="340"/>
    </w:pPr>
  </w:style>
  <w:style w:type="character" w:styleId="EndnoteReference">
    <w:name w:val="endnote reference"/>
    <w:rsid w:val="00A578C8"/>
    <w:rPr>
      <w:vertAlign w:val="superscript"/>
    </w:rPr>
  </w:style>
  <w:style w:type="paragraph" w:customStyle="1" w:styleId="TABFIGfootnote">
    <w:name w:val="TAB_FIG_footnote"/>
    <w:basedOn w:val="FootnoteText"/>
    <w:rsid w:val="00A578C8"/>
    <w:pPr>
      <w:tabs>
        <w:tab w:val="left" w:pos="284"/>
      </w:tabs>
      <w:spacing w:before="60" w:after="60"/>
    </w:pPr>
  </w:style>
  <w:style w:type="character" w:customStyle="1" w:styleId="Reference">
    <w:name w:val="Reference"/>
    <w:uiPriority w:val="29"/>
    <w:rsid w:val="00A578C8"/>
    <w:rPr>
      <w:rFonts w:ascii="Arial" w:hAnsi="Arial"/>
      <w:noProof/>
      <w:sz w:val="20"/>
      <w:szCs w:val="20"/>
    </w:rPr>
  </w:style>
  <w:style w:type="paragraph" w:styleId="ListContinue">
    <w:name w:val="List Continue"/>
    <w:basedOn w:val="Normal"/>
    <w:rsid w:val="00A578C8"/>
    <w:pPr>
      <w:snapToGrid w:val="0"/>
      <w:spacing w:after="100"/>
      <w:ind w:left="340"/>
    </w:pPr>
  </w:style>
  <w:style w:type="paragraph" w:styleId="ListContinue2">
    <w:name w:val="List Continue 2"/>
    <w:basedOn w:val="ListContinue"/>
    <w:rsid w:val="00A578C8"/>
    <w:pPr>
      <w:ind w:left="680"/>
    </w:pPr>
  </w:style>
  <w:style w:type="paragraph" w:styleId="ListContinue3">
    <w:name w:val="List Continue 3"/>
    <w:basedOn w:val="ListContinue2"/>
    <w:rsid w:val="00A578C8"/>
    <w:pPr>
      <w:ind w:left="1021"/>
    </w:pPr>
  </w:style>
  <w:style w:type="paragraph" w:styleId="ListContinue4">
    <w:name w:val="List Continue 4"/>
    <w:basedOn w:val="ListContinue3"/>
    <w:rsid w:val="00A578C8"/>
    <w:pPr>
      <w:ind w:left="1361"/>
    </w:pPr>
  </w:style>
  <w:style w:type="paragraph" w:styleId="ListContinue5">
    <w:name w:val="List Continue 5"/>
    <w:basedOn w:val="ListContinue4"/>
    <w:rsid w:val="00A578C8"/>
    <w:pPr>
      <w:ind w:left="1701"/>
    </w:pPr>
  </w:style>
  <w:style w:type="paragraph" w:styleId="List5">
    <w:name w:val="List 5"/>
    <w:basedOn w:val="List4"/>
    <w:rsid w:val="00A578C8"/>
    <w:pPr>
      <w:tabs>
        <w:tab w:val="clear" w:pos="1361"/>
        <w:tab w:val="left" w:pos="1701"/>
      </w:tabs>
      <w:ind w:left="1701"/>
    </w:pPr>
  </w:style>
  <w:style w:type="paragraph" w:styleId="BodyText">
    <w:name w:val="Body Text"/>
    <w:basedOn w:val="Normal"/>
    <w:link w:val="BodyTextChar"/>
    <w:rsid w:val="00FE7923"/>
    <w:pPr>
      <w:spacing w:after="120"/>
    </w:pPr>
  </w:style>
  <w:style w:type="character" w:customStyle="1" w:styleId="VARIABLE">
    <w:name w:val="VARIABLE"/>
    <w:rsid w:val="00A578C8"/>
    <w:rPr>
      <w:rFonts w:ascii="Times New Roman" w:hAnsi="Times New Roman"/>
      <w:i/>
      <w:iCs/>
    </w:rPr>
  </w:style>
  <w:style w:type="paragraph" w:customStyle="1" w:styleId="TableWithTabs">
    <w:name w:val="TableWithTabs"/>
    <w:basedOn w:val="Normal"/>
    <w:rsid w:val="008D5989"/>
    <w:pPr>
      <w:keepNext/>
      <w:tabs>
        <w:tab w:val="left" w:pos="177"/>
        <w:tab w:val="left" w:pos="346"/>
        <w:tab w:val="left" w:pos="518"/>
        <w:tab w:val="left" w:pos="691"/>
        <w:tab w:val="left" w:pos="864"/>
        <w:tab w:val="left" w:pos="1037"/>
      </w:tabs>
      <w:jc w:val="left"/>
    </w:pPr>
    <w:rPr>
      <w:spacing w:val="0"/>
      <w:sz w:val="16"/>
      <w:szCs w:val="16"/>
      <w:lang w:val="en-US" w:eastAsia="en-US"/>
    </w:rPr>
  </w:style>
  <w:style w:type="paragraph" w:styleId="ListNumber">
    <w:name w:val="List Number"/>
    <w:basedOn w:val="List"/>
    <w:link w:val="ListNumberChar2"/>
    <w:qFormat/>
    <w:rsid w:val="00A578C8"/>
    <w:pPr>
      <w:numPr>
        <w:numId w:val="9"/>
      </w:numPr>
      <w:tabs>
        <w:tab w:val="clear" w:pos="360"/>
        <w:tab w:val="left" w:pos="340"/>
      </w:tabs>
      <w:ind w:left="340" w:hanging="340"/>
    </w:pPr>
  </w:style>
  <w:style w:type="character" w:customStyle="1" w:styleId="ListNumberChar2">
    <w:name w:val="List Number Char2"/>
    <w:link w:val="ListNumber"/>
    <w:rsid w:val="003909F1"/>
    <w:rPr>
      <w:rFonts w:ascii="Arial" w:hAnsi="Arial" w:cs="Arial"/>
      <w:noProof/>
      <w:spacing w:val="8"/>
      <w:lang w:val="en-GB" w:eastAsia="zh-CN"/>
    </w:rPr>
  </w:style>
  <w:style w:type="paragraph" w:styleId="ListNumber2">
    <w:name w:val="List Number 2"/>
    <w:basedOn w:val="ListNumber"/>
    <w:link w:val="ListNumber2Char"/>
    <w:rsid w:val="00A578C8"/>
    <w:pPr>
      <w:numPr>
        <w:numId w:val="20"/>
      </w:numPr>
      <w:tabs>
        <w:tab w:val="left" w:pos="340"/>
      </w:tabs>
    </w:pPr>
  </w:style>
  <w:style w:type="character" w:customStyle="1" w:styleId="ListNumber2Char">
    <w:name w:val="List Number 2 Char"/>
    <w:link w:val="ListNumber2"/>
    <w:rsid w:val="00A849F0"/>
    <w:rPr>
      <w:rFonts w:ascii="Arial" w:hAnsi="Arial" w:cs="Arial"/>
      <w:noProof/>
      <w:spacing w:val="8"/>
      <w:lang w:val="en-GB" w:eastAsia="zh-CN"/>
    </w:rPr>
  </w:style>
  <w:style w:type="paragraph" w:customStyle="1" w:styleId="FigureText">
    <w:name w:val="FigureText"/>
    <w:basedOn w:val="Normal"/>
    <w:rsid w:val="009B51E5"/>
    <w:pPr>
      <w:jc w:val="center"/>
    </w:pPr>
    <w:rPr>
      <w:spacing w:val="0"/>
      <w:sz w:val="16"/>
      <w:szCs w:val="16"/>
      <w:lang w:val="en-US" w:eastAsia="en-US"/>
    </w:rPr>
  </w:style>
  <w:style w:type="paragraph" w:customStyle="1" w:styleId="TABLE-centered">
    <w:name w:val="TABLE-centered"/>
    <w:basedOn w:val="TABLE-cell"/>
    <w:rsid w:val="00A578C8"/>
    <w:pPr>
      <w:jc w:val="center"/>
    </w:pPr>
  </w:style>
  <w:style w:type="paragraph" w:customStyle="1" w:styleId="TABLE-col-heading">
    <w:name w:val="TABLE-col-heading"/>
    <w:basedOn w:val="PARAGRAPH"/>
    <w:qFormat/>
    <w:rsid w:val="00A578C8"/>
    <w:pPr>
      <w:keepNext/>
      <w:spacing w:before="60" w:after="60"/>
      <w:jc w:val="center"/>
    </w:pPr>
    <w:rPr>
      <w:b/>
      <w:bCs/>
      <w:sz w:val="16"/>
      <w:szCs w:val="16"/>
    </w:rPr>
  </w:style>
  <w:style w:type="paragraph" w:styleId="ListNumber4">
    <w:name w:val="List Number 4"/>
    <w:basedOn w:val="ListNumber3"/>
    <w:rsid w:val="00A578C8"/>
    <w:pPr>
      <w:numPr>
        <w:numId w:val="22"/>
      </w:numPr>
    </w:pPr>
  </w:style>
  <w:style w:type="paragraph" w:styleId="ListNumber5">
    <w:name w:val="List Number 5"/>
    <w:basedOn w:val="ListNumber4"/>
    <w:rsid w:val="00A578C8"/>
    <w:pPr>
      <w:numPr>
        <w:numId w:val="23"/>
      </w:numPr>
    </w:pPr>
  </w:style>
  <w:style w:type="paragraph" w:styleId="TableofFigures">
    <w:name w:val="table of figures"/>
    <w:basedOn w:val="TOC1"/>
    <w:uiPriority w:val="99"/>
    <w:rsid w:val="00A578C8"/>
    <w:pPr>
      <w:ind w:left="0" w:firstLine="0"/>
    </w:pPr>
  </w:style>
  <w:style w:type="paragraph" w:styleId="Title">
    <w:name w:val="Title"/>
    <w:aliases w:val="title,title1"/>
    <w:basedOn w:val="MAIN-TITLE"/>
    <w:link w:val="TitleChar"/>
    <w:qFormat/>
    <w:rsid w:val="00A578C8"/>
    <w:rPr>
      <w:kern w:val="28"/>
    </w:rPr>
  </w:style>
  <w:style w:type="paragraph" w:customStyle="1" w:styleId="TableHead">
    <w:name w:val="Table Head"/>
    <w:basedOn w:val="Normal"/>
    <w:rsid w:val="008B1178"/>
    <w:pPr>
      <w:keepNext/>
      <w:spacing w:line="240" w:lineRule="exact"/>
      <w:jc w:val="left"/>
    </w:pPr>
    <w:rPr>
      <w:rFonts w:cs="Times New Roman"/>
      <w:b/>
      <w:spacing w:val="0"/>
      <w:sz w:val="16"/>
      <w:lang w:val="en-US" w:eastAsia="en-US"/>
    </w:rPr>
  </w:style>
  <w:style w:type="paragraph" w:customStyle="1" w:styleId="TableText0">
    <w:name w:val="Table Text"/>
    <w:basedOn w:val="BodyText"/>
    <w:rsid w:val="008B1178"/>
    <w:pPr>
      <w:keepNext/>
      <w:tabs>
        <w:tab w:val="left" w:pos="252"/>
        <w:tab w:val="left" w:pos="522"/>
      </w:tabs>
      <w:spacing w:before="60" w:after="0"/>
      <w:jc w:val="left"/>
    </w:pPr>
    <w:rPr>
      <w:rFonts w:cs="Times New Roman"/>
      <w:color w:val="000000"/>
      <w:spacing w:val="0"/>
      <w:sz w:val="16"/>
      <w:lang w:val="en-US" w:eastAsia="en-US"/>
    </w:rPr>
  </w:style>
  <w:style w:type="paragraph" w:customStyle="1" w:styleId="ANNEX-heading2">
    <w:name w:val="ANNEX-heading2"/>
    <w:basedOn w:val="Heading2"/>
    <w:next w:val="PARAGRAPH"/>
    <w:qFormat/>
    <w:rsid w:val="008A1B35"/>
    <w:pPr>
      <w:numPr>
        <w:ilvl w:val="2"/>
        <w:numId w:val="17"/>
      </w:numPr>
      <w:tabs>
        <w:tab w:val="clear" w:pos="709"/>
        <w:tab w:val="left" w:pos="993"/>
      </w:tabs>
      <w:outlineLvl w:val="2"/>
    </w:pPr>
  </w:style>
  <w:style w:type="paragraph" w:customStyle="1" w:styleId="ANNEX-heading3">
    <w:name w:val="ANNEX-heading3"/>
    <w:basedOn w:val="Heading3"/>
    <w:next w:val="PARAGRAPH"/>
    <w:rsid w:val="00A578C8"/>
    <w:pPr>
      <w:numPr>
        <w:ilvl w:val="3"/>
        <w:numId w:val="17"/>
      </w:numPr>
      <w:outlineLvl w:val="3"/>
    </w:pPr>
  </w:style>
  <w:style w:type="paragraph" w:customStyle="1" w:styleId="ANNEX-heading4">
    <w:name w:val="ANNEX-heading4"/>
    <w:basedOn w:val="Heading4"/>
    <w:next w:val="PARAGRAPH"/>
    <w:rsid w:val="00A578C8"/>
    <w:pPr>
      <w:numPr>
        <w:ilvl w:val="4"/>
        <w:numId w:val="17"/>
      </w:numPr>
      <w:outlineLvl w:val="4"/>
    </w:pPr>
  </w:style>
  <w:style w:type="paragraph" w:customStyle="1" w:styleId="ANNEX-heading5">
    <w:name w:val="ANNEX-heading5"/>
    <w:basedOn w:val="Heading5"/>
    <w:next w:val="PARAGRAPH"/>
    <w:rsid w:val="00A578C8"/>
    <w:pPr>
      <w:numPr>
        <w:ilvl w:val="5"/>
        <w:numId w:val="17"/>
      </w:numPr>
      <w:outlineLvl w:val="5"/>
    </w:pPr>
  </w:style>
  <w:style w:type="paragraph" w:customStyle="1" w:styleId="Glossary">
    <w:name w:val="Glossary"/>
    <w:basedOn w:val="Heading2"/>
    <w:rsid w:val="00C60434"/>
    <w:pPr>
      <w:keepNext w:val="0"/>
      <w:keepLines/>
      <w:numPr>
        <w:ilvl w:val="0"/>
        <w:numId w:val="0"/>
      </w:numPr>
      <w:tabs>
        <w:tab w:val="left" w:pos="426"/>
      </w:tabs>
      <w:suppressAutoHyphens w:val="0"/>
      <w:spacing w:before="0" w:after="120"/>
      <w:ind w:left="426" w:hanging="426"/>
    </w:pPr>
    <w:rPr>
      <w:spacing w:val="0"/>
    </w:rPr>
  </w:style>
  <w:style w:type="paragraph" w:styleId="BalloonText">
    <w:name w:val="Balloon Text"/>
    <w:basedOn w:val="Normal"/>
    <w:link w:val="BalloonTextChar"/>
    <w:rsid w:val="00FE7923"/>
    <w:rPr>
      <w:rFonts w:ascii="Tahoma" w:hAnsi="Tahoma" w:cs="Tahoma"/>
      <w:sz w:val="16"/>
      <w:szCs w:val="16"/>
    </w:rPr>
  </w:style>
  <w:style w:type="paragraph" w:styleId="DocumentMap">
    <w:name w:val="Document Map"/>
    <w:basedOn w:val="Normal"/>
    <w:link w:val="DocumentMapChar"/>
    <w:rsid w:val="00C60434"/>
    <w:pPr>
      <w:shd w:val="clear" w:color="auto" w:fill="000080"/>
    </w:pPr>
    <w:rPr>
      <w:rFonts w:ascii="Tahoma" w:hAnsi="Tahoma"/>
    </w:rPr>
  </w:style>
  <w:style w:type="paragraph" w:styleId="EndnoteText">
    <w:name w:val="endnote text"/>
    <w:basedOn w:val="Normal"/>
    <w:link w:val="EndnoteTextChar"/>
    <w:rsid w:val="00C60434"/>
    <w:pPr>
      <w:spacing w:before="100"/>
    </w:pPr>
    <w:rPr>
      <w:sz w:val="16"/>
    </w:rPr>
  </w:style>
  <w:style w:type="paragraph" w:customStyle="1" w:styleId="n1">
    <w:name w:val="n1"/>
    <w:aliases w:val="note 1"/>
    <w:basedOn w:val="NOTE"/>
    <w:rsid w:val="00C60434"/>
    <w:rPr>
      <w:lang w:val="en-US"/>
    </w:rPr>
  </w:style>
  <w:style w:type="paragraph" w:customStyle="1" w:styleId="DocumentTitle">
    <w:name w:val="Document Title"/>
    <w:basedOn w:val="Normal"/>
    <w:rsid w:val="00A849F0"/>
    <w:pPr>
      <w:spacing w:before="480" w:after="180"/>
      <w:ind w:left="360" w:right="720"/>
      <w:jc w:val="center"/>
    </w:pPr>
    <w:rPr>
      <w:rFonts w:ascii="Times New Roman" w:hAnsi="Times New Roman"/>
      <w:b/>
      <w:bCs/>
      <w:spacing w:val="0"/>
      <w:sz w:val="48"/>
      <w:lang w:val="en-US"/>
    </w:rPr>
  </w:style>
  <w:style w:type="paragraph" w:customStyle="1" w:styleId="Figure">
    <w:name w:val="Figure"/>
    <w:aliases w:val="f,Fig"/>
    <w:basedOn w:val="Normal"/>
    <w:rsid w:val="007915DE"/>
    <w:pPr>
      <w:keepNext/>
      <w:spacing w:before="60"/>
      <w:jc w:val="center"/>
    </w:pPr>
    <w:rPr>
      <w:rFonts w:ascii="Times New Roman" w:hAnsi="Times New Roman"/>
      <w:spacing w:val="0"/>
      <w:lang w:val="en-US"/>
    </w:rPr>
  </w:style>
  <w:style w:type="paragraph" w:customStyle="1" w:styleId="TitleBlock">
    <w:name w:val="TitleBlock"/>
    <w:basedOn w:val="Normal"/>
    <w:rsid w:val="002418B7"/>
    <w:pPr>
      <w:framePr w:h="3075" w:hSpace="180" w:wrap="auto" w:vAnchor="text" w:hAnchor="text" w:y="68"/>
    </w:pPr>
    <w:rPr>
      <w:b/>
      <w:spacing w:val="0"/>
      <w:sz w:val="24"/>
      <w:lang w:val="en-US"/>
    </w:rPr>
  </w:style>
  <w:style w:type="paragraph" w:customStyle="1" w:styleId="ListBullet2End">
    <w:name w:val="List Bullet 2 End"/>
    <w:basedOn w:val="Normal"/>
    <w:rsid w:val="000D67A6"/>
    <w:pPr>
      <w:numPr>
        <w:numId w:val="2"/>
      </w:numPr>
      <w:tabs>
        <w:tab w:val="clear" w:pos="360"/>
      </w:tabs>
      <w:spacing w:after="120"/>
      <w:ind w:left="1080"/>
    </w:pPr>
    <w:rPr>
      <w:rFonts w:ascii="Times New Roman" w:hAnsi="Times New Roman"/>
      <w:spacing w:val="0"/>
      <w:lang w:val="en-US"/>
    </w:rPr>
  </w:style>
  <w:style w:type="character" w:styleId="Hyperlink">
    <w:name w:val="Hyperlink"/>
    <w:uiPriority w:val="99"/>
    <w:rsid w:val="00A578C8"/>
    <w:rPr>
      <w:color w:val="0000FF"/>
      <w:u w:val="single"/>
    </w:rPr>
  </w:style>
  <w:style w:type="paragraph" w:customStyle="1" w:styleId="PARAGRAPHCompressed">
    <w:name w:val="PARAGRAPH Compressed"/>
    <w:aliases w:val="PAC"/>
    <w:basedOn w:val="PARAGRAPH"/>
    <w:rsid w:val="000D67A6"/>
    <w:pPr>
      <w:spacing w:before="0" w:after="0"/>
    </w:pPr>
    <w:rPr>
      <w:rFonts w:eastAsia="平成明朝"/>
      <w:lang w:eastAsia="fr-FR"/>
    </w:rPr>
  </w:style>
  <w:style w:type="paragraph" w:customStyle="1" w:styleId="PARAGRAPHKWNP">
    <w:name w:val="PARAGRAPH KWNP"/>
    <w:basedOn w:val="PARAGRAPH"/>
    <w:link w:val="PARAGRAPHKWNPChar"/>
    <w:rsid w:val="000D67A6"/>
    <w:pPr>
      <w:keepNext/>
    </w:pPr>
    <w:rPr>
      <w:lang w:eastAsia="fr-FR"/>
    </w:rPr>
  </w:style>
  <w:style w:type="paragraph" w:customStyle="1" w:styleId="TitleDef">
    <w:name w:val="TitleDef"/>
    <w:basedOn w:val="PARAGRAPH"/>
    <w:rsid w:val="00D110D2"/>
    <w:pPr>
      <w:tabs>
        <w:tab w:val="center" w:pos="4536"/>
        <w:tab w:val="right" w:pos="9072"/>
      </w:tabs>
    </w:pPr>
    <w:rPr>
      <w:rFonts w:eastAsia="平成明朝"/>
      <w:lang w:eastAsia="fr-FR"/>
    </w:rPr>
  </w:style>
  <w:style w:type="paragraph" w:customStyle="1" w:styleId="title2">
    <w:name w:val="title2"/>
    <w:basedOn w:val="Title"/>
    <w:rsid w:val="00D110D2"/>
    <w:pPr>
      <w:keepNext/>
      <w:keepLines/>
      <w:widowControl w:val="0"/>
      <w:spacing w:before="100"/>
      <w:ind w:left="360" w:right="1440"/>
      <w:jc w:val="both"/>
    </w:pPr>
    <w:rPr>
      <w:spacing w:val="0"/>
      <w:kern w:val="0"/>
      <w:sz w:val="20"/>
      <w:lang w:eastAsia="fr-FR"/>
    </w:rPr>
  </w:style>
  <w:style w:type="paragraph" w:customStyle="1" w:styleId="TitleDef2">
    <w:name w:val="TitleDef2"/>
    <w:basedOn w:val="PARAGRAPH"/>
    <w:rsid w:val="00D110D2"/>
    <w:pPr>
      <w:tabs>
        <w:tab w:val="center" w:pos="4536"/>
        <w:tab w:val="right" w:pos="9072"/>
      </w:tabs>
      <w:ind w:left="360"/>
    </w:pPr>
    <w:rPr>
      <w:lang w:eastAsia="fr-FR"/>
    </w:rPr>
  </w:style>
  <w:style w:type="paragraph" w:customStyle="1" w:styleId="TableTextBold">
    <w:name w:val="TableTextBold"/>
    <w:basedOn w:val="TableText"/>
    <w:rsid w:val="009E2F7D"/>
    <w:rPr>
      <w:b/>
    </w:rPr>
  </w:style>
  <w:style w:type="paragraph" w:styleId="BodyTextIndent">
    <w:name w:val="Body Text Indent"/>
    <w:basedOn w:val="Normal"/>
    <w:link w:val="BodyTextIndentChar"/>
    <w:rsid w:val="00A849F0"/>
    <w:pPr>
      <w:spacing w:after="120"/>
      <w:ind w:left="360"/>
    </w:pPr>
  </w:style>
  <w:style w:type="paragraph" w:styleId="Caption">
    <w:name w:val="caption"/>
    <w:aliases w:val="Caption-figure,CapAttn,Caption-figure1,CapAttn1"/>
    <w:basedOn w:val="Normal"/>
    <w:next w:val="Normal"/>
    <w:uiPriority w:val="35"/>
    <w:qFormat/>
    <w:rsid w:val="00A578C8"/>
    <w:rPr>
      <w:b/>
      <w:bCs/>
    </w:rPr>
  </w:style>
  <w:style w:type="paragraph" w:customStyle="1" w:styleId="Graphics">
    <w:name w:val="Graphics"/>
    <w:aliases w:val="GR"/>
    <w:basedOn w:val="PARAGRAPH"/>
    <w:rsid w:val="00D110D2"/>
    <w:pPr>
      <w:keepNext/>
      <w:keepLines/>
      <w:widowControl w:val="0"/>
      <w:jc w:val="center"/>
    </w:pPr>
    <w:rPr>
      <w:rFonts w:eastAsia="平成明朝"/>
      <w:lang w:eastAsia="fr-FR"/>
    </w:rPr>
  </w:style>
  <w:style w:type="paragraph" w:customStyle="1" w:styleId="itemizedparagraph">
    <w:name w:val="itemized paragraph"/>
    <w:aliases w:val="ip"/>
    <w:basedOn w:val="PARAGRAPH"/>
    <w:rsid w:val="00D110D2"/>
    <w:pPr>
      <w:spacing w:after="0"/>
      <w:ind w:left="561" w:hanging="561"/>
    </w:pPr>
    <w:rPr>
      <w:rFonts w:eastAsia="平成明朝"/>
      <w:lang w:eastAsia="fr-FR"/>
    </w:rPr>
  </w:style>
  <w:style w:type="paragraph" w:customStyle="1" w:styleId="itemNOTE">
    <w:name w:val="itemNOTE"/>
    <w:aliases w:val="ino"/>
    <w:basedOn w:val="NOTE"/>
    <w:rsid w:val="00D110D2"/>
    <w:pPr>
      <w:tabs>
        <w:tab w:val="left" w:pos="1276"/>
      </w:tabs>
      <w:ind w:left="567"/>
    </w:pPr>
    <w:rPr>
      <w:rFonts w:eastAsia="平成明朝"/>
      <w:b/>
      <w:lang w:eastAsia="fr-FR"/>
    </w:rPr>
  </w:style>
  <w:style w:type="paragraph" w:customStyle="1" w:styleId="leafNormal">
    <w:name w:val="leafNormal"/>
    <w:rsid w:val="00D110D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lang w:val="en-US" w:eastAsia="ja-JP"/>
    </w:rPr>
  </w:style>
  <w:style w:type="paragraph" w:customStyle="1" w:styleId="list0">
    <w:name w:val="list0"/>
    <w:rsid w:val="00D110D2"/>
    <w:pPr>
      <w:tabs>
        <w:tab w:val="left" w:pos="720"/>
        <w:tab w:val="left" w:pos="2160"/>
        <w:tab w:val="left" w:pos="3600"/>
        <w:tab w:val="left" w:pos="5040"/>
      </w:tabs>
      <w:spacing w:before="66" w:after="58" w:line="232" w:lineRule="atLeast"/>
      <w:ind w:left="720" w:hanging="360"/>
    </w:pPr>
    <w:rPr>
      <w:rFonts w:ascii="Arial" w:eastAsia="平成明朝" w:hAnsi="Arial"/>
      <w:lang w:val="en-US" w:eastAsia="ja-JP"/>
    </w:rPr>
  </w:style>
  <w:style w:type="paragraph" w:customStyle="1" w:styleId="spacer">
    <w:name w:val="spacer"/>
    <w:basedOn w:val="PARAGRAPH"/>
    <w:link w:val="spacerChar"/>
    <w:rsid w:val="008E047F"/>
    <w:pPr>
      <w:spacing w:before="0" w:after="0"/>
    </w:pPr>
    <w:rPr>
      <w:sz w:val="14"/>
      <w:szCs w:val="14"/>
    </w:rPr>
  </w:style>
  <w:style w:type="paragraph" w:customStyle="1" w:styleId="ObjectDescription">
    <w:name w:val="Object Description"/>
    <w:basedOn w:val="PARAGRAPH"/>
    <w:rsid w:val="00D110D2"/>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rsid w:val="00D110D2"/>
    <w:pPr>
      <w:pBdr>
        <w:top w:val="single" w:sz="6" w:space="0" w:color="auto"/>
      </w:pBdr>
      <w:tabs>
        <w:tab w:val="left" w:pos="3680"/>
        <w:tab w:val="left" w:pos="8180"/>
      </w:tabs>
    </w:pPr>
    <w:rPr>
      <w:rFonts w:ascii="New Century Schoolbook" w:eastAsia="平成明朝" w:hAnsi="New Century Schoolbook"/>
      <w:i/>
      <w:lang w:val="en-US" w:eastAsia="ja-JP"/>
    </w:rPr>
  </w:style>
  <w:style w:type="paragraph" w:customStyle="1" w:styleId="oddHeader">
    <w:name w:val="oddHeader"/>
    <w:aliases w:val="oh"/>
    <w:rsid w:val="00D110D2"/>
    <w:pPr>
      <w:spacing w:after="300"/>
      <w:jc w:val="right"/>
    </w:pPr>
    <w:rPr>
      <w:rFonts w:ascii="New Century Schoolbook" w:eastAsia="平成明朝" w:hAnsi="New Century Schoolbook"/>
      <w:b/>
      <w:smallCaps/>
      <w:lang w:val="en-US" w:eastAsia="ja-JP"/>
    </w:rPr>
  </w:style>
  <w:style w:type="paragraph" w:customStyle="1" w:styleId="t2">
    <w:name w:val="t2"/>
    <w:aliases w:val="post table space"/>
    <w:basedOn w:val="PARAGRAPH"/>
    <w:next w:val="PARAGRAPH"/>
    <w:rsid w:val="00D110D2"/>
    <w:pPr>
      <w:suppressLineNumbers/>
      <w:spacing w:after="0"/>
    </w:pPr>
    <w:rPr>
      <w:lang w:val="en-US" w:eastAsia="fr-FR"/>
    </w:rPr>
  </w:style>
  <w:style w:type="paragraph" w:customStyle="1" w:styleId="parm">
    <w:name w:val="parm"/>
    <w:basedOn w:val="PARAGRAPH"/>
    <w:rsid w:val="00D110D2"/>
    <w:pPr>
      <w:keepNext/>
      <w:keepLines/>
      <w:tabs>
        <w:tab w:val="left" w:pos="180"/>
        <w:tab w:val="left" w:pos="360"/>
        <w:tab w:val="left" w:pos="540"/>
        <w:tab w:val="left" w:pos="720"/>
        <w:tab w:val="left" w:pos="900"/>
        <w:tab w:val="left" w:pos="1080"/>
      </w:tabs>
      <w:spacing w:after="0"/>
      <w:ind w:right="85"/>
      <w:jc w:val="left"/>
    </w:pPr>
    <w:rPr>
      <w:rFonts w:eastAsia="平成明朝"/>
      <w:sz w:val="16"/>
      <w:lang w:eastAsia="fr-FR"/>
    </w:rPr>
  </w:style>
  <w:style w:type="paragraph" w:customStyle="1" w:styleId="prt">
    <w:name w:val="prt"/>
    <w:basedOn w:val="Normal"/>
    <w:rsid w:val="00191802"/>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jc w:val="left"/>
    </w:pPr>
    <w:rPr>
      <w:rFonts w:ascii="Times New Roman" w:eastAsia="平成角ゴシック W5" w:hAnsi="Times New Roman"/>
      <w:color w:val="000000"/>
      <w:spacing w:val="0"/>
      <w:kern w:val="2"/>
      <w:sz w:val="16"/>
      <w:u w:val="wave"/>
      <w:lang w:val="en-US" w:eastAsia="ja-JP"/>
    </w:rPr>
  </w:style>
  <w:style w:type="paragraph" w:customStyle="1" w:styleId="rirc">
    <w:name w:val="rirc"/>
    <w:basedOn w:val="PARAGRAPH"/>
    <w:rsid w:val="00D110D2"/>
    <w:pPr>
      <w:keepNext/>
      <w:keepLines/>
      <w:spacing w:after="0"/>
      <w:ind w:left="-80" w:right="90"/>
      <w:jc w:val="center"/>
    </w:pPr>
    <w:rPr>
      <w:rFonts w:eastAsia="平成明朝"/>
      <w:sz w:val="16"/>
      <w:lang w:eastAsia="fr-FR"/>
    </w:rPr>
  </w:style>
  <w:style w:type="paragraph" w:customStyle="1" w:styleId="Table">
    <w:name w:val="Table"/>
    <w:rsid w:val="00D110D2"/>
    <w:pPr>
      <w:keepNext/>
      <w:keepLines/>
      <w:tabs>
        <w:tab w:val="left" w:pos="180"/>
        <w:tab w:val="left" w:pos="360"/>
      </w:tabs>
      <w:spacing w:before="10" w:after="10"/>
    </w:pPr>
    <w:rPr>
      <w:rFonts w:ascii="Arial" w:eastAsia="平成明朝" w:hAnsi="Arial"/>
      <w:sz w:val="16"/>
      <w:lang w:val="en-US" w:eastAsia="ja-JP"/>
    </w:rPr>
  </w:style>
  <w:style w:type="paragraph" w:customStyle="1" w:styleId="TableAction">
    <w:name w:val="Table Action"/>
    <w:aliases w:val="ta"/>
    <w:basedOn w:val="PARAGRAPH"/>
    <w:rsid w:val="00D110D2"/>
    <w:pPr>
      <w:tabs>
        <w:tab w:val="left" w:pos="180"/>
        <w:tab w:val="left" w:pos="360"/>
      </w:tabs>
      <w:spacing w:before="10" w:after="10"/>
      <w:jc w:val="left"/>
    </w:pPr>
    <w:rPr>
      <w:rFonts w:eastAsia="平成明朝"/>
      <w:snapToGrid w:val="0"/>
      <w:sz w:val="16"/>
      <w:lang w:eastAsia="fr-FR"/>
    </w:rPr>
  </w:style>
  <w:style w:type="paragraph" w:customStyle="1" w:styleId="TableEvent">
    <w:name w:val="Table Event"/>
    <w:basedOn w:val="PARAGRAPH"/>
    <w:rsid w:val="00D110D2"/>
    <w:pPr>
      <w:spacing w:before="0" w:after="0"/>
      <w:ind w:left="187" w:hanging="187"/>
      <w:jc w:val="left"/>
    </w:pPr>
    <w:rPr>
      <w:rFonts w:eastAsia="平成明朝"/>
      <w:sz w:val="14"/>
      <w:lang w:eastAsia="fr-FR"/>
    </w:rPr>
  </w:style>
  <w:style w:type="paragraph" w:customStyle="1" w:styleId="TableText-Itemized">
    <w:name w:val="TableText-Itemized"/>
    <w:basedOn w:val="TableText"/>
    <w:rsid w:val="00D110D2"/>
    <w:pPr>
      <w:tabs>
        <w:tab w:val="left" w:pos="301"/>
        <w:tab w:val="left" w:pos="561"/>
        <w:tab w:val="left" w:pos="901"/>
      </w:tabs>
      <w:ind w:left="301" w:hanging="301"/>
    </w:pPr>
  </w:style>
  <w:style w:type="paragraph" w:customStyle="1" w:styleId="ObjTemplHdr">
    <w:name w:val="ObjTemplHdr"/>
    <w:basedOn w:val="objTemplate"/>
    <w:rsid w:val="00D110D2"/>
    <w:rPr>
      <w:b/>
    </w:rPr>
  </w:style>
  <w:style w:type="paragraph" w:customStyle="1" w:styleId="objTemplate">
    <w:name w:val="objTemplate"/>
    <w:basedOn w:val="Normal"/>
    <w:rsid w:val="00B90A39"/>
    <w:pPr>
      <w:keepLines/>
      <w:tabs>
        <w:tab w:val="left" w:pos="720"/>
        <w:tab w:val="left" w:pos="3060"/>
      </w:tabs>
      <w:spacing w:before="60"/>
      <w:ind w:right="85"/>
      <w:jc w:val="left"/>
    </w:pPr>
    <w:rPr>
      <w:sz w:val="18"/>
      <w:lang w:eastAsia="fr-FR"/>
    </w:rPr>
  </w:style>
  <w:style w:type="paragraph" w:customStyle="1" w:styleId="title3">
    <w:name w:val="title3"/>
    <w:basedOn w:val="Title"/>
    <w:rsid w:val="00D110D2"/>
    <w:pPr>
      <w:keepNext/>
      <w:keepLines/>
      <w:widowControl w:val="0"/>
      <w:spacing w:before="100"/>
      <w:ind w:left="720" w:right="1440"/>
      <w:jc w:val="both"/>
    </w:pPr>
    <w:rPr>
      <w:spacing w:val="0"/>
      <w:kern w:val="0"/>
      <w:sz w:val="20"/>
      <w:lang w:eastAsia="fr-FR"/>
    </w:rPr>
  </w:style>
  <w:style w:type="paragraph" w:customStyle="1" w:styleId="TitleDef3">
    <w:name w:val="TitleDef3"/>
    <w:basedOn w:val="PARAGRAPH"/>
    <w:rsid w:val="00D110D2"/>
    <w:pPr>
      <w:tabs>
        <w:tab w:val="center" w:pos="4536"/>
        <w:tab w:val="right" w:pos="9072"/>
      </w:tabs>
      <w:ind w:left="720"/>
    </w:pPr>
    <w:rPr>
      <w:lang w:eastAsia="fr-FR"/>
    </w:rPr>
  </w:style>
  <w:style w:type="paragraph" w:customStyle="1" w:styleId="TitleDef4">
    <w:name w:val="TitleDef4"/>
    <w:basedOn w:val="PARAGRAPH"/>
    <w:rsid w:val="00D110D2"/>
    <w:pPr>
      <w:tabs>
        <w:tab w:val="center" w:pos="4536"/>
        <w:tab w:val="right" w:pos="9072"/>
      </w:tabs>
      <w:ind w:left="1080"/>
    </w:pPr>
    <w:rPr>
      <w:lang w:eastAsia="fr-FR"/>
    </w:rPr>
  </w:style>
  <w:style w:type="paragraph" w:customStyle="1" w:styleId="title4">
    <w:name w:val="title4"/>
    <w:basedOn w:val="title3"/>
    <w:rsid w:val="00D110D2"/>
    <w:pPr>
      <w:ind w:left="1080"/>
    </w:pPr>
  </w:style>
  <w:style w:type="paragraph" w:customStyle="1" w:styleId="title5">
    <w:name w:val="title5"/>
    <w:basedOn w:val="title2"/>
    <w:rsid w:val="00D110D2"/>
    <w:pPr>
      <w:ind w:left="1440"/>
    </w:pPr>
  </w:style>
  <w:style w:type="paragraph" w:customStyle="1" w:styleId="Titledef5">
    <w:name w:val="Titledef5"/>
    <w:basedOn w:val="PARAGRAPH"/>
    <w:rsid w:val="00D110D2"/>
    <w:pPr>
      <w:tabs>
        <w:tab w:val="center" w:pos="4536"/>
        <w:tab w:val="right" w:pos="9072"/>
      </w:tabs>
      <w:ind w:left="1440"/>
    </w:pPr>
    <w:rPr>
      <w:lang w:eastAsia="fr-FR"/>
    </w:rPr>
  </w:style>
  <w:style w:type="paragraph" w:customStyle="1" w:styleId="title6">
    <w:name w:val="title6"/>
    <w:basedOn w:val="title5"/>
    <w:rsid w:val="00D110D2"/>
    <w:pPr>
      <w:ind w:left="2160"/>
    </w:pPr>
  </w:style>
  <w:style w:type="paragraph" w:customStyle="1" w:styleId="Titledef6">
    <w:name w:val="Titledef6"/>
    <w:basedOn w:val="PARAGRAPH"/>
    <w:rsid w:val="00D110D2"/>
    <w:pPr>
      <w:keepLines/>
      <w:widowControl w:val="0"/>
      <w:ind w:left="2160" w:right="85"/>
    </w:pPr>
    <w:rPr>
      <w:spacing w:val="0"/>
      <w:lang w:eastAsia="fr-FR"/>
    </w:rPr>
  </w:style>
  <w:style w:type="paragraph" w:customStyle="1" w:styleId="title7">
    <w:name w:val="title7"/>
    <w:basedOn w:val="title6"/>
    <w:rsid w:val="00D110D2"/>
    <w:pPr>
      <w:ind w:left="2880"/>
    </w:pPr>
    <w:rPr>
      <w:noProof w:val="0"/>
    </w:rPr>
  </w:style>
  <w:style w:type="paragraph" w:customStyle="1" w:styleId="Titledef7">
    <w:name w:val="Titledef7"/>
    <w:basedOn w:val="PARAGRAPH"/>
    <w:rsid w:val="00D110D2"/>
    <w:pPr>
      <w:tabs>
        <w:tab w:val="center" w:pos="4536"/>
        <w:tab w:val="right" w:pos="9072"/>
      </w:tabs>
      <w:ind w:left="2880"/>
    </w:pPr>
    <w:rPr>
      <w:lang w:eastAsia="fr-FR"/>
    </w:rPr>
  </w:style>
  <w:style w:type="paragraph" w:customStyle="1" w:styleId="parm2">
    <w:name w:val="parm2"/>
    <w:basedOn w:val="parm"/>
    <w:rsid w:val="00D110D2"/>
  </w:style>
  <w:style w:type="paragraph" w:customStyle="1" w:styleId="ForwordIntroduction">
    <w:name w:val="Forword Introduction"/>
    <w:basedOn w:val="Normal"/>
    <w:uiPriority w:val="99"/>
    <w:rsid w:val="006D39C0"/>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jc w:val="center"/>
      <w:textAlignment w:val="baseline"/>
    </w:pPr>
    <w:rPr>
      <w:b/>
      <w:spacing w:val="0"/>
      <w:lang w:val="en-US"/>
    </w:rPr>
  </w:style>
  <w:style w:type="table" w:styleId="TableGrid">
    <w:name w:val="Table Grid"/>
    <w:basedOn w:val="TableNormal"/>
    <w:rsid w:val="007447E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A578C8"/>
  </w:style>
  <w:style w:type="character" w:customStyle="1" w:styleId="SUPerscript">
    <w:name w:val="SUPerscript"/>
    <w:rsid w:val="00A578C8"/>
    <w:rPr>
      <w:kern w:val="0"/>
      <w:position w:val="6"/>
      <w:sz w:val="16"/>
      <w:szCs w:val="16"/>
    </w:rPr>
  </w:style>
  <w:style w:type="character" w:customStyle="1" w:styleId="SUBscript">
    <w:name w:val="SUBscript"/>
    <w:rsid w:val="00A578C8"/>
    <w:rPr>
      <w:kern w:val="0"/>
      <w:position w:val="-6"/>
      <w:sz w:val="16"/>
      <w:szCs w:val="16"/>
    </w:rPr>
  </w:style>
  <w:style w:type="paragraph" w:customStyle="1" w:styleId="Bullet">
    <w:name w:val="Bullet"/>
    <w:basedOn w:val="PARAGRAPH"/>
    <w:rsid w:val="0043602E"/>
    <w:pPr>
      <w:keepNext/>
      <w:keepLines/>
      <w:tabs>
        <w:tab w:val="num" w:pos="906"/>
      </w:tabs>
      <w:snapToGrid/>
      <w:spacing w:after="20"/>
      <w:ind w:left="906" w:hanging="480"/>
    </w:pPr>
    <w:rPr>
      <w:rFonts w:eastAsia="平成明朝" w:cs="Times New Roman"/>
      <w:lang w:eastAsia="fr-FR"/>
    </w:rPr>
  </w:style>
  <w:style w:type="paragraph" w:customStyle="1" w:styleId="CODE">
    <w:name w:val="CODE"/>
    <w:basedOn w:val="Normal"/>
    <w:rsid w:val="00A578C8"/>
    <w:pPr>
      <w:snapToGrid w:val="0"/>
      <w:spacing w:before="100" w:after="100"/>
      <w:contextualSpacing/>
      <w:jc w:val="left"/>
    </w:pPr>
    <w:rPr>
      <w:rFonts w:ascii="Courier New" w:hAnsi="Courier New"/>
      <w:spacing w:val="-2"/>
      <w:sz w:val="18"/>
    </w:rPr>
  </w:style>
  <w:style w:type="paragraph" w:customStyle="1" w:styleId="t1">
    <w:name w:val="t1"/>
    <w:aliases w:val="inter-table space,inter table space"/>
    <w:basedOn w:val="Normal"/>
    <w:next w:val="Normal"/>
    <w:rsid w:val="0043602E"/>
    <w:pPr>
      <w:keepNext/>
      <w:widowControl w:val="0"/>
    </w:pPr>
    <w:rPr>
      <w:rFonts w:eastAsia="平成明朝"/>
    </w:rPr>
  </w:style>
  <w:style w:type="paragraph" w:customStyle="1" w:styleId="ItemIDSpec">
    <w:name w:val="ItemIDSpec"/>
    <w:basedOn w:val="Normal"/>
    <w:rsid w:val="00FD134C"/>
    <w:pPr>
      <w:keepNext/>
      <w:spacing w:before="60" w:after="60"/>
      <w:jc w:val="left"/>
    </w:pPr>
    <w:rPr>
      <w:rFonts w:cs="Times New Roman"/>
      <w:b/>
      <w:spacing w:val="0"/>
      <w:sz w:val="16"/>
      <w:lang w:val="en-US" w:eastAsia="en-US"/>
    </w:rPr>
  </w:style>
  <w:style w:type="paragraph" w:customStyle="1" w:styleId="ItemIDSpecVal">
    <w:name w:val="ItemIDSpecVal"/>
    <w:basedOn w:val="ItemIDSpec"/>
    <w:rsid w:val="00A02695"/>
    <w:rPr>
      <w:b w:val="0"/>
    </w:rPr>
  </w:style>
  <w:style w:type="paragraph" w:customStyle="1" w:styleId="Tree">
    <w:name w:val="Tree"/>
    <w:basedOn w:val="ItemIDSpec"/>
    <w:rsid w:val="00A02695"/>
    <w:pPr>
      <w:spacing w:before="0" w:after="0"/>
    </w:pPr>
    <w:rPr>
      <w:sz w:val="24"/>
    </w:rPr>
  </w:style>
  <w:style w:type="paragraph" w:customStyle="1" w:styleId="TABLE-cell">
    <w:name w:val="TABLE-cell"/>
    <w:basedOn w:val="PARAGRAPH"/>
    <w:qFormat/>
    <w:rsid w:val="00A578C8"/>
    <w:pPr>
      <w:spacing w:before="60" w:after="60"/>
      <w:jc w:val="left"/>
    </w:pPr>
    <w:rPr>
      <w:bCs/>
      <w:sz w:val="16"/>
    </w:rPr>
  </w:style>
  <w:style w:type="paragraph" w:styleId="BlockText">
    <w:name w:val="Block Text"/>
    <w:basedOn w:val="Normal"/>
    <w:uiPriority w:val="59"/>
    <w:rsid w:val="00A578C8"/>
    <w:pPr>
      <w:spacing w:after="120"/>
      <w:ind w:left="1440" w:right="1440"/>
    </w:pPr>
  </w:style>
  <w:style w:type="paragraph" w:styleId="CommentSubject">
    <w:name w:val="annotation subject"/>
    <w:basedOn w:val="CommentText"/>
    <w:next w:val="CommentText"/>
    <w:link w:val="CommentSubjectChar"/>
    <w:rsid w:val="00AB0C9B"/>
    <w:rPr>
      <w:b/>
      <w:bCs/>
    </w:rPr>
  </w:style>
  <w:style w:type="paragraph" w:customStyle="1" w:styleId="AMD-Heading1">
    <w:name w:val="AMD-Heading1"/>
    <w:basedOn w:val="Heading1"/>
    <w:next w:val="PARAGRAPH"/>
    <w:rsid w:val="00A578C8"/>
    <w:pPr>
      <w:outlineLvl w:val="9"/>
    </w:pPr>
  </w:style>
  <w:style w:type="paragraph" w:customStyle="1" w:styleId="ParamDefCenter">
    <w:name w:val="ParamDefCenter"/>
    <w:basedOn w:val="TableWithTabs"/>
    <w:rsid w:val="008D5989"/>
    <w:pPr>
      <w:jc w:val="center"/>
    </w:pPr>
  </w:style>
  <w:style w:type="paragraph" w:customStyle="1" w:styleId="TableHead0">
    <w:name w:val="TableHead"/>
    <w:basedOn w:val="Normal"/>
    <w:rsid w:val="008D5989"/>
    <w:pPr>
      <w:keepNext/>
      <w:jc w:val="left"/>
    </w:pPr>
    <w:rPr>
      <w:b/>
      <w:spacing w:val="0"/>
      <w:sz w:val="16"/>
      <w:szCs w:val="16"/>
      <w:lang w:val="en-US" w:eastAsia="en-US"/>
    </w:rPr>
  </w:style>
  <w:style w:type="paragraph" w:customStyle="1" w:styleId="TableTextWithTabs">
    <w:name w:val="TableTextWithTabs"/>
    <w:basedOn w:val="TableText"/>
    <w:link w:val="TableTextWithTabsChar"/>
    <w:rsid w:val="005E1638"/>
    <w:pPr>
      <w:tabs>
        <w:tab w:val="clear" w:pos="252"/>
        <w:tab w:val="left" w:pos="162"/>
        <w:tab w:val="left" w:pos="342"/>
        <w:tab w:val="left" w:pos="702"/>
        <w:tab w:val="left" w:pos="882"/>
        <w:tab w:val="left" w:pos="1077"/>
      </w:tabs>
    </w:pPr>
  </w:style>
  <w:style w:type="paragraph" w:customStyle="1" w:styleId="Spacer0">
    <w:name w:val="Spacer"/>
    <w:basedOn w:val="Normal"/>
    <w:link w:val="SpacerChar0"/>
    <w:rsid w:val="008D5989"/>
    <w:pPr>
      <w:widowControl w:val="0"/>
      <w:jc w:val="left"/>
    </w:pPr>
    <w:rPr>
      <w:rFonts w:ascii="Times New Roman" w:hAnsi="Times New Roman" w:cs="Times New Roman"/>
      <w:spacing w:val="0"/>
      <w:sz w:val="16"/>
      <w:lang w:val="en-US" w:eastAsia="en-US"/>
    </w:rPr>
  </w:style>
  <w:style w:type="paragraph" w:customStyle="1" w:styleId="TableTextWithTabsGray">
    <w:name w:val="TableTextWithTabsGray"/>
    <w:basedOn w:val="TableWithTabs"/>
    <w:rsid w:val="0062171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Heading2"/>
    <w:next w:val="PARAGRAPH"/>
    <w:rsid w:val="00A578C8"/>
    <w:pPr>
      <w:outlineLvl w:val="9"/>
    </w:pPr>
  </w:style>
  <w:style w:type="character" w:customStyle="1" w:styleId="EquationCaption">
    <w:name w:val="_Equation Caption"/>
    <w:rsid w:val="00870A8A"/>
  </w:style>
  <w:style w:type="paragraph" w:customStyle="1" w:styleId="f0">
    <w:name w:val="f0"/>
    <w:aliases w:val="figure"/>
    <w:basedOn w:val="PARAGRAPH"/>
    <w:next w:val="PARAGRAPH"/>
    <w:rsid w:val="00870A8A"/>
    <w:pPr>
      <w:keepNext/>
      <w:widowControl w:val="0"/>
      <w:snapToGrid/>
      <w:jc w:val="center"/>
    </w:pPr>
    <w:rPr>
      <w:b/>
      <w:bCs/>
      <w:lang w:val="en-US" w:eastAsia="en-US"/>
    </w:rPr>
  </w:style>
  <w:style w:type="paragraph" w:customStyle="1" w:styleId="b1">
    <w:name w:val="b1"/>
    <w:aliases w:val="bullet 1,bullet"/>
    <w:basedOn w:val="PARAGRAPH"/>
    <w:rsid w:val="00870A8A"/>
    <w:pPr>
      <w:widowControl w:val="0"/>
      <w:snapToGrid/>
      <w:ind w:left="340"/>
    </w:pPr>
    <w:rPr>
      <w:lang w:val="en-US" w:eastAsia="en-US"/>
    </w:rPr>
  </w:style>
  <w:style w:type="paragraph" w:customStyle="1" w:styleId="b2">
    <w:name w:val="b2"/>
    <w:aliases w:val="bullet 2"/>
    <w:basedOn w:val="b1"/>
    <w:rsid w:val="00870A8A"/>
    <w:pPr>
      <w:ind w:left="680"/>
    </w:pPr>
  </w:style>
  <w:style w:type="paragraph" w:customStyle="1" w:styleId="n2">
    <w:name w:val="n2"/>
    <w:aliases w:val="note 2"/>
    <w:basedOn w:val="n1"/>
    <w:rsid w:val="00870A8A"/>
    <w:pPr>
      <w:snapToGrid/>
      <w:ind w:left="340"/>
    </w:pPr>
    <w:rPr>
      <w:lang w:eastAsia="en-US"/>
    </w:rPr>
  </w:style>
  <w:style w:type="paragraph" w:customStyle="1" w:styleId="eqn">
    <w:name w:val="eqn"/>
    <w:basedOn w:val="PARAGRAPH"/>
    <w:rsid w:val="00A13C28"/>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rsid w:val="00870A8A"/>
    <w:pPr>
      <w:spacing w:line="240" w:lineRule="auto"/>
    </w:pPr>
    <w:rPr>
      <w:b/>
      <w:bCs/>
      <w:sz w:val="18"/>
      <w:szCs w:val="18"/>
    </w:rPr>
  </w:style>
  <w:style w:type="paragraph" w:customStyle="1" w:styleId="cn">
    <w:name w:val="cn"/>
    <w:aliases w:val="cell normal"/>
    <w:basedOn w:val="PARAGRAPH"/>
    <w:rsid w:val="00870A8A"/>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rsid w:val="00870A8A"/>
    <w:pPr>
      <w:jc w:val="center"/>
    </w:pPr>
  </w:style>
  <w:style w:type="paragraph" w:customStyle="1" w:styleId="cnc">
    <w:name w:val="cnc"/>
    <w:aliases w:val="cell normal centered"/>
    <w:basedOn w:val="cn"/>
    <w:rsid w:val="00870A8A"/>
    <w:pPr>
      <w:jc w:val="center"/>
    </w:pPr>
  </w:style>
  <w:style w:type="paragraph" w:customStyle="1" w:styleId="cn1">
    <w:name w:val="cn1"/>
    <w:aliases w:val="cell normal 1"/>
    <w:basedOn w:val="cn"/>
    <w:rsid w:val="00870A8A"/>
    <w:pPr>
      <w:ind w:left="280"/>
    </w:pPr>
  </w:style>
  <w:style w:type="paragraph" w:customStyle="1" w:styleId="cn2">
    <w:name w:val="cn2"/>
    <w:aliases w:val="cell normal 2"/>
    <w:basedOn w:val="cn"/>
    <w:rsid w:val="00870A8A"/>
    <w:pPr>
      <w:ind w:left="560"/>
    </w:pPr>
  </w:style>
  <w:style w:type="paragraph" w:customStyle="1" w:styleId="ct">
    <w:name w:val="ct"/>
    <w:aliases w:val="cell title"/>
    <w:basedOn w:val="cn"/>
    <w:rsid w:val="00870A8A"/>
    <w:rPr>
      <w:b/>
      <w:bCs/>
    </w:rPr>
  </w:style>
  <w:style w:type="paragraph" w:customStyle="1" w:styleId="n3">
    <w:name w:val="n3"/>
    <w:aliases w:val="note 3"/>
    <w:basedOn w:val="n2"/>
    <w:rsid w:val="00870A8A"/>
    <w:pPr>
      <w:ind w:left="680"/>
    </w:pPr>
  </w:style>
  <w:style w:type="paragraph" w:customStyle="1" w:styleId="b3">
    <w:name w:val="b3"/>
    <w:aliases w:val="bullet 3"/>
    <w:basedOn w:val="b2"/>
    <w:rsid w:val="00870A8A"/>
    <w:pPr>
      <w:ind w:left="1021"/>
    </w:pPr>
  </w:style>
  <w:style w:type="paragraph" w:customStyle="1" w:styleId="ctc">
    <w:name w:val="ctc"/>
    <w:aliases w:val="cell title centered"/>
    <w:basedOn w:val="ct"/>
    <w:rsid w:val="00870A8A"/>
    <w:pPr>
      <w:jc w:val="center"/>
    </w:pPr>
  </w:style>
  <w:style w:type="paragraph" w:customStyle="1" w:styleId="n4">
    <w:name w:val="n4"/>
    <w:aliases w:val="note 4"/>
    <w:basedOn w:val="n3"/>
    <w:rsid w:val="00870A8A"/>
    <w:pPr>
      <w:ind w:left="1021"/>
    </w:pPr>
  </w:style>
  <w:style w:type="paragraph" w:customStyle="1" w:styleId="b4">
    <w:name w:val="b4"/>
    <w:aliases w:val="bullet 4"/>
    <w:basedOn w:val="b3"/>
    <w:rsid w:val="00870A8A"/>
    <w:pPr>
      <w:ind w:left="1361"/>
    </w:pPr>
  </w:style>
  <w:style w:type="paragraph" w:customStyle="1" w:styleId="b5">
    <w:name w:val="b5"/>
    <w:aliases w:val="bullet 5"/>
    <w:basedOn w:val="b4"/>
    <w:rsid w:val="00870A8A"/>
    <w:pPr>
      <w:ind w:left="1702"/>
    </w:pPr>
  </w:style>
  <w:style w:type="paragraph" w:customStyle="1" w:styleId="cncd">
    <w:name w:val="cncd"/>
    <w:aliases w:val="cell normal centered decimal"/>
    <w:basedOn w:val="cnc"/>
    <w:rsid w:val="00870A8A"/>
    <w:pPr>
      <w:tabs>
        <w:tab w:val="decimal" w:pos="220"/>
      </w:tabs>
      <w:jc w:val="left"/>
    </w:pPr>
  </w:style>
  <w:style w:type="paragraph" w:customStyle="1" w:styleId="cnco">
    <w:name w:val="cnco"/>
    <w:aliases w:val="cell normal centered courier"/>
    <w:basedOn w:val="cnc"/>
    <w:rsid w:val="00870A8A"/>
    <w:rPr>
      <w:rFonts w:ascii="Courier New" w:hAnsi="Courier New" w:cs="Courier New"/>
    </w:rPr>
  </w:style>
  <w:style w:type="paragraph" w:customStyle="1" w:styleId="code0">
    <w:name w:val="code"/>
    <w:basedOn w:val="PARAGRAPH"/>
    <w:rsid w:val="00870A8A"/>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rsid w:val="00870A8A"/>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bCs/>
      <w:color w:val="FF00FF"/>
      <w:sz w:val="20"/>
      <w:szCs w:val="20"/>
      <w:lang w:eastAsia="en-US"/>
    </w:rPr>
  </w:style>
  <w:style w:type="character" w:styleId="LineNumber">
    <w:name w:val="line number"/>
    <w:uiPriority w:val="29"/>
    <w:unhideWhenUsed/>
    <w:rsid w:val="00A578C8"/>
    <w:rPr>
      <w:rFonts w:ascii="Arial" w:hAnsi="Arial" w:cs="Arial"/>
      <w:spacing w:val="8"/>
      <w:sz w:val="16"/>
      <w:lang w:val="en-GB" w:eastAsia="zh-CN" w:bidi="ar-SA"/>
    </w:rPr>
  </w:style>
  <w:style w:type="paragraph" w:customStyle="1" w:styleId="n5">
    <w:name w:val="n5"/>
    <w:aliases w:val="note 5"/>
    <w:basedOn w:val="n4"/>
    <w:rsid w:val="00870A8A"/>
    <w:pPr>
      <w:ind w:left="1361"/>
    </w:pPr>
  </w:style>
  <w:style w:type="paragraph" w:styleId="Index1">
    <w:name w:val="index 1"/>
    <w:basedOn w:val="Normal"/>
    <w:next w:val="Normal"/>
    <w:autoRedefine/>
    <w:uiPriority w:val="99"/>
    <w:unhideWhenUsed/>
    <w:rsid w:val="00A578C8"/>
    <w:pPr>
      <w:ind w:left="200" w:hanging="200"/>
    </w:pPr>
  </w:style>
  <w:style w:type="paragraph" w:styleId="MessageHeader">
    <w:name w:val="Message Header"/>
    <w:basedOn w:val="Normal"/>
    <w:link w:val="MessageHeaderChar"/>
    <w:rsid w:val="00870A8A"/>
    <w:pPr>
      <w:spacing w:before="100" w:after="200"/>
      <w:ind w:left="1134" w:hanging="1134"/>
    </w:pPr>
    <w:rPr>
      <w:color w:val="FF00FF"/>
      <w:sz w:val="24"/>
      <w:szCs w:val="24"/>
      <w:u w:val="wave"/>
      <w:lang w:val="en-US" w:eastAsia="en-US"/>
    </w:rPr>
  </w:style>
  <w:style w:type="paragraph" w:styleId="Index2">
    <w:name w:val="index 2"/>
    <w:basedOn w:val="Normal"/>
    <w:next w:val="Normal"/>
    <w:autoRedefine/>
    <w:uiPriority w:val="99"/>
    <w:unhideWhenUsed/>
    <w:rsid w:val="00A578C8"/>
    <w:pPr>
      <w:ind w:left="400" w:hanging="200"/>
    </w:pPr>
  </w:style>
  <w:style w:type="paragraph" w:styleId="Index3">
    <w:name w:val="index 3"/>
    <w:basedOn w:val="Normal"/>
    <w:next w:val="Normal"/>
    <w:autoRedefine/>
    <w:uiPriority w:val="99"/>
    <w:unhideWhenUsed/>
    <w:rsid w:val="00A578C8"/>
    <w:pPr>
      <w:ind w:left="600" w:hanging="200"/>
    </w:pPr>
  </w:style>
  <w:style w:type="paragraph" w:styleId="Index4">
    <w:name w:val="index 4"/>
    <w:basedOn w:val="Normal"/>
    <w:next w:val="Normal"/>
    <w:autoRedefine/>
    <w:uiPriority w:val="99"/>
    <w:unhideWhenUsed/>
    <w:rsid w:val="00A578C8"/>
    <w:pPr>
      <w:ind w:left="800" w:hanging="200"/>
    </w:pPr>
  </w:style>
  <w:style w:type="paragraph" w:styleId="Index5">
    <w:name w:val="index 5"/>
    <w:basedOn w:val="Normal"/>
    <w:next w:val="Normal"/>
    <w:autoRedefine/>
    <w:uiPriority w:val="99"/>
    <w:unhideWhenUsed/>
    <w:rsid w:val="00A578C8"/>
    <w:pPr>
      <w:ind w:left="1000" w:hanging="200"/>
    </w:pPr>
  </w:style>
  <w:style w:type="paragraph" w:styleId="Index6">
    <w:name w:val="index 6"/>
    <w:basedOn w:val="Normal"/>
    <w:next w:val="Normal"/>
    <w:autoRedefine/>
    <w:uiPriority w:val="99"/>
    <w:unhideWhenUsed/>
    <w:rsid w:val="00A578C8"/>
    <w:pPr>
      <w:ind w:left="1200" w:hanging="200"/>
    </w:pPr>
  </w:style>
  <w:style w:type="paragraph" w:styleId="Index7">
    <w:name w:val="index 7"/>
    <w:basedOn w:val="Normal"/>
    <w:next w:val="Normal"/>
    <w:autoRedefine/>
    <w:uiPriority w:val="99"/>
    <w:unhideWhenUsed/>
    <w:rsid w:val="00A578C8"/>
    <w:pPr>
      <w:ind w:left="1400" w:hanging="200"/>
    </w:pPr>
  </w:style>
  <w:style w:type="paragraph" w:styleId="Index8">
    <w:name w:val="index 8"/>
    <w:basedOn w:val="Normal"/>
    <w:next w:val="Normal"/>
    <w:autoRedefine/>
    <w:uiPriority w:val="99"/>
    <w:unhideWhenUsed/>
    <w:rsid w:val="00A578C8"/>
    <w:pPr>
      <w:ind w:left="1600" w:hanging="200"/>
    </w:pPr>
  </w:style>
  <w:style w:type="paragraph" w:styleId="Index9">
    <w:name w:val="index 9"/>
    <w:basedOn w:val="Normal"/>
    <w:next w:val="Normal"/>
    <w:autoRedefine/>
    <w:uiPriority w:val="99"/>
    <w:unhideWhenUsed/>
    <w:rsid w:val="00A578C8"/>
    <w:pPr>
      <w:ind w:left="1800" w:hanging="200"/>
    </w:pPr>
  </w:style>
  <w:style w:type="paragraph" w:styleId="IndexHeading">
    <w:name w:val="index heading"/>
    <w:basedOn w:val="Normal"/>
    <w:next w:val="Index1"/>
    <w:uiPriority w:val="99"/>
    <w:unhideWhenUsed/>
    <w:rsid w:val="00A578C8"/>
    <w:rPr>
      <w:rFonts w:ascii="Cambria" w:eastAsia="MS Gothic" w:hAnsi="Cambria" w:cs="Times New Roman"/>
      <w:b/>
      <w:bCs/>
    </w:rPr>
  </w:style>
  <w:style w:type="paragraph" w:customStyle="1" w:styleId="n6">
    <w:name w:val="n6"/>
    <w:aliases w:val="note 6"/>
    <w:basedOn w:val="n5"/>
    <w:rsid w:val="00870A8A"/>
    <w:pPr>
      <w:ind w:left="1702"/>
    </w:pPr>
  </w:style>
  <w:style w:type="paragraph" w:customStyle="1" w:styleId="chr">
    <w:name w:val="chr"/>
    <w:aliases w:val="cell header right"/>
    <w:basedOn w:val="ch"/>
    <w:rsid w:val="00870A8A"/>
    <w:pPr>
      <w:jc w:val="right"/>
    </w:pPr>
  </w:style>
  <w:style w:type="paragraph" w:customStyle="1" w:styleId="dc">
    <w:name w:val="dc"/>
    <w:aliases w:val="definition cell"/>
    <w:basedOn w:val="PARAGRAPH"/>
    <w:rsid w:val="00870A8A"/>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Normal"/>
    <w:rsid w:val="00870A8A"/>
    <w:pPr>
      <w:keepLines/>
      <w:tabs>
        <w:tab w:val="left" w:pos="284"/>
        <w:tab w:val="left" w:pos="567"/>
        <w:tab w:val="left" w:pos="1134"/>
        <w:tab w:val="left" w:pos="1701"/>
      </w:tabs>
      <w:suppressAutoHyphens/>
      <w:spacing w:before="60" w:after="60"/>
      <w:jc w:val="left"/>
    </w:pPr>
    <w:rPr>
      <w:rFonts w:ascii="Times New Roman" w:hAnsi="Times New Roman" w:cs="Times New Roman"/>
      <w:spacing w:val="0"/>
      <w:sz w:val="16"/>
      <w:szCs w:val="16"/>
      <w:lang w:eastAsia="en-US"/>
    </w:rPr>
  </w:style>
  <w:style w:type="character" w:styleId="Strong">
    <w:name w:val="Strong"/>
    <w:qFormat/>
    <w:rsid w:val="00A578C8"/>
    <w:rPr>
      <w:b/>
      <w:bCs/>
    </w:rPr>
  </w:style>
  <w:style w:type="paragraph" w:customStyle="1" w:styleId="definition1">
    <w:name w:val="definition 1"/>
    <w:aliases w:val="d1"/>
    <w:basedOn w:val="Heading3"/>
    <w:rsid w:val="00870A8A"/>
    <w:pPr>
      <w:keepNext w:val="0"/>
      <w:keepLines/>
      <w:tabs>
        <w:tab w:val="left" w:pos="840"/>
      </w:tabs>
      <w:snapToGrid/>
      <w:ind w:left="840" w:hanging="840"/>
    </w:pPr>
    <w:rPr>
      <w:kern w:val="28"/>
      <w:lang w:val="en-US" w:eastAsia="en-US"/>
    </w:rPr>
  </w:style>
  <w:style w:type="paragraph" w:customStyle="1" w:styleId="Index-contents">
    <w:name w:val="Index-contents"/>
    <w:basedOn w:val="PARAGRAPH"/>
    <w:rsid w:val="00870A8A"/>
    <w:pPr>
      <w:snapToGrid/>
      <w:jc w:val="center"/>
    </w:pPr>
    <w:rPr>
      <w:b/>
      <w:bCs/>
      <w:sz w:val="28"/>
      <w:szCs w:val="28"/>
      <w:lang w:val="en-US" w:eastAsia="en-US"/>
    </w:rPr>
  </w:style>
  <w:style w:type="character" w:styleId="Emphasis">
    <w:name w:val="Emphasis"/>
    <w:qFormat/>
    <w:rsid w:val="00A578C8"/>
    <w:rPr>
      <w:i/>
      <w:iCs/>
    </w:rPr>
  </w:style>
  <w:style w:type="paragraph" w:customStyle="1" w:styleId="cp">
    <w:name w:val="cp"/>
    <w:aliases w:val="cell parameter"/>
    <w:basedOn w:val="cn"/>
    <w:rsid w:val="00870A8A"/>
    <w:pPr>
      <w:ind w:left="280"/>
    </w:pPr>
  </w:style>
  <w:style w:type="paragraph" w:customStyle="1" w:styleId="chrm">
    <w:name w:val="chrm"/>
    <w:aliases w:val="cell header right small caps"/>
    <w:basedOn w:val="chr"/>
    <w:next w:val="ch"/>
    <w:rsid w:val="00870A8A"/>
    <w:rPr>
      <w:smallCaps/>
    </w:rPr>
  </w:style>
  <w:style w:type="paragraph" w:customStyle="1" w:styleId="Default">
    <w:name w:val="Default"/>
    <w:rsid w:val="0099600A"/>
    <w:pPr>
      <w:autoSpaceDE w:val="0"/>
      <w:autoSpaceDN w:val="0"/>
      <w:adjustRightInd w:val="0"/>
    </w:pPr>
    <w:rPr>
      <w:color w:val="000000"/>
      <w:sz w:val="24"/>
      <w:szCs w:val="24"/>
      <w:lang w:val="en-US" w:eastAsia="en-US"/>
    </w:rPr>
  </w:style>
  <w:style w:type="paragraph" w:customStyle="1" w:styleId="TableTextHanging">
    <w:name w:val="TableText Hanging"/>
    <w:basedOn w:val="TableText"/>
    <w:rsid w:val="00871037"/>
    <w:pPr>
      <w:tabs>
        <w:tab w:val="clear" w:pos="252"/>
        <w:tab w:val="clear" w:pos="522"/>
        <w:tab w:val="left" w:pos="1242"/>
        <w:tab w:val="left" w:pos="1512"/>
      </w:tabs>
      <w:ind w:left="1512" w:hanging="1512"/>
    </w:pPr>
  </w:style>
  <w:style w:type="character" w:customStyle="1" w:styleId="EmailStyle204">
    <w:name w:val="EmailStyle204"/>
    <w:rsid w:val="00E33FCB"/>
    <w:rPr>
      <w:rFonts w:ascii="Arial" w:hAnsi="Arial" w:cs="Arial"/>
      <w:color w:val="000080"/>
      <w:sz w:val="20"/>
      <w:szCs w:val="20"/>
    </w:rPr>
  </w:style>
  <w:style w:type="paragraph" w:customStyle="1" w:styleId="OPC-UATerm">
    <w:name w:val="OPC-UA_Term"/>
    <w:basedOn w:val="PARAGRAPH"/>
    <w:link w:val="OPC-UATermZchn"/>
    <w:rsid w:val="00A73530"/>
    <w:rPr>
      <w:i/>
      <w:lang w:val="en-US"/>
    </w:rPr>
  </w:style>
  <w:style w:type="character" w:customStyle="1" w:styleId="OPC-UATermZchn">
    <w:name w:val="OPC-UA_Term Zchn"/>
    <w:link w:val="OPC-UATerm"/>
    <w:rsid w:val="00A73530"/>
    <w:rPr>
      <w:rFonts w:ascii="Arial" w:hAnsi="Arial" w:cs="Arial"/>
      <w:i/>
      <w:spacing w:val="8"/>
      <w:lang w:val="en-US" w:eastAsia="zh-CN" w:bidi="ar-SA"/>
    </w:rPr>
  </w:style>
  <w:style w:type="paragraph" w:customStyle="1" w:styleId="ReferenceDocuments">
    <w:name w:val="ReferenceDocuments"/>
    <w:basedOn w:val="PARAGRAPH"/>
    <w:next w:val="PARAGRAPH"/>
    <w:link w:val="ReferenceDocumentsZchn"/>
    <w:rsid w:val="002772AA"/>
    <w:rPr>
      <w:lang w:val="en-US"/>
    </w:rPr>
  </w:style>
  <w:style w:type="character" w:customStyle="1" w:styleId="ReferenceDocumentsZchn">
    <w:name w:val="ReferenceDocuments Zchn"/>
    <w:link w:val="ReferenceDocuments"/>
    <w:rsid w:val="002772AA"/>
    <w:rPr>
      <w:rFonts w:ascii="Arial" w:hAnsi="Arial" w:cs="Arial"/>
      <w:noProof/>
      <w:spacing w:val="8"/>
      <w:lang w:val="en-US" w:eastAsia="zh-CN" w:bidi="ar-SA"/>
    </w:rPr>
  </w:style>
  <w:style w:type="paragraph" w:customStyle="1" w:styleId="ReferenceDocumentsLeader">
    <w:name w:val="ReferenceDocuments Leader"/>
    <w:basedOn w:val="ReferenceDocuments"/>
    <w:rsid w:val="00DE6841"/>
    <w:pPr>
      <w:spacing w:before="200" w:after="100"/>
    </w:pPr>
  </w:style>
  <w:style w:type="character" w:customStyle="1" w:styleId="PARAGRAPHKWNPChar">
    <w:name w:val="PARAGRAPH KWNP Char"/>
    <w:link w:val="PARAGRAPHKWNP"/>
    <w:rsid w:val="00AC4413"/>
    <w:rPr>
      <w:rFonts w:ascii="Arial" w:hAnsi="Arial" w:cs="Arial"/>
      <w:spacing w:val="8"/>
      <w:lang w:val="en-GB" w:eastAsia="fr-FR" w:bidi="ar-SA"/>
    </w:rPr>
  </w:style>
  <w:style w:type="character" w:customStyle="1" w:styleId="CharChar3">
    <w:name w:val="Char Char3"/>
    <w:uiPriority w:val="99"/>
    <w:locked/>
    <w:rsid w:val="00787B2B"/>
    <w:rPr>
      <w:rFonts w:ascii="Arial" w:hAnsi="Arial" w:cs="Arial"/>
      <w:noProof/>
      <w:spacing w:val="8"/>
      <w:lang w:eastAsia="zh-CN"/>
    </w:rPr>
  </w:style>
  <w:style w:type="character" w:customStyle="1" w:styleId="CharChar2">
    <w:name w:val="Char Char2"/>
    <w:uiPriority w:val="99"/>
    <w:locked/>
    <w:rsid w:val="00787B2B"/>
    <w:rPr>
      <w:rFonts w:ascii="Arial" w:hAnsi="Arial" w:cs="Arial"/>
      <w:noProof/>
      <w:spacing w:val="8"/>
      <w:lang w:eastAsia="zh-CN"/>
    </w:rPr>
  </w:style>
  <w:style w:type="character" w:customStyle="1" w:styleId="CharChar1">
    <w:name w:val="Char Char1"/>
    <w:uiPriority w:val="99"/>
    <w:locked/>
    <w:rsid w:val="00787B2B"/>
    <w:rPr>
      <w:rFonts w:ascii="Arial" w:hAnsi="Arial" w:cs="Arial"/>
      <w:noProof/>
      <w:spacing w:val="8"/>
      <w:lang w:eastAsia="zh-CN"/>
    </w:rPr>
  </w:style>
  <w:style w:type="character" w:customStyle="1" w:styleId="CharChar">
    <w:name w:val="Char Char"/>
    <w:uiPriority w:val="99"/>
    <w:locked/>
    <w:rsid w:val="00787B2B"/>
    <w:rPr>
      <w:rFonts w:ascii="Arial" w:hAnsi="Arial" w:cs="Arial"/>
      <w:noProof/>
      <w:spacing w:val="8"/>
      <w:lang w:eastAsia="zh-CN"/>
    </w:rPr>
  </w:style>
  <w:style w:type="character" w:customStyle="1" w:styleId="EmailStyle2151">
    <w:name w:val="EmailStyle2151"/>
    <w:rsid w:val="00787B2B"/>
    <w:rPr>
      <w:rFonts w:ascii="Arial" w:hAnsi="Arial" w:cs="Arial"/>
      <w:color w:val="000080"/>
      <w:sz w:val="20"/>
      <w:szCs w:val="20"/>
    </w:rPr>
  </w:style>
  <w:style w:type="character" w:customStyle="1" w:styleId="ednoteChar">
    <w:name w:val="ed note Char"/>
    <w:aliases w:val="editors note Char"/>
    <w:link w:val="ednote"/>
    <w:rsid w:val="00133E0F"/>
    <w:rPr>
      <w:rFonts w:ascii="Arial" w:hAnsi="Arial" w:cs="Arial"/>
      <w:b/>
      <w:bCs/>
      <w:color w:val="FF00FF"/>
      <w:spacing w:val="8"/>
      <w:lang w:val="en-US" w:eastAsia="en-US" w:bidi="ar-SA"/>
    </w:rPr>
  </w:style>
  <w:style w:type="paragraph" w:customStyle="1" w:styleId="AnnexHeading2">
    <w:name w:val="Annex Heading 2"/>
    <w:basedOn w:val="AnnexHeading1"/>
    <w:next w:val="PARAGRAPH"/>
    <w:rsid w:val="00133E0F"/>
    <w:pPr>
      <w:pageBreakBefore w:val="0"/>
      <w:numPr>
        <w:ilvl w:val="1"/>
      </w:numPr>
    </w:pPr>
    <w:rPr>
      <w:sz w:val="20"/>
    </w:rPr>
  </w:style>
  <w:style w:type="paragraph" w:customStyle="1" w:styleId="AnnexHeading1">
    <w:name w:val="Annex Heading 1"/>
    <w:basedOn w:val="Heading1"/>
    <w:next w:val="PARAGRAPH"/>
    <w:rsid w:val="00133E0F"/>
    <w:pPr>
      <w:keepLines/>
      <w:pageBreakBefore/>
      <w:numPr>
        <w:numId w:val="4"/>
      </w:numPr>
      <w:suppressAutoHyphens w:val="0"/>
      <w:snapToGrid/>
      <w:spacing w:before="300" w:after="60"/>
    </w:pPr>
    <w:rPr>
      <w:rFonts w:cs="Times New Roman"/>
      <w:bCs w:val="0"/>
      <w:spacing w:val="0"/>
      <w:szCs w:val="20"/>
      <w:lang w:val="en-US" w:eastAsia="en-US"/>
    </w:rPr>
  </w:style>
  <w:style w:type="numbering" w:styleId="111111">
    <w:name w:val="Outline List 2"/>
    <w:basedOn w:val="NoList"/>
    <w:rsid w:val="00133E0F"/>
    <w:pPr>
      <w:numPr>
        <w:numId w:val="5"/>
      </w:numPr>
    </w:pPr>
  </w:style>
  <w:style w:type="numbering" w:styleId="1ai">
    <w:name w:val="Outline List 1"/>
    <w:basedOn w:val="NoList"/>
    <w:rsid w:val="00133E0F"/>
    <w:pPr>
      <w:numPr>
        <w:numId w:val="6"/>
      </w:numPr>
    </w:pPr>
  </w:style>
  <w:style w:type="character" w:customStyle="1" w:styleId="Heading1Char">
    <w:name w:val="Heading 1 Char"/>
    <w:aliases w:val="h1 Char,1 Char,_berschrift 1 Char,titre 1 Char,h11 Char,11 Char,_berschrift 11 Char,titre 11 Char,Chapter Level Char,Caption 1 Char1,titre 1 + Before:  12 pt Char,After:  3 pt ... Char,Caption 1 Char Char"/>
    <w:link w:val="Heading1"/>
    <w:rsid w:val="004E5FCA"/>
    <w:rPr>
      <w:rFonts w:ascii="Arial" w:hAnsi="Arial" w:cs="Arial"/>
      <w:b/>
      <w:bCs/>
      <w:noProof/>
      <w:spacing w:val="8"/>
      <w:sz w:val="22"/>
      <w:szCs w:val="22"/>
      <w:lang w:val="en-GB" w:eastAsia="zh-CN"/>
    </w:rPr>
  </w:style>
  <w:style w:type="character" w:customStyle="1" w:styleId="Heading2Char2">
    <w:name w:val="Heading 2 Char2"/>
    <w:aliases w:val="h2 Char,Titre 2  Char,Titre 2 Char,Heading 2 Char Char,h21 Char,Titre 21 Char,Heading 2 Char1 Char,Caption2 Char1,Caption2 Char Char"/>
    <w:link w:val="Heading2"/>
    <w:rsid w:val="004E5FCA"/>
    <w:rPr>
      <w:rFonts w:ascii="Arial" w:hAnsi="Arial" w:cs="Arial"/>
      <w:b/>
      <w:bCs/>
      <w:noProof/>
      <w:spacing w:val="8"/>
      <w:lang w:val="en-GB" w:eastAsia="zh-CN"/>
    </w:rPr>
  </w:style>
  <w:style w:type="character" w:customStyle="1" w:styleId="Heading3Char2">
    <w:name w:val="Heading 3 Char2"/>
    <w:aliases w:val="h3 Char,Heading 3 Char Char,h31 Char,Heading 3 Char1 Char,Caption3 Char"/>
    <w:link w:val="Heading3"/>
    <w:rsid w:val="004E5FCA"/>
    <w:rPr>
      <w:rFonts w:ascii="Arial" w:hAnsi="Arial" w:cs="Arial"/>
      <w:b/>
      <w:bCs/>
      <w:noProof/>
      <w:spacing w:val="8"/>
      <w:lang w:val="en-GB" w:eastAsia="zh-CN"/>
    </w:rPr>
  </w:style>
  <w:style w:type="character" w:customStyle="1" w:styleId="Heading4Char">
    <w:name w:val="Heading 4 Char"/>
    <w:aliases w:val="h4 Char,h41 Char,Caption4 Char,h4 + 12 pt Char,Left:  0&quot; Char,Hanging:  0.6&quot; Char,Before:  0 pt Char,Afte... Char"/>
    <w:link w:val="Heading4"/>
    <w:rsid w:val="00133E0F"/>
    <w:rPr>
      <w:rFonts w:ascii="Arial" w:hAnsi="Arial" w:cs="Arial"/>
      <w:b/>
      <w:bCs/>
      <w:noProof/>
      <w:spacing w:val="8"/>
      <w:lang w:val="en-GB" w:eastAsia="zh-CN"/>
    </w:rPr>
  </w:style>
  <w:style w:type="character" w:customStyle="1" w:styleId="Heading5Char">
    <w:name w:val="Heading 5 Char"/>
    <w:aliases w:val="h5 Char,h51 Char,Caption5 Char"/>
    <w:link w:val="Heading5"/>
    <w:rsid w:val="00133E0F"/>
    <w:rPr>
      <w:rFonts w:ascii="Arial" w:hAnsi="Arial" w:cs="Arial"/>
      <w:b/>
      <w:bCs/>
      <w:noProof/>
      <w:spacing w:val="8"/>
      <w:lang w:val="en-GB" w:eastAsia="zh-CN"/>
    </w:rPr>
  </w:style>
  <w:style w:type="paragraph" w:styleId="HTMLPreformatted">
    <w:name w:val="HTML Preformatted"/>
    <w:basedOn w:val="Normal"/>
    <w:link w:val="HTMLPreformattedChar"/>
    <w:rsid w:val="0013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lang w:val="en-US" w:eastAsia="en-US"/>
    </w:rPr>
  </w:style>
  <w:style w:type="paragraph" w:customStyle="1" w:styleId="ReferenceDocumentsSubText">
    <w:name w:val="ReferenceDocuments SubText"/>
    <w:basedOn w:val="ReferenceDocuments"/>
    <w:link w:val="ReferenceDocumentsSubTextChar"/>
    <w:rsid w:val="00133E0F"/>
    <w:pPr>
      <w:spacing w:before="0" w:after="0"/>
      <w:ind w:left="360"/>
    </w:pPr>
  </w:style>
  <w:style w:type="character" w:customStyle="1" w:styleId="ReferenceDocumentsSubTextChar">
    <w:name w:val="ReferenceDocuments SubText Char"/>
    <w:link w:val="ReferenceDocumentsSubText"/>
    <w:rsid w:val="00133E0F"/>
    <w:rPr>
      <w:rFonts w:ascii="Arial" w:hAnsi="Arial" w:cs="Arial"/>
      <w:noProof/>
      <w:spacing w:val="8"/>
      <w:lang w:val="en-US" w:eastAsia="zh-CN" w:bidi="ar-SA"/>
    </w:rPr>
  </w:style>
  <w:style w:type="numbering" w:customStyle="1" w:styleId="Bulletedlist">
    <w:name w:val="Bulleted list"/>
    <w:rsid w:val="00133E0F"/>
    <w:pPr>
      <w:numPr>
        <w:numId w:val="7"/>
      </w:numPr>
    </w:pPr>
  </w:style>
  <w:style w:type="paragraph" w:styleId="Date">
    <w:name w:val="Date"/>
    <w:basedOn w:val="Normal"/>
    <w:next w:val="Normal"/>
    <w:link w:val="DateChar"/>
    <w:rsid w:val="00133E0F"/>
  </w:style>
  <w:style w:type="paragraph" w:customStyle="1" w:styleId="TOCPageHdr">
    <w:name w:val="TOC Page Hdr"/>
    <w:basedOn w:val="PARAGRAPH"/>
    <w:rsid w:val="004B70EB"/>
    <w:pPr>
      <w:ind w:right="32"/>
      <w:jc w:val="right"/>
    </w:pPr>
    <w:rPr>
      <w:sz w:val="18"/>
      <w:szCs w:val="18"/>
    </w:rPr>
  </w:style>
  <w:style w:type="paragraph" w:customStyle="1" w:styleId="TOC-Title">
    <w:name w:val="TOC-Title"/>
    <w:basedOn w:val="Normal"/>
    <w:rsid w:val="004B70EB"/>
    <w:pPr>
      <w:jc w:val="center"/>
    </w:pPr>
    <w:rPr>
      <w:b/>
      <w:sz w:val="24"/>
    </w:rPr>
  </w:style>
  <w:style w:type="paragraph" w:customStyle="1" w:styleId="IntroSummaryTable">
    <w:name w:val="IntroSummaryTable"/>
    <w:basedOn w:val="Normal"/>
    <w:rsid w:val="004B70EB"/>
    <w:pPr>
      <w:jc w:val="left"/>
    </w:pPr>
    <w:rPr>
      <w:rFonts w:eastAsia="平成明朝"/>
      <w:lang w:eastAsia="fr-FR"/>
    </w:rPr>
  </w:style>
  <w:style w:type="character" w:customStyle="1" w:styleId="NOTEChar">
    <w:name w:val="NOTE Char"/>
    <w:aliases w:val="no Char,note Char,Note Char"/>
    <w:link w:val="NOTE"/>
    <w:rsid w:val="004B70EB"/>
    <w:rPr>
      <w:rFonts w:ascii="Arial" w:hAnsi="Arial" w:cs="Arial"/>
      <w:noProof/>
      <w:spacing w:val="8"/>
      <w:sz w:val="16"/>
      <w:szCs w:val="16"/>
      <w:lang w:eastAsia="zh-CN"/>
    </w:rPr>
  </w:style>
  <w:style w:type="paragraph" w:customStyle="1" w:styleId="Paragraph0">
    <w:name w:val="Paragraph"/>
    <w:aliases w:val="KWNP,Compressed,Bold,Normal + Arial,Expanded by  0.4 pt"/>
    <w:basedOn w:val="PARAGRAPHCompressed"/>
    <w:rsid w:val="004B70EB"/>
    <w:pPr>
      <w:keepNext/>
    </w:pPr>
    <w:rPr>
      <w:b/>
    </w:rPr>
  </w:style>
  <w:style w:type="paragraph" w:customStyle="1" w:styleId="TableNotes">
    <w:name w:val="TableNotes"/>
    <w:basedOn w:val="TableTextWithTabs"/>
    <w:rsid w:val="004B70EB"/>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rsid w:val="004B70EB"/>
    <w:pPr>
      <w:keepNext/>
      <w:spacing w:before="0" w:after="0"/>
    </w:pPr>
    <w:rPr>
      <w:b/>
    </w:rPr>
  </w:style>
  <w:style w:type="paragraph" w:customStyle="1" w:styleId="CCode">
    <w:name w:val="CCode"/>
    <w:basedOn w:val="Normal"/>
    <w:rsid w:val="004B70EB"/>
    <w:pPr>
      <w:keepNext/>
      <w:shd w:val="pct5" w:color="auto" w:fill="auto"/>
      <w:ind w:left="360"/>
      <w:jc w:val="left"/>
    </w:pPr>
    <w:rPr>
      <w:rFonts w:ascii="Courier New" w:hAnsi="Courier New" w:cs="Times New Roman"/>
      <w:spacing w:val="0"/>
      <w:sz w:val="16"/>
      <w:lang w:val="en-US" w:eastAsia="en-US"/>
    </w:rPr>
  </w:style>
  <w:style w:type="paragraph" w:customStyle="1" w:styleId="BodyTextKWNP">
    <w:name w:val="BodyText KWNP"/>
    <w:basedOn w:val="BodyText"/>
    <w:rsid w:val="004B70EB"/>
    <w:pPr>
      <w:keepNext/>
      <w:spacing w:before="120"/>
      <w:ind w:left="360"/>
      <w:jc w:val="left"/>
    </w:pPr>
    <w:rPr>
      <w:rFonts w:ascii="Times New Roman" w:hAnsi="Times New Roman" w:cs="Times New Roman"/>
      <w:snapToGrid w:val="0"/>
      <w:spacing w:val="0"/>
      <w:lang w:val="en-US" w:eastAsia="en-US"/>
    </w:rPr>
  </w:style>
  <w:style w:type="paragraph" w:customStyle="1" w:styleId="BodyText6ptBefore">
    <w:name w:val="Body Text 6pt Before"/>
    <w:basedOn w:val="BodyText"/>
    <w:rsid w:val="004B70EB"/>
    <w:pPr>
      <w:spacing w:before="120"/>
      <w:ind w:left="360"/>
      <w:jc w:val="left"/>
    </w:pPr>
    <w:rPr>
      <w:rFonts w:ascii="Times New Roman" w:hAnsi="Times New Roman" w:cs="Times New Roman"/>
      <w:snapToGrid w:val="0"/>
      <w:spacing w:val="0"/>
      <w:lang w:val="en-US" w:eastAsia="en-US"/>
    </w:rPr>
  </w:style>
  <w:style w:type="paragraph" w:customStyle="1" w:styleId="MyBodyText">
    <w:name w:val="MyBodyText"/>
    <w:basedOn w:val="PARAGRAPH"/>
    <w:rsid w:val="004B70EB"/>
    <w:pPr>
      <w:keepNext/>
    </w:pPr>
  </w:style>
  <w:style w:type="character" w:customStyle="1" w:styleId="TableTextWithTabsChar">
    <w:name w:val="TableTextWithTabs Char"/>
    <w:link w:val="TableTextWithTabs"/>
    <w:rsid w:val="004B70EB"/>
    <w:rPr>
      <w:rFonts w:ascii="Arial" w:hAnsi="Arial"/>
      <w:color w:val="000000"/>
      <w:sz w:val="16"/>
    </w:rPr>
  </w:style>
  <w:style w:type="character" w:customStyle="1" w:styleId="CodeChar">
    <w:name w:val="CodeChar"/>
    <w:autoRedefine/>
    <w:rsid w:val="004B70EB"/>
  </w:style>
  <w:style w:type="character" w:customStyle="1" w:styleId="SpacerChar0">
    <w:name w:val="Spacer Char"/>
    <w:link w:val="Spacer0"/>
    <w:rsid w:val="004B70EB"/>
    <w:rPr>
      <w:sz w:val="16"/>
    </w:rPr>
  </w:style>
  <w:style w:type="paragraph" w:styleId="Revision">
    <w:name w:val="Revision"/>
    <w:hidden/>
    <w:uiPriority w:val="99"/>
    <w:rsid w:val="004B70EB"/>
    <w:rPr>
      <w:lang w:val="en-US" w:eastAsia="en-US"/>
    </w:rPr>
  </w:style>
  <w:style w:type="character" w:customStyle="1" w:styleId="HeaderChar1">
    <w:name w:val="Header Char1"/>
    <w:link w:val="Header"/>
    <w:rsid w:val="000B1BB6"/>
    <w:rPr>
      <w:rFonts w:ascii="Arial" w:hAnsi="Arial" w:cs="Arial"/>
      <w:noProof/>
      <w:spacing w:val="8"/>
      <w:lang w:eastAsia="zh-CN"/>
    </w:rPr>
  </w:style>
  <w:style w:type="character" w:customStyle="1" w:styleId="CharChar38">
    <w:name w:val="Char Char38"/>
    <w:rsid w:val="00643F96"/>
    <w:rPr>
      <w:rFonts w:ascii="Arial" w:hAnsi="Arial" w:cs="Arial"/>
      <w:noProof/>
      <w:spacing w:val="8"/>
      <w:lang w:eastAsia="zh-CN"/>
    </w:rPr>
  </w:style>
  <w:style w:type="character" w:customStyle="1" w:styleId="CharChar210">
    <w:name w:val="Char Char210"/>
    <w:rsid w:val="00643F96"/>
    <w:rPr>
      <w:rFonts w:ascii="Arial" w:hAnsi="Arial" w:cs="Arial"/>
      <w:noProof/>
      <w:spacing w:val="8"/>
      <w:lang w:eastAsia="zh-CN"/>
    </w:rPr>
  </w:style>
  <w:style w:type="character" w:customStyle="1" w:styleId="CharChar127">
    <w:name w:val="Char Char127"/>
    <w:rsid w:val="00643F96"/>
    <w:rPr>
      <w:rFonts w:ascii="Arial" w:hAnsi="Arial" w:cs="Arial"/>
      <w:noProof/>
      <w:spacing w:val="8"/>
      <w:lang w:eastAsia="zh-CN"/>
    </w:rPr>
  </w:style>
  <w:style w:type="character" w:customStyle="1" w:styleId="CharChar29">
    <w:name w:val="Char Char29"/>
    <w:rsid w:val="00643F96"/>
    <w:rPr>
      <w:rFonts w:ascii="Arial" w:hAnsi="Arial" w:cs="Arial"/>
      <w:noProof/>
      <w:spacing w:val="8"/>
      <w:lang w:eastAsia="zh-CN"/>
    </w:rPr>
  </w:style>
  <w:style w:type="character" w:customStyle="1" w:styleId="LNeitzel">
    <w:name w:val="LNeitzel"/>
    <w:semiHidden/>
    <w:rsid w:val="00643F96"/>
    <w:rPr>
      <w:rFonts w:ascii="Arial" w:hAnsi="Arial" w:cs="Arial"/>
      <w:color w:val="000080"/>
      <w:sz w:val="20"/>
      <w:szCs w:val="20"/>
    </w:rPr>
  </w:style>
  <w:style w:type="character" w:customStyle="1" w:styleId="TitleChar">
    <w:name w:val="Title Char"/>
    <w:aliases w:val="title Char,title1 Char"/>
    <w:link w:val="Title"/>
    <w:rsid w:val="00643F96"/>
    <w:rPr>
      <w:rFonts w:ascii="Arial" w:hAnsi="Arial" w:cs="Arial"/>
      <w:b/>
      <w:bCs/>
      <w:noProof/>
      <w:spacing w:val="8"/>
      <w:kern w:val="28"/>
      <w:sz w:val="24"/>
      <w:szCs w:val="24"/>
      <w:lang w:eastAsia="zh-CN"/>
    </w:rPr>
  </w:style>
  <w:style w:type="character" w:customStyle="1" w:styleId="BodyTextIndentChar">
    <w:name w:val="Body Text Indent Char"/>
    <w:link w:val="BodyTextIndent"/>
    <w:rsid w:val="00643F96"/>
    <w:rPr>
      <w:rFonts w:ascii="Arial" w:hAnsi="Arial" w:cs="Arial"/>
      <w:spacing w:val="8"/>
      <w:lang w:val="en-GB" w:eastAsia="zh-CN"/>
    </w:rPr>
  </w:style>
  <w:style w:type="character" w:customStyle="1" w:styleId="MessageHeaderChar">
    <w:name w:val="Message Header Char"/>
    <w:link w:val="MessageHeader"/>
    <w:rsid w:val="00643F96"/>
    <w:rPr>
      <w:rFonts w:ascii="Arial" w:hAnsi="Arial" w:cs="Arial"/>
      <w:noProof/>
      <w:color w:val="FF00FF"/>
      <w:spacing w:val="8"/>
      <w:sz w:val="24"/>
      <w:szCs w:val="24"/>
      <w:u w:val="wave"/>
    </w:rPr>
  </w:style>
  <w:style w:type="character" w:customStyle="1" w:styleId="HTMLPreformattedChar">
    <w:name w:val="HTML Preformatted Char"/>
    <w:link w:val="HTMLPreformatted"/>
    <w:rsid w:val="00643F96"/>
    <w:rPr>
      <w:rFonts w:ascii="Courier New" w:hAnsi="Courier New" w:cs="Courier New"/>
    </w:rPr>
  </w:style>
  <w:style w:type="character" w:customStyle="1" w:styleId="DateChar">
    <w:name w:val="Date Char"/>
    <w:link w:val="Date"/>
    <w:rsid w:val="00643F96"/>
    <w:rPr>
      <w:rFonts w:ascii="Arial" w:hAnsi="Arial" w:cs="Arial"/>
      <w:spacing w:val="8"/>
      <w:lang w:val="en-GB" w:eastAsia="zh-CN"/>
    </w:rPr>
  </w:style>
  <w:style w:type="character" w:customStyle="1" w:styleId="PARAGRAPHChar1">
    <w:name w:val="PARAGRAPH Char1"/>
    <w:aliases w:val="PA Char1"/>
    <w:locked/>
    <w:rsid w:val="0000416E"/>
    <w:rPr>
      <w:rFonts w:ascii="Arial" w:hAnsi="Arial" w:cs="Arial"/>
      <w:spacing w:val="8"/>
      <w:lang w:val="en-GB" w:eastAsia="zh-CN" w:bidi="ar-SA"/>
    </w:rPr>
  </w:style>
  <w:style w:type="character" w:customStyle="1" w:styleId="CharChar31">
    <w:name w:val="Char Char31"/>
    <w:locked/>
    <w:rsid w:val="0000416E"/>
    <w:rPr>
      <w:rFonts w:ascii="Arial" w:hAnsi="Arial" w:cs="Arial"/>
      <w:noProof/>
      <w:spacing w:val="8"/>
      <w:lang w:eastAsia="zh-CN"/>
    </w:rPr>
  </w:style>
  <w:style w:type="paragraph" w:customStyle="1" w:styleId="HEADINGNonumber1">
    <w:name w:val="HEADING(Nonumber)1"/>
    <w:basedOn w:val="Heading1"/>
    <w:rsid w:val="0000416E"/>
    <w:pPr>
      <w:spacing w:before="0"/>
      <w:jc w:val="center"/>
      <w:outlineLvl w:val="9"/>
    </w:pPr>
    <w:rPr>
      <w:b w:val="0"/>
      <w:bCs w:val="0"/>
      <w:sz w:val="24"/>
      <w:szCs w:val="24"/>
    </w:rPr>
  </w:style>
  <w:style w:type="character" w:customStyle="1" w:styleId="CharChar21">
    <w:name w:val="Char Char21"/>
    <w:locked/>
    <w:rsid w:val="0000416E"/>
    <w:rPr>
      <w:rFonts w:ascii="Arial" w:hAnsi="Arial" w:cs="Arial"/>
      <w:noProof/>
      <w:spacing w:val="8"/>
      <w:lang w:eastAsia="zh-CN"/>
    </w:rPr>
  </w:style>
  <w:style w:type="paragraph" w:customStyle="1" w:styleId="TableTextGray1">
    <w:name w:val="TableTextGray1"/>
    <w:basedOn w:val="TableText"/>
    <w:rsid w:val="0000416E"/>
    <w:pPr>
      <w:tabs>
        <w:tab w:val="clear" w:pos="252"/>
        <w:tab w:val="left" w:pos="162"/>
        <w:tab w:val="left" w:pos="342"/>
        <w:tab w:val="left" w:pos="702"/>
        <w:tab w:val="left" w:pos="882"/>
      </w:tabs>
    </w:pPr>
    <w:rPr>
      <w:color w:val="808080"/>
    </w:rPr>
  </w:style>
  <w:style w:type="paragraph" w:customStyle="1" w:styleId="TableText10">
    <w:name w:val="TableText1"/>
    <w:basedOn w:val="Normal"/>
    <w:rsid w:val="0000416E"/>
    <w:pPr>
      <w:keepNext/>
      <w:tabs>
        <w:tab w:val="left" w:pos="252"/>
        <w:tab w:val="left" w:pos="522"/>
      </w:tabs>
      <w:spacing w:before="10" w:after="10"/>
      <w:jc w:val="left"/>
    </w:pPr>
    <w:rPr>
      <w:rFonts w:cs="Times New Roman"/>
      <w:color w:val="000000"/>
      <w:spacing w:val="0"/>
      <w:sz w:val="16"/>
      <w:lang w:val="en-US" w:eastAsia="en-US"/>
    </w:rPr>
  </w:style>
  <w:style w:type="character" w:customStyle="1" w:styleId="Reference1">
    <w:name w:val="Reference1"/>
    <w:rsid w:val="0000416E"/>
    <w:rPr>
      <w:rFonts w:ascii="Arial" w:hAnsi="Arial" w:cs="Times New Roman"/>
      <w:noProof/>
      <w:sz w:val="20"/>
      <w:szCs w:val="20"/>
    </w:rPr>
  </w:style>
  <w:style w:type="character" w:customStyle="1" w:styleId="VARIABLE1">
    <w:name w:val="VARIABLE1"/>
    <w:rsid w:val="0000416E"/>
    <w:rPr>
      <w:rFonts w:ascii="Times New Roman" w:hAnsi="Times New Roman" w:cs="Times New Roman"/>
      <w:i/>
      <w:iCs/>
    </w:rPr>
  </w:style>
  <w:style w:type="character" w:customStyle="1" w:styleId="CharChar11">
    <w:name w:val="Char Char11"/>
    <w:locked/>
    <w:rsid w:val="0000416E"/>
    <w:rPr>
      <w:rFonts w:ascii="Arial" w:hAnsi="Arial" w:cs="Arial"/>
      <w:noProof/>
      <w:spacing w:val="8"/>
      <w:lang w:eastAsia="zh-CN"/>
    </w:rPr>
  </w:style>
  <w:style w:type="character" w:customStyle="1" w:styleId="CharChar4">
    <w:name w:val="Char Char4"/>
    <w:locked/>
    <w:rsid w:val="0000416E"/>
    <w:rPr>
      <w:rFonts w:ascii="Arial" w:hAnsi="Arial" w:cs="Arial"/>
      <w:noProof/>
      <w:spacing w:val="8"/>
      <w:lang w:eastAsia="zh-CN"/>
    </w:rPr>
  </w:style>
  <w:style w:type="paragraph" w:customStyle="1" w:styleId="TableText11">
    <w:name w:val="Table Text1"/>
    <w:basedOn w:val="BodyText"/>
    <w:rsid w:val="0000416E"/>
    <w:pPr>
      <w:keepNext/>
      <w:tabs>
        <w:tab w:val="left" w:pos="252"/>
        <w:tab w:val="left" w:pos="522"/>
      </w:tabs>
      <w:spacing w:before="60" w:after="0"/>
      <w:jc w:val="left"/>
    </w:pPr>
    <w:rPr>
      <w:rFonts w:cs="Times New Roman"/>
      <w:color w:val="000000"/>
      <w:spacing w:val="0"/>
      <w:sz w:val="16"/>
      <w:lang w:val="en-US" w:eastAsia="en-US"/>
    </w:rPr>
  </w:style>
  <w:style w:type="paragraph" w:customStyle="1" w:styleId="Glossary1">
    <w:name w:val="Glossary1"/>
    <w:basedOn w:val="Heading2"/>
    <w:rsid w:val="0000416E"/>
    <w:pPr>
      <w:keepNext w:val="0"/>
      <w:keepLines/>
      <w:numPr>
        <w:ilvl w:val="0"/>
        <w:numId w:val="0"/>
      </w:numPr>
      <w:tabs>
        <w:tab w:val="left" w:pos="426"/>
      </w:tabs>
      <w:suppressAutoHyphens w:val="0"/>
      <w:spacing w:before="0" w:after="120"/>
      <w:ind w:left="426" w:hanging="426"/>
    </w:pPr>
    <w:rPr>
      <w:spacing w:val="0"/>
    </w:rPr>
  </w:style>
  <w:style w:type="paragraph" w:customStyle="1" w:styleId="n11">
    <w:name w:val="n11"/>
    <w:aliases w:val="note 11"/>
    <w:basedOn w:val="NOTE"/>
    <w:rsid w:val="0000416E"/>
    <w:rPr>
      <w:lang w:val="en-US"/>
    </w:rPr>
  </w:style>
  <w:style w:type="paragraph" w:customStyle="1" w:styleId="TableTextBold1">
    <w:name w:val="TableTextBold1"/>
    <w:basedOn w:val="TableText"/>
    <w:rsid w:val="0000416E"/>
    <w:rPr>
      <w:b/>
    </w:rPr>
  </w:style>
  <w:style w:type="paragraph" w:customStyle="1" w:styleId="itemNOTE1">
    <w:name w:val="itemNOTE1"/>
    <w:aliases w:val="ino1"/>
    <w:basedOn w:val="NOTE"/>
    <w:rsid w:val="0000416E"/>
    <w:pPr>
      <w:tabs>
        <w:tab w:val="left" w:pos="1276"/>
      </w:tabs>
      <w:ind w:left="567"/>
    </w:pPr>
    <w:rPr>
      <w:rFonts w:eastAsia="平成明朝"/>
      <w:b/>
      <w:lang w:eastAsia="fr-FR"/>
    </w:rPr>
  </w:style>
  <w:style w:type="paragraph" w:customStyle="1" w:styleId="TableAction1">
    <w:name w:val="Table Action1"/>
    <w:aliases w:val="ta1"/>
    <w:basedOn w:val="PARAGRAPH"/>
    <w:rsid w:val="0000416E"/>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
    <w:rsid w:val="0000416E"/>
    <w:pPr>
      <w:tabs>
        <w:tab w:val="left" w:pos="301"/>
        <w:tab w:val="left" w:pos="561"/>
        <w:tab w:val="left" w:pos="901"/>
      </w:tabs>
      <w:ind w:left="301" w:hanging="301"/>
    </w:pPr>
  </w:style>
  <w:style w:type="character" w:customStyle="1" w:styleId="SUPerscript1">
    <w:name w:val="SUPerscript1"/>
    <w:rsid w:val="0000416E"/>
    <w:rPr>
      <w:rFonts w:cs="Times New Roman"/>
      <w:kern w:val="0"/>
      <w:position w:val="6"/>
      <w:sz w:val="16"/>
      <w:szCs w:val="16"/>
    </w:rPr>
  </w:style>
  <w:style w:type="character" w:customStyle="1" w:styleId="SUBscript1">
    <w:name w:val="SUBscript1"/>
    <w:rsid w:val="0000416E"/>
    <w:rPr>
      <w:rFonts w:cs="Times New Roman"/>
      <w:kern w:val="0"/>
      <w:position w:val="-6"/>
      <w:sz w:val="16"/>
      <w:szCs w:val="16"/>
    </w:rPr>
  </w:style>
  <w:style w:type="paragraph" w:customStyle="1" w:styleId="AMD-Heading11">
    <w:name w:val="AMD-Heading11"/>
    <w:basedOn w:val="Heading1"/>
    <w:next w:val="PARAGRAPH"/>
    <w:rsid w:val="0000416E"/>
    <w:pPr>
      <w:outlineLvl w:val="9"/>
    </w:pPr>
  </w:style>
  <w:style w:type="paragraph" w:customStyle="1" w:styleId="TableTextWithTabs1">
    <w:name w:val="TableTextWithTabs1"/>
    <w:basedOn w:val="TableText"/>
    <w:rsid w:val="0000416E"/>
    <w:pPr>
      <w:tabs>
        <w:tab w:val="clear" w:pos="252"/>
        <w:tab w:val="left" w:pos="162"/>
        <w:tab w:val="left" w:pos="342"/>
        <w:tab w:val="left" w:pos="702"/>
        <w:tab w:val="left" w:pos="882"/>
        <w:tab w:val="left" w:pos="1077"/>
      </w:tabs>
    </w:pPr>
  </w:style>
  <w:style w:type="paragraph" w:customStyle="1" w:styleId="AMD-Heading21">
    <w:name w:val="AMD-Heading2...1"/>
    <w:basedOn w:val="Heading2"/>
    <w:next w:val="PARAGRAPH"/>
    <w:rsid w:val="0000416E"/>
    <w:pPr>
      <w:outlineLvl w:val="9"/>
    </w:pPr>
  </w:style>
  <w:style w:type="character" w:customStyle="1" w:styleId="OPC-UATermZchn1">
    <w:name w:val="OPC-UA_Term Zchn1"/>
    <w:locked/>
    <w:rsid w:val="0000416E"/>
    <w:rPr>
      <w:rFonts w:ascii="Arial" w:hAnsi="Arial" w:cs="Arial"/>
      <w:i/>
      <w:spacing w:val="8"/>
      <w:lang w:val="en-US" w:eastAsia="zh-CN" w:bidi="ar-SA"/>
    </w:rPr>
  </w:style>
  <w:style w:type="character" w:customStyle="1" w:styleId="ReferenceDocumentsZchn1">
    <w:name w:val="ReferenceDocuments Zchn1"/>
    <w:locked/>
    <w:rsid w:val="0000416E"/>
    <w:rPr>
      <w:rFonts w:ascii="Arial" w:hAnsi="Arial" w:cs="Arial"/>
      <w:noProof/>
      <w:spacing w:val="8"/>
      <w:lang w:val="en-US" w:eastAsia="zh-CN" w:bidi="ar-SA"/>
    </w:rPr>
  </w:style>
  <w:style w:type="character" w:customStyle="1" w:styleId="PARAGRAPHKWNPChar1">
    <w:name w:val="PARAGRAPH KWNP Char1"/>
    <w:locked/>
    <w:rsid w:val="0000416E"/>
    <w:rPr>
      <w:rFonts w:ascii="Arial" w:hAnsi="Arial" w:cs="Arial"/>
      <w:spacing w:val="8"/>
      <w:lang w:val="en-GB" w:eastAsia="fr-FR" w:bidi="ar-SA"/>
    </w:rPr>
  </w:style>
  <w:style w:type="paragraph" w:customStyle="1" w:styleId="TableText3Cols">
    <w:name w:val="TableText3Cols"/>
    <w:basedOn w:val="TableTextWithTabs"/>
    <w:rsid w:val="000359DA"/>
    <w:pPr>
      <w:tabs>
        <w:tab w:val="clear" w:pos="162"/>
        <w:tab w:val="clear" w:pos="342"/>
        <w:tab w:val="clear" w:pos="522"/>
        <w:tab w:val="clear" w:pos="882"/>
        <w:tab w:val="clear" w:pos="1077"/>
        <w:tab w:val="left" w:pos="2502"/>
      </w:tabs>
      <w:ind w:left="72"/>
    </w:pPr>
  </w:style>
  <w:style w:type="character" w:customStyle="1" w:styleId="TABLE-titleChar">
    <w:name w:val="TABLE-title Char"/>
    <w:link w:val="TABLE-title"/>
    <w:rsid w:val="000359DA"/>
    <w:rPr>
      <w:rFonts w:ascii="Arial" w:hAnsi="Arial" w:cs="Arial"/>
      <w:b/>
      <w:bCs/>
      <w:noProof/>
      <w:spacing w:val="8"/>
      <w:lang w:eastAsia="zh-CN"/>
    </w:rPr>
  </w:style>
  <w:style w:type="character" w:customStyle="1" w:styleId="spacerChar">
    <w:name w:val="spacer Char"/>
    <w:link w:val="spacer"/>
    <w:rsid w:val="000359DA"/>
    <w:rPr>
      <w:rFonts w:ascii="Arial" w:hAnsi="Arial" w:cs="Arial"/>
      <w:spacing w:val="8"/>
      <w:sz w:val="14"/>
      <w:szCs w:val="14"/>
      <w:lang w:val="en-GB" w:eastAsia="zh-CN" w:bidi="ar-SA"/>
    </w:rPr>
  </w:style>
  <w:style w:type="character" w:customStyle="1" w:styleId="emailstyle17">
    <w:name w:val="emailstyle17"/>
    <w:semiHidden/>
    <w:rsid w:val="00DB38C3"/>
    <w:rPr>
      <w:rFonts w:ascii="Arial" w:hAnsi="Arial" w:cs="Arial" w:hint="default"/>
      <w:color w:val="auto"/>
      <w:sz w:val="20"/>
      <w:szCs w:val="20"/>
    </w:rPr>
  </w:style>
  <w:style w:type="paragraph" w:styleId="NormalWeb">
    <w:name w:val="Normal (Web)"/>
    <w:basedOn w:val="Normal"/>
    <w:uiPriority w:val="99"/>
    <w:unhideWhenUsed/>
    <w:rsid w:val="00A578C8"/>
    <w:rPr>
      <w:rFonts w:ascii="Times New Roman" w:hAnsi="Times New Roman" w:cs="Times New Roman"/>
      <w:sz w:val="24"/>
      <w:szCs w:val="24"/>
    </w:rPr>
  </w:style>
  <w:style w:type="character" w:customStyle="1" w:styleId="ListNumberChar">
    <w:name w:val="List Number Char"/>
    <w:rsid w:val="00DB38C3"/>
    <w:rPr>
      <w:rFonts w:ascii="Arial" w:hAnsi="Arial" w:cs="Arial"/>
      <w:spacing w:val="8"/>
      <w:lang w:val="en-GB" w:eastAsia="zh-CN" w:bidi="ar-SA"/>
    </w:rPr>
  </w:style>
  <w:style w:type="paragraph" w:customStyle="1" w:styleId="paragraphkwnp0">
    <w:name w:val="paragraphkwnp"/>
    <w:basedOn w:val="Normal"/>
    <w:rsid w:val="00DB38C3"/>
    <w:pPr>
      <w:keepNext/>
      <w:spacing w:before="100" w:after="200"/>
    </w:pPr>
    <w:rPr>
      <w:lang w:val="de-DE" w:eastAsia="de-DE"/>
    </w:rPr>
  </w:style>
  <w:style w:type="character" w:customStyle="1" w:styleId="ZchnZchn3">
    <w:name w:val="Zchn Zchn3"/>
    <w:rsid w:val="003356A6"/>
    <w:rPr>
      <w:rFonts w:ascii="Arial" w:hAnsi="Arial" w:cs="Arial"/>
      <w:noProof/>
      <w:spacing w:val="8"/>
      <w:lang w:eastAsia="zh-CN"/>
    </w:rPr>
  </w:style>
  <w:style w:type="character" w:customStyle="1" w:styleId="ZchnZchn2">
    <w:name w:val="Zchn Zchn2"/>
    <w:rsid w:val="003356A6"/>
    <w:rPr>
      <w:rFonts w:ascii="Arial" w:hAnsi="Arial" w:cs="Arial"/>
      <w:noProof/>
      <w:spacing w:val="8"/>
      <w:lang w:eastAsia="zh-CN"/>
    </w:rPr>
  </w:style>
  <w:style w:type="character" w:customStyle="1" w:styleId="ZchnZchn1">
    <w:name w:val="Zchn Zchn1"/>
    <w:rsid w:val="003356A6"/>
    <w:rPr>
      <w:rFonts w:ascii="Arial" w:hAnsi="Arial" w:cs="Arial"/>
      <w:noProof/>
      <w:spacing w:val="8"/>
      <w:lang w:eastAsia="zh-CN"/>
    </w:rPr>
  </w:style>
  <w:style w:type="character" w:customStyle="1" w:styleId="ZchnZchn">
    <w:name w:val="Zchn Zchn"/>
    <w:rsid w:val="003356A6"/>
    <w:rPr>
      <w:rFonts w:ascii="Arial" w:hAnsi="Arial" w:cs="Arial"/>
      <w:noProof/>
      <w:spacing w:val="8"/>
      <w:lang w:eastAsia="zh-CN"/>
    </w:rPr>
  </w:style>
  <w:style w:type="paragraph" w:customStyle="1" w:styleId="SectionHeading">
    <w:name w:val="Section Heading"/>
    <w:basedOn w:val="Normal"/>
    <w:rsid w:val="003356A6"/>
    <w:pPr>
      <w:spacing w:before="120" w:after="120"/>
      <w:jc w:val="left"/>
    </w:pPr>
    <w:rPr>
      <w:rFonts w:ascii="Times New Roman" w:hAnsi="Times New Roman" w:cs="Times New Roman"/>
      <w:b/>
      <w:snapToGrid w:val="0"/>
      <w:spacing w:val="0"/>
      <w:lang w:val="en-US" w:eastAsia="en-US"/>
    </w:rPr>
  </w:style>
  <w:style w:type="paragraph" w:customStyle="1" w:styleId="XMLText">
    <w:name w:val="XML Text"/>
    <w:basedOn w:val="Normal"/>
    <w:rsid w:val="003356A6"/>
    <w:pPr>
      <w:shd w:val="clear" w:color="auto" w:fill="E5E5CC"/>
      <w:autoSpaceDE w:val="0"/>
      <w:autoSpaceDN w:val="0"/>
      <w:adjustRightInd w:val="0"/>
      <w:ind w:left="360"/>
      <w:jc w:val="left"/>
    </w:pPr>
    <w:rPr>
      <w:rFonts w:ascii="Courier New" w:hAnsi="Courier New" w:cs="Courier New"/>
      <w:color w:val="0000FF"/>
      <w:spacing w:val="0"/>
      <w:sz w:val="18"/>
      <w:szCs w:val="18"/>
      <w:lang w:val="en-US" w:eastAsia="en-US"/>
    </w:rPr>
  </w:style>
  <w:style w:type="paragraph" w:customStyle="1" w:styleId="Rule">
    <w:name w:val="Rule"/>
    <w:rsid w:val="003356A6"/>
    <w:pPr>
      <w:keepNext/>
      <w:widowControl w:val="0"/>
      <w:pBdr>
        <w:bottom w:val="single" w:sz="6" w:space="0" w:color="0000FF"/>
      </w:pBdr>
      <w:spacing w:before="280" w:after="250" w:line="120" w:lineRule="exact"/>
      <w:ind w:left="-1770" w:right="30"/>
    </w:pPr>
    <w:rPr>
      <w:color w:val="FFFFFF"/>
      <w:sz w:val="8"/>
      <w:lang w:val="en-US" w:eastAsia="en-US"/>
    </w:rPr>
  </w:style>
  <w:style w:type="paragraph" w:customStyle="1" w:styleId="NewTableText">
    <w:name w:val="New Table Text"/>
    <w:basedOn w:val="Normal"/>
    <w:rsid w:val="003356A6"/>
    <w:pPr>
      <w:spacing w:before="60" w:after="60"/>
      <w:jc w:val="left"/>
    </w:pPr>
    <w:rPr>
      <w:rFonts w:ascii="Times New Roman" w:hAnsi="Times New Roman" w:cs="Times New Roman"/>
      <w:spacing w:val="0"/>
      <w:lang w:val="en-US" w:eastAsia="en-US"/>
    </w:rPr>
  </w:style>
  <w:style w:type="paragraph" w:customStyle="1" w:styleId="AppendixHeading">
    <w:name w:val="Appendix Heading"/>
    <w:basedOn w:val="Heading1"/>
    <w:rsid w:val="003356A6"/>
    <w:pPr>
      <w:pageBreakBefore/>
      <w:numPr>
        <w:numId w:val="8"/>
      </w:numPr>
      <w:suppressAutoHyphens w:val="0"/>
      <w:snapToGrid/>
      <w:spacing w:before="120" w:after="240"/>
    </w:pPr>
    <w:rPr>
      <w:rFonts w:cs="Times New Roman"/>
      <w:bCs w:val="0"/>
      <w:spacing w:val="0"/>
      <w:kern w:val="28"/>
      <w:sz w:val="28"/>
      <w:szCs w:val="20"/>
      <w:lang w:val="en-US" w:eastAsia="en-US"/>
    </w:rPr>
  </w:style>
  <w:style w:type="paragraph" w:customStyle="1" w:styleId="AppendixHeading2">
    <w:name w:val="Appendix Heading 2"/>
    <w:basedOn w:val="AppendixHeading"/>
    <w:rsid w:val="003356A6"/>
    <w:pPr>
      <w:pageBreakBefore w:val="0"/>
      <w:numPr>
        <w:ilvl w:val="1"/>
      </w:numPr>
      <w:outlineLvl w:val="1"/>
    </w:pPr>
    <w:rPr>
      <w:sz w:val="24"/>
    </w:rPr>
  </w:style>
  <w:style w:type="paragraph" w:customStyle="1" w:styleId="AppendixHeading3">
    <w:name w:val="Appendix Heading 3"/>
    <w:basedOn w:val="AppendixHeading2"/>
    <w:rsid w:val="003356A6"/>
    <w:pPr>
      <w:keepNext w:val="0"/>
      <w:numPr>
        <w:ilvl w:val="2"/>
      </w:numPr>
      <w:outlineLvl w:val="2"/>
    </w:pPr>
  </w:style>
  <w:style w:type="paragraph" w:customStyle="1" w:styleId="AppendixHeading4">
    <w:name w:val="Appendix Heading 4"/>
    <w:basedOn w:val="AppendixHeading3"/>
    <w:rsid w:val="003356A6"/>
    <w:pPr>
      <w:numPr>
        <w:ilvl w:val="3"/>
      </w:numPr>
      <w:outlineLvl w:val="3"/>
    </w:pPr>
  </w:style>
  <w:style w:type="paragraph" w:customStyle="1" w:styleId="AppendixHeading5">
    <w:name w:val="Appendix Heading 5"/>
    <w:basedOn w:val="AppendixHeading4"/>
    <w:rsid w:val="003356A6"/>
    <w:pPr>
      <w:numPr>
        <w:ilvl w:val="4"/>
      </w:numPr>
      <w:outlineLvl w:val="4"/>
    </w:pPr>
  </w:style>
  <w:style w:type="paragraph" w:customStyle="1" w:styleId="AppendixHeading6">
    <w:name w:val="Appendix Heading 6"/>
    <w:basedOn w:val="AppendixHeading5"/>
    <w:rsid w:val="003356A6"/>
    <w:pPr>
      <w:numPr>
        <w:ilvl w:val="5"/>
      </w:numPr>
      <w:outlineLvl w:val="5"/>
    </w:pPr>
  </w:style>
  <w:style w:type="character" w:customStyle="1" w:styleId="ListNumberCharChar">
    <w:name w:val="List Number Char Char"/>
    <w:rsid w:val="003356A6"/>
    <w:rPr>
      <w:rFonts w:ascii="Arial" w:hAnsi="Arial" w:cs="Arial"/>
      <w:spacing w:val="8"/>
      <w:lang w:val="en-GB" w:eastAsia="zh-CN" w:bidi="ar-SA"/>
    </w:rPr>
  </w:style>
  <w:style w:type="character" w:customStyle="1" w:styleId="resultbody">
    <w:name w:val="resultbody"/>
    <w:basedOn w:val="DefaultParagraphFont"/>
    <w:rsid w:val="003356A6"/>
  </w:style>
  <w:style w:type="paragraph" w:customStyle="1" w:styleId="Section">
    <w:name w:val="Section"/>
    <w:aliases w:val="Heading"/>
    <w:basedOn w:val="BodyText"/>
    <w:rsid w:val="003356A6"/>
    <w:pPr>
      <w:ind w:left="360"/>
      <w:jc w:val="left"/>
    </w:pPr>
    <w:rPr>
      <w:rFonts w:ascii="Times New Roman" w:hAnsi="Times New Roman" w:cs="Times New Roman"/>
      <w:snapToGrid w:val="0"/>
      <w:spacing w:val="0"/>
      <w:lang w:val="en-US" w:eastAsia="en-US"/>
    </w:rPr>
  </w:style>
  <w:style w:type="paragraph" w:customStyle="1" w:styleId="tabletextwithtabs0">
    <w:name w:val="tabletextwithtabs"/>
    <w:basedOn w:val="Normal"/>
    <w:rsid w:val="003356A6"/>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paragraph" w:customStyle="1" w:styleId="paragraph1">
    <w:name w:val="paragraph"/>
    <w:basedOn w:val="Normal"/>
    <w:rsid w:val="003356A6"/>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character" w:customStyle="1" w:styleId="CharChar10">
    <w:name w:val="Char Char10"/>
    <w:locked/>
    <w:rsid w:val="00B7693C"/>
    <w:rPr>
      <w:rFonts w:ascii="Arial" w:hAnsi="Arial" w:cs="Arial"/>
      <w:noProof/>
      <w:spacing w:val="8"/>
      <w:lang w:eastAsia="zh-CN"/>
    </w:rPr>
  </w:style>
  <w:style w:type="character" w:customStyle="1" w:styleId="CharChar9">
    <w:name w:val="Char Char9"/>
    <w:locked/>
    <w:rsid w:val="00B7693C"/>
    <w:rPr>
      <w:rFonts w:ascii="Arial" w:hAnsi="Arial" w:cs="Arial"/>
      <w:noProof/>
      <w:spacing w:val="8"/>
      <w:lang w:eastAsia="zh-CN"/>
    </w:rPr>
  </w:style>
  <w:style w:type="character" w:customStyle="1" w:styleId="CharChar8">
    <w:name w:val="Char Char8"/>
    <w:locked/>
    <w:rsid w:val="00B7693C"/>
    <w:rPr>
      <w:rFonts w:ascii="Arial" w:hAnsi="Arial" w:cs="Arial"/>
      <w:noProof/>
      <w:spacing w:val="8"/>
      <w:lang w:eastAsia="zh-CN"/>
    </w:rPr>
  </w:style>
  <w:style w:type="character" w:customStyle="1" w:styleId="EmailStyle2041">
    <w:name w:val="EmailStyle2041"/>
    <w:rsid w:val="00B7693C"/>
    <w:rPr>
      <w:rFonts w:ascii="Arial" w:hAnsi="Arial" w:cs="Arial"/>
      <w:color w:val="000080"/>
      <w:sz w:val="20"/>
      <w:szCs w:val="20"/>
    </w:rPr>
  </w:style>
  <w:style w:type="character" w:customStyle="1" w:styleId="EmailStyle215">
    <w:name w:val="EmailStyle215"/>
    <w:semiHidden/>
    <w:rsid w:val="00B7693C"/>
    <w:rPr>
      <w:rFonts w:ascii="Arial" w:hAnsi="Arial" w:cs="Arial"/>
      <w:color w:val="000080"/>
      <w:sz w:val="20"/>
      <w:szCs w:val="20"/>
    </w:rPr>
  </w:style>
  <w:style w:type="character" w:customStyle="1" w:styleId="CharChar32">
    <w:name w:val="Char Char32"/>
    <w:locked/>
    <w:rsid w:val="00B7693C"/>
    <w:rPr>
      <w:rFonts w:ascii="Arial" w:hAnsi="Arial" w:cs="Arial"/>
      <w:noProof/>
      <w:spacing w:val="8"/>
      <w:lang w:eastAsia="zh-CN"/>
    </w:rPr>
  </w:style>
  <w:style w:type="character" w:customStyle="1" w:styleId="CharChar22">
    <w:name w:val="Char Char22"/>
    <w:locked/>
    <w:rsid w:val="00B7693C"/>
    <w:rPr>
      <w:rFonts w:ascii="Arial" w:hAnsi="Arial" w:cs="Arial"/>
      <w:noProof/>
      <w:spacing w:val="8"/>
      <w:lang w:eastAsia="zh-CN"/>
    </w:rPr>
  </w:style>
  <w:style w:type="character" w:customStyle="1" w:styleId="CharChar14">
    <w:name w:val="Char Char14"/>
    <w:locked/>
    <w:rsid w:val="00B7693C"/>
    <w:rPr>
      <w:rFonts w:ascii="Arial" w:hAnsi="Arial" w:cs="Arial"/>
      <w:noProof/>
      <w:spacing w:val="8"/>
      <w:lang w:eastAsia="zh-CN"/>
    </w:rPr>
  </w:style>
  <w:style w:type="character" w:customStyle="1" w:styleId="CharChar13">
    <w:name w:val="Char Char13"/>
    <w:locked/>
    <w:rsid w:val="00B7693C"/>
    <w:rPr>
      <w:rFonts w:ascii="Arial" w:hAnsi="Arial" w:cs="Arial"/>
      <w:noProof/>
      <w:spacing w:val="8"/>
      <w:lang w:eastAsia="zh-CN"/>
    </w:rPr>
  </w:style>
  <w:style w:type="character" w:customStyle="1" w:styleId="EmailStyle2321">
    <w:name w:val="EmailStyle2321"/>
    <w:rsid w:val="00B7693C"/>
    <w:rPr>
      <w:rFonts w:ascii="Arial" w:hAnsi="Arial" w:cs="Arial"/>
      <w:color w:val="000080"/>
      <w:sz w:val="20"/>
      <w:szCs w:val="20"/>
    </w:rPr>
  </w:style>
  <w:style w:type="character" w:customStyle="1" w:styleId="CharChar12">
    <w:name w:val="Char Char12"/>
    <w:locked/>
    <w:rsid w:val="00B7693C"/>
    <w:rPr>
      <w:rFonts w:ascii="Arial" w:hAnsi="Arial" w:cs="Arial"/>
      <w:spacing w:val="8"/>
      <w:lang w:val="en-GB" w:eastAsia="zh-CN"/>
    </w:rPr>
  </w:style>
  <w:style w:type="character" w:customStyle="1" w:styleId="CharChar7">
    <w:name w:val="Char Char7"/>
    <w:locked/>
    <w:rsid w:val="00B7693C"/>
    <w:rPr>
      <w:rFonts w:ascii="Arial" w:hAnsi="Arial" w:cs="Arial"/>
      <w:spacing w:val="8"/>
      <w:lang w:val="en-GB" w:eastAsia="zh-CN"/>
    </w:rPr>
  </w:style>
  <w:style w:type="character" w:customStyle="1" w:styleId="CharChar6">
    <w:name w:val="Char Char6"/>
    <w:locked/>
    <w:rsid w:val="00B7693C"/>
    <w:rPr>
      <w:rFonts w:ascii="Arial" w:hAnsi="Arial" w:cs="Arial"/>
      <w:noProof/>
      <w:color w:val="FF00FF"/>
      <w:spacing w:val="8"/>
      <w:sz w:val="24"/>
      <w:szCs w:val="24"/>
      <w:u w:val="wave"/>
    </w:rPr>
  </w:style>
  <w:style w:type="character" w:customStyle="1" w:styleId="CharChar5">
    <w:name w:val="Char Char5"/>
    <w:locked/>
    <w:rsid w:val="00B7693C"/>
    <w:rPr>
      <w:rFonts w:ascii="Courier New" w:hAnsi="Courier New" w:cs="Courier New"/>
    </w:rPr>
  </w:style>
  <w:style w:type="character" w:customStyle="1" w:styleId="CharChar111">
    <w:name w:val="Char Char111"/>
    <w:locked/>
    <w:rsid w:val="00B7693C"/>
    <w:rPr>
      <w:rFonts w:ascii="Arial" w:hAnsi="Arial" w:cs="Arial"/>
      <w:noProof/>
      <w:spacing w:val="8"/>
      <w:lang w:eastAsia="zh-CN"/>
    </w:rPr>
  </w:style>
  <w:style w:type="character" w:customStyle="1" w:styleId="CharChar41">
    <w:name w:val="Char Char41"/>
    <w:locked/>
    <w:rsid w:val="00B7693C"/>
    <w:rPr>
      <w:rFonts w:ascii="Arial" w:hAnsi="Arial" w:cs="Arial"/>
      <w:noProof/>
      <w:spacing w:val="8"/>
      <w:lang w:eastAsia="zh-CN"/>
    </w:rPr>
  </w:style>
  <w:style w:type="character" w:customStyle="1" w:styleId="EmailStyle2821">
    <w:name w:val="EmailStyle2821"/>
    <w:semiHidden/>
    <w:rsid w:val="00B7693C"/>
    <w:rPr>
      <w:rFonts w:ascii="Arial" w:hAnsi="Arial" w:cs="Arial"/>
      <w:color w:val="auto"/>
      <w:sz w:val="20"/>
      <w:szCs w:val="20"/>
    </w:rPr>
  </w:style>
  <w:style w:type="character" w:customStyle="1" w:styleId="ZchnZchn36">
    <w:name w:val="Zchn Zchn36"/>
    <w:rsid w:val="00B7693C"/>
    <w:rPr>
      <w:rFonts w:ascii="Arial" w:hAnsi="Arial" w:cs="Arial"/>
      <w:noProof/>
      <w:spacing w:val="8"/>
      <w:lang w:eastAsia="zh-CN"/>
    </w:rPr>
  </w:style>
  <w:style w:type="character" w:customStyle="1" w:styleId="ZchnZchn27">
    <w:name w:val="Zchn Zchn27"/>
    <w:rsid w:val="00B7693C"/>
    <w:rPr>
      <w:rFonts w:ascii="Arial" w:hAnsi="Arial" w:cs="Arial"/>
      <w:noProof/>
      <w:spacing w:val="8"/>
      <w:lang w:eastAsia="zh-CN"/>
    </w:rPr>
  </w:style>
  <w:style w:type="character" w:customStyle="1" w:styleId="ZchnZchn111">
    <w:name w:val="Zchn Zchn111"/>
    <w:rsid w:val="00B7693C"/>
    <w:rPr>
      <w:rFonts w:ascii="Arial" w:hAnsi="Arial" w:cs="Arial"/>
      <w:noProof/>
      <w:spacing w:val="8"/>
      <w:lang w:eastAsia="zh-CN"/>
    </w:rPr>
  </w:style>
  <w:style w:type="character" w:customStyle="1" w:styleId="ZchnZchn26">
    <w:name w:val="Zchn Zchn26"/>
    <w:rsid w:val="00B7693C"/>
    <w:rPr>
      <w:rFonts w:ascii="Arial" w:hAnsi="Arial" w:cs="Arial"/>
      <w:noProof/>
      <w:spacing w:val="8"/>
      <w:lang w:eastAsia="zh-CN"/>
    </w:rPr>
  </w:style>
  <w:style w:type="character" w:customStyle="1" w:styleId="MAIN-TITLEChar">
    <w:name w:val="MAIN-TITLE Char"/>
    <w:link w:val="MAIN-TITLE"/>
    <w:locked/>
    <w:rsid w:val="00B7693C"/>
    <w:rPr>
      <w:rFonts w:ascii="Arial" w:hAnsi="Arial" w:cs="Arial"/>
      <w:b/>
      <w:bCs/>
      <w:noProof/>
      <w:spacing w:val="8"/>
      <w:sz w:val="24"/>
      <w:szCs w:val="24"/>
      <w:lang w:eastAsia="zh-CN"/>
    </w:rPr>
  </w:style>
  <w:style w:type="paragraph" w:customStyle="1" w:styleId="Def1">
    <w:name w:val="Def1"/>
    <w:rsid w:val="00B7693C"/>
    <w:pPr>
      <w:widowControl w:val="0"/>
      <w:spacing w:after="80" w:line="240" w:lineRule="exact"/>
      <w:ind w:left="280"/>
    </w:pPr>
    <w:rPr>
      <w:sz w:val="21"/>
      <w:lang w:val="en-US" w:eastAsia="en-US"/>
    </w:rPr>
  </w:style>
  <w:style w:type="paragraph" w:customStyle="1" w:styleId="Style1">
    <w:name w:val="Style1"/>
    <w:basedOn w:val="Caption"/>
    <w:rsid w:val="00B7693C"/>
    <w:rPr>
      <w:b w:val="0"/>
      <w:i/>
    </w:rPr>
  </w:style>
  <w:style w:type="character" w:customStyle="1" w:styleId="FIGURE-titleChar">
    <w:name w:val="FIGURE-title Char"/>
    <w:link w:val="FIGURE-title"/>
    <w:locked/>
    <w:rsid w:val="00B7693C"/>
    <w:rPr>
      <w:rFonts w:ascii="Arial" w:hAnsi="Arial" w:cs="Arial"/>
      <w:b/>
      <w:bCs/>
      <w:noProof/>
      <w:spacing w:val="8"/>
      <w:lang w:eastAsia="zh-CN"/>
    </w:rPr>
  </w:style>
  <w:style w:type="character" w:customStyle="1" w:styleId="ListNumberChar1">
    <w:name w:val="List Number Char1"/>
    <w:rsid w:val="00B7693C"/>
    <w:rPr>
      <w:rFonts w:ascii="Arial" w:hAnsi="Arial" w:cs="Arial"/>
      <w:noProof/>
      <w:spacing w:val="8"/>
      <w:lang w:eastAsia="zh-CN"/>
    </w:rPr>
  </w:style>
  <w:style w:type="character" w:customStyle="1" w:styleId="HeaderChar">
    <w:name w:val="Header Char"/>
    <w:uiPriority w:val="99"/>
    <w:locked/>
    <w:rsid w:val="00B7693C"/>
    <w:rPr>
      <w:rFonts w:ascii="Arial" w:hAnsi="Arial" w:cs="Arial"/>
      <w:spacing w:val="8"/>
      <w:lang w:val="en-GB" w:eastAsia="zh-CN"/>
    </w:rPr>
  </w:style>
  <w:style w:type="character" w:customStyle="1" w:styleId="PARAGRAPHCharChar">
    <w:name w:val="PARAGRAPH Char Char"/>
    <w:rsid w:val="00B7693C"/>
    <w:rPr>
      <w:rFonts w:ascii="Arial" w:hAnsi="Arial" w:cs="Arial"/>
      <w:spacing w:val="8"/>
      <w:lang w:val="en-GB" w:eastAsia="zh-CN" w:bidi="ar-SA"/>
    </w:rPr>
  </w:style>
  <w:style w:type="character" w:customStyle="1" w:styleId="CONTINUECharChar">
    <w:name w:val="CONTINUE Char Char"/>
    <w:rsid w:val="00B7693C"/>
    <w:rPr>
      <w:rFonts w:ascii="Arial" w:hAnsi="Arial" w:cs="Arial"/>
      <w:spacing w:val="8"/>
      <w:lang w:val="en-GB" w:eastAsia="zh-CN" w:bidi="ar-SA"/>
    </w:rPr>
  </w:style>
  <w:style w:type="character" w:customStyle="1" w:styleId="ListChar">
    <w:name w:val="List Char"/>
    <w:locked/>
    <w:rsid w:val="00B7693C"/>
    <w:rPr>
      <w:rFonts w:ascii="Arial" w:hAnsi="Arial" w:cs="Arial"/>
      <w:noProof/>
      <w:spacing w:val="8"/>
      <w:lang w:eastAsia="zh-CN"/>
    </w:rPr>
  </w:style>
  <w:style w:type="table" w:styleId="TableTheme">
    <w:name w:val="Table Theme"/>
    <w:basedOn w:val="TableNormal"/>
    <w:rsid w:val="00B76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B7693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ProfileStyle">
    <w:name w:val="Table ProfileStyle"/>
    <w:basedOn w:val="TableGrid"/>
    <w:rsid w:val="00B7693C"/>
    <w:pPr>
      <w:jc w:val="left"/>
    </w:pPr>
    <w:rPr>
      <w:rFonts w:ascii="Arial" w:hAnsi="Arial" w:cs="Arial"/>
    </w:rPr>
    <w:tblPr/>
    <w:trPr>
      <w:cantSplit/>
    </w:trPr>
    <w:tblStylePr w:type="firstRow">
      <w:rPr>
        <w:rFonts w:cs="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000000" w:fill="FFFFFF"/>
      </w:tcPr>
    </w:tblStylePr>
  </w:style>
  <w:style w:type="character" w:customStyle="1" w:styleId="CharChar33">
    <w:name w:val="Char Char33"/>
    <w:rsid w:val="00B7693C"/>
    <w:rPr>
      <w:rFonts w:ascii="Arial" w:hAnsi="Arial" w:cs="Arial"/>
      <w:noProof/>
      <w:spacing w:val="8"/>
      <w:lang w:eastAsia="zh-CN"/>
    </w:rPr>
  </w:style>
  <w:style w:type="character" w:customStyle="1" w:styleId="CharChar23">
    <w:name w:val="Char Char23"/>
    <w:rsid w:val="00B7693C"/>
    <w:rPr>
      <w:rFonts w:ascii="Arial" w:hAnsi="Arial" w:cs="Arial"/>
      <w:noProof/>
      <w:spacing w:val="8"/>
      <w:lang w:eastAsia="zh-CN"/>
    </w:rPr>
  </w:style>
  <w:style w:type="character" w:customStyle="1" w:styleId="CharChar16">
    <w:name w:val="Char Char16"/>
    <w:rsid w:val="00B7693C"/>
    <w:rPr>
      <w:rFonts w:ascii="Arial" w:hAnsi="Arial" w:cs="Arial"/>
      <w:noProof/>
      <w:spacing w:val="8"/>
      <w:lang w:eastAsia="zh-CN"/>
    </w:rPr>
  </w:style>
  <w:style w:type="character" w:customStyle="1" w:styleId="CharChar15">
    <w:name w:val="Char Char15"/>
    <w:rsid w:val="00B7693C"/>
    <w:rPr>
      <w:rFonts w:ascii="Arial" w:hAnsi="Arial" w:cs="Arial"/>
      <w:noProof/>
      <w:spacing w:val="8"/>
      <w:lang w:eastAsia="zh-CN"/>
    </w:rPr>
  </w:style>
  <w:style w:type="character" w:customStyle="1" w:styleId="EmailStyle321">
    <w:name w:val="EmailStyle321"/>
    <w:semiHidden/>
    <w:rsid w:val="00B7693C"/>
    <w:rPr>
      <w:rFonts w:ascii="Arial" w:hAnsi="Arial" w:cs="Arial"/>
      <w:color w:val="000080"/>
      <w:sz w:val="20"/>
      <w:szCs w:val="20"/>
    </w:rPr>
  </w:style>
  <w:style w:type="character" w:customStyle="1" w:styleId="EmailStyle322">
    <w:name w:val="EmailStyle322"/>
    <w:semiHidden/>
    <w:rsid w:val="00B7693C"/>
    <w:rPr>
      <w:rFonts w:ascii="Arial" w:hAnsi="Arial" w:cs="Arial"/>
      <w:color w:val="000080"/>
      <w:sz w:val="20"/>
      <w:szCs w:val="20"/>
    </w:rPr>
  </w:style>
  <w:style w:type="character" w:customStyle="1" w:styleId="CharChar112">
    <w:name w:val="Char Char112"/>
    <w:locked/>
    <w:rsid w:val="00B7693C"/>
    <w:rPr>
      <w:rFonts w:ascii="Arial" w:hAnsi="Arial" w:cs="Arial"/>
      <w:noProof/>
      <w:spacing w:val="8"/>
      <w:lang w:eastAsia="zh-CN"/>
    </w:rPr>
  </w:style>
  <w:style w:type="character" w:customStyle="1" w:styleId="CharChar101">
    <w:name w:val="Char Char101"/>
    <w:locked/>
    <w:rsid w:val="00B7693C"/>
    <w:rPr>
      <w:rFonts w:ascii="Arial" w:hAnsi="Arial" w:cs="Arial"/>
      <w:noProof/>
      <w:spacing w:val="8"/>
      <w:lang w:eastAsia="zh-CN"/>
    </w:rPr>
  </w:style>
  <w:style w:type="character" w:customStyle="1" w:styleId="CharChar91">
    <w:name w:val="Char Char91"/>
    <w:locked/>
    <w:rsid w:val="00B7693C"/>
    <w:rPr>
      <w:rFonts w:ascii="Arial" w:hAnsi="Arial" w:cs="Arial"/>
      <w:noProof/>
      <w:spacing w:val="8"/>
      <w:lang w:eastAsia="zh-CN"/>
    </w:rPr>
  </w:style>
  <w:style w:type="character" w:customStyle="1" w:styleId="CharChar81">
    <w:name w:val="Char Char81"/>
    <w:locked/>
    <w:rsid w:val="00B7693C"/>
    <w:rPr>
      <w:rFonts w:ascii="Arial" w:hAnsi="Arial" w:cs="Arial"/>
      <w:noProof/>
      <w:spacing w:val="8"/>
      <w:lang w:eastAsia="zh-CN"/>
    </w:rPr>
  </w:style>
  <w:style w:type="character" w:customStyle="1" w:styleId="CharChar51">
    <w:name w:val="Char Char51"/>
    <w:rsid w:val="00B7693C"/>
    <w:rPr>
      <w:rFonts w:ascii="Courier New" w:hAnsi="Courier New" w:cs="Courier New"/>
      <w:lang w:val="en-US" w:eastAsia="en-US" w:bidi="ar-SA"/>
    </w:rPr>
  </w:style>
  <w:style w:type="character" w:customStyle="1" w:styleId="CharChar42">
    <w:name w:val="Char Char42"/>
    <w:rsid w:val="00B7693C"/>
    <w:rPr>
      <w:rFonts w:ascii="Arial" w:hAnsi="Arial" w:cs="Arial"/>
      <w:spacing w:val="8"/>
      <w:lang w:val="en-GB" w:eastAsia="zh-CN" w:bidi="ar-SA"/>
    </w:rPr>
  </w:style>
  <w:style w:type="character" w:customStyle="1" w:styleId="CharChar71">
    <w:name w:val="Char Char71"/>
    <w:rsid w:val="00B7693C"/>
    <w:rPr>
      <w:rFonts w:ascii="Arial" w:hAnsi="Arial" w:cs="Arial"/>
      <w:spacing w:val="8"/>
      <w:lang w:val="en-GB" w:eastAsia="zh-CN" w:bidi="ar-SA"/>
    </w:rPr>
  </w:style>
  <w:style w:type="character" w:customStyle="1" w:styleId="CharChar61">
    <w:name w:val="Char Char61"/>
    <w:rsid w:val="00B7693C"/>
    <w:rPr>
      <w:rFonts w:ascii="Arial" w:hAnsi="Arial" w:cs="Arial"/>
      <w:noProof/>
      <w:color w:val="FF00FF"/>
      <w:spacing w:val="8"/>
      <w:sz w:val="24"/>
      <w:szCs w:val="24"/>
      <w:u w:val="wave"/>
      <w:lang w:val="en-US" w:eastAsia="en-US" w:bidi="ar-SA"/>
    </w:rPr>
  </w:style>
  <w:style w:type="character" w:customStyle="1" w:styleId="EmailStyle331">
    <w:name w:val="EmailStyle331"/>
    <w:rsid w:val="00B7693C"/>
    <w:rPr>
      <w:rFonts w:ascii="Arial" w:hAnsi="Arial" w:cs="Arial"/>
      <w:color w:val="000080"/>
      <w:sz w:val="20"/>
      <w:szCs w:val="20"/>
    </w:rPr>
  </w:style>
  <w:style w:type="character" w:customStyle="1" w:styleId="CharChar121">
    <w:name w:val="Char Char121"/>
    <w:rsid w:val="00B7693C"/>
    <w:rPr>
      <w:rFonts w:ascii="Arial" w:hAnsi="Arial" w:cs="Arial"/>
      <w:spacing w:val="8"/>
      <w:lang w:val="en-GB" w:eastAsia="zh-CN" w:bidi="ar-SA"/>
    </w:rPr>
  </w:style>
  <w:style w:type="character" w:customStyle="1" w:styleId="EmailStyle333">
    <w:name w:val="EmailStyle333"/>
    <w:semiHidden/>
    <w:rsid w:val="00B7693C"/>
    <w:rPr>
      <w:rFonts w:ascii="Arial" w:hAnsi="Arial" w:cs="Arial"/>
      <w:color w:val="auto"/>
      <w:sz w:val="20"/>
      <w:szCs w:val="20"/>
    </w:rPr>
  </w:style>
  <w:style w:type="character" w:customStyle="1" w:styleId="ZchnZchn31">
    <w:name w:val="Zchn Zchn31"/>
    <w:rsid w:val="00B7693C"/>
    <w:rPr>
      <w:rFonts w:ascii="Arial" w:hAnsi="Arial" w:cs="Arial"/>
      <w:noProof/>
      <w:spacing w:val="8"/>
      <w:lang w:eastAsia="zh-CN"/>
    </w:rPr>
  </w:style>
  <w:style w:type="character" w:customStyle="1" w:styleId="ZchnZchn21">
    <w:name w:val="Zchn Zchn21"/>
    <w:rsid w:val="00B7693C"/>
    <w:rPr>
      <w:rFonts w:ascii="Arial" w:hAnsi="Arial" w:cs="Arial"/>
      <w:noProof/>
      <w:spacing w:val="8"/>
      <w:lang w:eastAsia="zh-CN"/>
    </w:rPr>
  </w:style>
  <w:style w:type="character" w:customStyle="1" w:styleId="ZchnZchn11">
    <w:name w:val="Zchn Zchn11"/>
    <w:rsid w:val="00B7693C"/>
    <w:rPr>
      <w:rFonts w:ascii="Arial" w:hAnsi="Arial" w:cs="Arial"/>
      <w:noProof/>
      <w:spacing w:val="8"/>
      <w:lang w:eastAsia="zh-CN"/>
    </w:rPr>
  </w:style>
  <w:style w:type="character" w:customStyle="1" w:styleId="ZchnZchn4">
    <w:name w:val="Zchn Zchn4"/>
    <w:rsid w:val="00B7693C"/>
    <w:rPr>
      <w:rFonts w:ascii="Arial" w:hAnsi="Arial" w:cs="Arial"/>
      <w:noProof/>
      <w:spacing w:val="8"/>
      <w:lang w:eastAsia="zh-CN"/>
    </w:rPr>
  </w:style>
  <w:style w:type="character" w:customStyle="1" w:styleId="CharChar113">
    <w:name w:val="Char Char113"/>
    <w:rsid w:val="00B7693C"/>
    <w:rPr>
      <w:rFonts w:ascii="Arial" w:hAnsi="Arial" w:cs="Arial"/>
      <w:noProof/>
      <w:spacing w:val="8"/>
      <w:lang w:eastAsia="zh-CN"/>
    </w:rPr>
  </w:style>
  <w:style w:type="character" w:customStyle="1" w:styleId="CharChar102">
    <w:name w:val="Char Char102"/>
    <w:rsid w:val="00B7693C"/>
    <w:rPr>
      <w:rFonts w:ascii="Arial" w:hAnsi="Arial" w:cs="Arial"/>
      <w:noProof/>
      <w:spacing w:val="8"/>
      <w:lang w:eastAsia="zh-CN"/>
    </w:rPr>
  </w:style>
  <w:style w:type="character" w:customStyle="1" w:styleId="CharChar92">
    <w:name w:val="Char Char92"/>
    <w:rsid w:val="00B7693C"/>
    <w:rPr>
      <w:rFonts w:ascii="Arial" w:hAnsi="Arial" w:cs="Arial"/>
      <w:noProof/>
      <w:spacing w:val="8"/>
      <w:lang w:eastAsia="zh-CN"/>
    </w:rPr>
  </w:style>
  <w:style w:type="character" w:customStyle="1" w:styleId="CharChar82">
    <w:name w:val="Char Char82"/>
    <w:rsid w:val="00B7693C"/>
    <w:rPr>
      <w:rFonts w:ascii="Arial" w:hAnsi="Arial" w:cs="Arial"/>
      <w:noProof/>
      <w:spacing w:val="8"/>
      <w:lang w:eastAsia="zh-CN"/>
    </w:rPr>
  </w:style>
  <w:style w:type="character" w:customStyle="1" w:styleId="EmailStyle3421">
    <w:name w:val="EmailStyle3421"/>
    <w:rsid w:val="00B7693C"/>
    <w:rPr>
      <w:rFonts w:ascii="Arial" w:hAnsi="Arial" w:cs="Arial"/>
      <w:color w:val="000080"/>
      <w:sz w:val="20"/>
      <w:szCs w:val="20"/>
    </w:rPr>
  </w:style>
  <w:style w:type="character" w:customStyle="1" w:styleId="EmailStyle3431">
    <w:name w:val="EmailStyle3431"/>
    <w:rsid w:val="00B7693C"/>
    <w:rPr>
      <w:rFonts w:ascii="Arial" w:hAnsi="Arial" w:cs="Arial"/>
      <w:color w:val="000080"/>
      <w:sz w:val="20"/>
      <w:szCs w:val="20"/>
    </w:rPr>
  </w:style>
  <w:style w:type="character" w:customStyle="1" w:styleId="CharChar122">
    <w:name w:val="Char Char122"/>
    <w:rsid w:val="00B7693C"/>
    <w:rPr>
      <w:rFonts w:ascii="Arial" w:hAnsi="Arial" w:cs="Arial"/>
      <w:spacing w:val="8"/>
      <w:lang w:val="en-GB" w:eastAsia="zh-CN"/>
    </w:rPr>
  </w:style>
  <w:style w:type="character" w:customStyle="1" w:styleId="CharChar34">
    <w:name w:val="Char Char34"/>
    <w:rsid w:val="00B7693C"/>
    <w:rPr>
      <w:rFonts w:ascii="Arial" w:hAnsi="Arial" w:cs="Arial"/>
      <w:noProof/>
      <w:spacing w:val="8"/>
      <w:lang w:eastAsia="zh-CN"/>
    </w:rPr>
  </w:style>
  <w:style w:type="character" w:customStyle="1" w:styleId="CharChar24">
    <w:name w:val="Char Char24"/>
    <w:rsid w:val="00B7693C"/>
    <w:rPr>
      <w:rFonts w:ascii="Arial" w:hAnsi="Arial" w:cs="Arial"/>
      <w:noProof/>
      <w:spacing w:val="8"/>
      <w:lang w:eastAsia="zh-CN"/>
    </w:rPr>
  </w:style>
  <w:style w:type="character" w:customStyle="1" w:styleId="CharChar18">
    <w:name w:val="Char Char18"/>
    <w:rsid w:val="00B7693C"/>
    <w:rPr>
      <w:rFonts w:ascii="Arial" w:hAnsi="Arial" w:cs="Arial"/>
      <w:noProof/>
      <w:spacing w:val="8"/>
      <w:lang w:eastAsia="zh-CN"/>
    </w:rPr>
  </w:style>
  <w:style w:type="character" w:customStyle="1" w:styleId="CharChar17">
    <w:name w:val="Char Char17"/>
    <w:rsid w:val="00B7693C"/>
    <w:rPr>
      <w:rFonts w:ascii="Arial" w:hAnsi="Arial" w:cs="Arial"/>
      <w:noProof/>
      <w:spacing w:val="8"/>
      <w:lang w:eastAsia="zh-CN"/>
    </w:rPr>
  </w:style>
  <w:style w:type="character" w:customStyle="1" w:styleId="EmailStyle3491">
    <w:name w:val="EmailStyle3491"/>
    <w:semiHidden/>
    <w:rsid w:val="00B7693C"/>
    <w:rPr>
      <w:rFonts w:ascii="Arial" w:hAnsi="Arial" w:cs="Arial"/>
      <w:color w:val="000080"/>
      <w:sz w:val="20"/>
      <w:szCs w:val="20"/>
    </w:rPr>
  </w:style>
  <w:style w:type="character" w:customStyle="1" w:styleId="CharChar72">
    <w:name w:val="Char Char72"/>
    <w:rsid w:val="00B7693C"/>
    <w:rPr>
      <w:rFonts w:ascii="Arial" w:hAnsi="Arial" w:cs="Arial"/>
      <w:spacing w:val="8"/>
      <w:lang w:val="en-GB" w:eastAsia="zh-CN"/>
    </w:rPr>
  </w:style>
  <w:style w:type="character" w:customStyle="1" w:styleId="CharChar62">
    <w:name w:val="Char Char62"/>
    <w:rsid w:val="00B7693C"/>
    <w:rPr>
      <w:rFonts w:ascii="Arial" w:hAnsi="Arial" w:cs="Arial"/>
      <w:noProof/>
      <w:color w:val="FF00FF"/>
      <w:spacing w:val="8"/>
      <w:sz w:val="24"/>
      <w:szCs w:val="24"/>
      <w:u w:val="wave"/>
    </w:rPr>
  </w:style>
  <w:style w:type="character" w:customStyle="1" w:styleId="CharChar52">
    <w:name w:val="Char Char52"/>
    <w:rsid w:val="00B7693C"/>
    <w:rPr>
      <w:rFonts w:ascii="Courier New" w:hAnsi="Courier New" w:cs="Courier New"/>
    </w:rPr>
  </w:style>
  <w:style w:type="character" w:customStyle="1" w:styleId="CharChar43">
    <w:name w:val="Char Char43"/>
    <w:rsid w:val="00B7693C"/>
    <w:rPr>
      <w:rFonts w:ascii="Arial" w:hAnsi="Arial" w:cs="Arial"/>
      <w:spacing w:val="8"/>
      <w:lang w:val="en-GB" w:eastAsia="zh-CN"/>
    </w:rPr>
  </w:style>
  <w:style w:type="character" w:customStyle="1" w:styleId="EmailStyle3541">
    <w:name w:val="EmailStyle3541"/>
    <w:semiHidden/>
    <w:rsid w:val="00B7693C"/>
    <w:rPr>
      <w:rFonts w:ascii="Arial" w:hAnsi="Arial" w:cs="Arial"/>
      <w:color w:val="auto"/>
      <w:sz w:val="20"/>
      <w:szCs w:val="20"/>
    </w:rPr>
  </w:style>
  <w:style w:type="character" w:customStyle="1" w:styleId="ZchnZchn32">
    <w:name w:val="Zchn Zchn32"/>
    <w:rsid w:val="00B7693C"/>
    <w:rPr>
      <w:rFonts w:ascii="Arial" w:hAnsi="Arial" w:cs="Arial"/>
      <w:noProof/>
      <w:spacing w:val="8"/>
      <w:lang w:eastAsia="zh-CN"/>
    </w:rPr>
  </w:style>
  <w:style w:type="character" w:customStyle="1" w:styleId="ZchnZchn22">
    <w:name w:val="Zchn Zchn22"/>
    <w:rsid w:val="00B7693C"/>
    <w:rPr>
      <w:rFonts w:ascii="Arial" w:hAnsi="Arial" w:cs="Arial"/>
      <w:noProof/>
      <w:spacing w:val="8"/>
      <w:lang w:eastAsia="zh-CN"/>
    </w:rPr>
  </w:style>
  <w:style w:type="character" w:customStyle="1" w:styleId="ZchnZchn12">
    <w:name w:val="Zchn Zchn12"/>
    <w:rsid w:val="00B7693C"/>
    <w:rPr>
      <w:rFonts w:ascii="Arial" w:hAnsi="Arial" w:cs="Arial"/>
      <w:noProof/>
      <w:spacing w:val="8"/>
      <w:lang w:eastAsia="zh-CN"/>
    </w:rPr>
  </w:style>
  <w:style w:type="character" w:customStyle="1" w:styleId="ZchnZchn5">
    <w:name w:val="Zchn Zchn5"/>
    <w:rsid w:val="00B7693C"/>
    <w:rPr>
      <w:rFonts w:ascii="Arial" w:hAnsi="Arial" w:cs="Arial"/>
      <w:noProof/>
      <w:spacing w:val="8"/>
      <w:lang w:eastAsia="zh-CN"/>
    </w:rPr>
  </w:style>
  <w:style w:type="character" w:customStyle="1" w:styleId="EmailStyle2042">
    <w:name w:val="EmailStyle2042"/>
    <w:rsid w:val="00B7693C"/>
    <w:rPr>
      <w:rFonts w:ascii="Arial" w:hAnsi="Arial" w:cs="Arial"/>
      <w:color w:val="000080"/>
      <w:sz w:val="20"/>
      <w:szCs w:val="20"/>
    </w:rPr>
  </w:style>
  <w:style w:type="character" w:customStyle="1" w:styleId="EmailStyle2152">
    <w:name w:val="EmailStyle2152"/>
    <w:semiHidden/>
    <w:rsid w:val="00B7693C"/>
    <w:rPr>
      <w:rFonts w:ascii="Arial" w:hAnsi="Arial" w:cs="Arial"/>
      <w:color w:val="000080"/>
      <w:sz w:val="20"/>
      <w:szCs w:val="20"/>
    </w:rPr>
  </w:style>
  <w:style w:type="character" w:customStyle="1" w:styleId="EmailStyle232">
    <w:name w:val="EmailStyle232"/>
    <w:rsid w:val="00B7693C"/>
    <w:rPr>
      <w:rFonts w:ascii="Arial" w:hAnsi="Arial" w:cs="Arial"/>
      <w:color w:val="000080"/>
      <w:sz w:val="20"/>
      <w:szCs w:val="20"/>
    </w:rPr>
  </w:style>
  <w:style w:type="character" w:customStyle="1" w:styleId="EmailStyle282">
    <w:name w:val="EmailStyle282"/>
    <w:semiHidden/>
    <w:rsid w:val="00B7693C"/>
    <w:rPr>
      <w:rFonts w:ascii="Arial" w:hAnsi="Arial" w:cs="Arial"/>
      <w:color w:val="auto"/>
      <w:sz w:val="20"/>
      <w:szCs w:val="20"/>
    </w:rPr>
  </w:style>
  <w:style w:type="character" w:customStyle="1" w:styleId="EmailStyle324">
    <w:name w:val="EmailStyle324"/>
    <w:semiHidden/>
    <w:rsid w:val="00B7693C"/>
    <w:rPr>
      <w:rFonts w:ascii="Arial" w:hAnsi="Arial" w:cs="Arial"/>
      <w:color w:val="000080"/>
      <w:sz w:val="20"/>
      <w:szCs w:val="20"/>
    </w:rPr>
  </w:style>
  <w:style w:type="character" w:customStyle="1" w:styleId="EmailStyle325">
    <w:name w:val="EmailStyle325"/>
    <w:semiHidden/>
    <w:rsid w:val="00B7693C"/>
    <w:rPr>
      <w:rFonts w:ascii="Arial" w:hAnsi="Arial" w:cs="Arial"/>
      <w:color w:val="000080"/>
      <w:sz w:val="20"/>
      <w:szCs w:val="20"/>
    </w:rPr>
  </w:style>
  <w:style w:type="character" w:customStyle="1" w:styleId="EmailStyle334">
    <w:name w:val="EmailStyle334"/>
    <w:rsid w:val="00B7693C"/>
    <w:rPr>
      <w:rFonts w:ascii="Arial" w:hAnsi="Arial" w:cs="Arial"/>
      <w:color w:val="000080"/>
      <w:sz w:val="20"/>
      <w:szCs w:val="20"/>
    </w:rPr>
  </w:style>
  <w:style w:type="character" w:customStyle="1" w:styleId="EmailStyle336">
    <w:name w:val="EmailStyle336"/>
    <w:semiHidden/>
    <w:rsid w:val="00B7693C"/>
    <w:rPr>
      <w:rFonts w:ascii="Arial" w:hAnsi="Arial" w:cs="Arial"/>
      <w:color w:val="auto"/>
      <w:sz w:val="20"/>
      <w:szCs w:val="20"/>
    </w:rPr>
  </w:style>
  <w:style w:type="character" w:customStyle="1" w:styleId="EmailStyle226">
    <w:name w:val="EmailStyle226"/>
    <w:rsid w:val="00B7693C"/>
    <w:rPr>
      <w:rFonts w:ascii="Arial" w:hAnsi="Arial" w:cs="Arial"/>
      <w:color w:val="000080"/>
      <w:sz w:val="20"/>
      <w:szCs w:val="20"/>
    </w:rPr>
  </w:style>
  <w:style w:type="character" w:customStyle="1" w:styleId="EmailStyle234">
    <w:name w:val="EmailStyle234"/>
    <w:rsid w:val="00B7693C"/>
    <w:rPr>
      <w:rFonts w:ascii="Arial" w:hAnsi="Arial" w:cs="Arial"/>
      <w:color w:val="000080"/>
      <w:sz w:val="20"/>
      <w:szCs w:val="20"/>
    </w:rPr>
  </w:style>
  <w:style w:type="character" w:customStyle="1" w:styleId="EmailStyle256">
    <w:name w:val="EmailStyle256"/>
    <w:semiHidden/>
    <w:rsid w:val="00B7693C"/>
    <w:rPr>
      <w:rFonts w:ascii="Arial" w:hAnsi="Arial" w:cs="Arial"/>
      <w:color w:val="000080"/>
      <w:sz w:val="20"/>
      <w:szCs w:val="20"/>
    </w:rPr>
  </w:style>
  <w:style w:type="character" w:customStyle="1" w:styleId="EmailStyle285">
    <w:name w:val="EmailStyle285"/>
    <w:semiHidden/>
    <w:rsid w:val="00B7693C"/>
    <w:rPr>
      <w:rFonts w:ascii="Arial" w:hAnsi="Arial" w:cs="Arial"/>
      <w:color w:val="auto"/>
      <w:sz w:val="20"/>
      <w:szCs w:val="20"/>
    </w:rPr>
  </w:style>
  <w:style w:type="character" w:customStyle="1" w:styleId="EmailStyle316">
    <w:name w:val="EmailStyle316"/>
    <w:rsid w:val="00B7693C"/>
    <w:rPr>
      <w:rFonts w:ascii="Arial" w:hAnsi="Arial" w:cs="Arial"/>
      <w:color w:val="000080"/>
      <w:sz w:val="20"/>
      <w:szCs w:val="20"/>
    </w:rPr>
  </w:style>
  <w:style w:type="character" w:customStyle="1" w:styleId="EmailStyle317">
    <w:name w:val="EmailStyle317"/>
    <w:semiHidden/>
    <w:rsid w:val="00B7693C"/>
    <w:rPr>
      <w:rFonts w:ascii="Arial" w:hAnsi="Arial" w:cs="Arial"/>
      <w:color w:val="000080"/>
      <w:sz w:val="20"/>
      <w:szCs w:val="20"/>
    </w:rPr>
  </w:style>
  <w:style w:type="character" w:customStyle="1" w:styleId="EmailStyle329">
    <w:name w:val="EmailStyle329"/>
    <w:semiHidden/>
    <w:rsid w:val="00B7693C"/>
    <w:rPr>
      <w:rFonts w:ascii="Arial" w:hAnsi="Arial" w:cs="Arial"/>
      <w:color w:val="auto"/>
      <w:sz w:val="20"/>
      <w:szCs w:val="20"/>
    </w:rPr>
  </w:style>
  <w:style w:type="character" w:customStyle="1" w:styleId="EmailStyle345">
    <w:name w:val="EmailStyle345"/>
    <w:semiHidden/>
    <w:rsid w:val="00B7693C"/>
    <w:rPr>
      <w:rFonts w:ascii="Arial" w:hAnsi="Arial" w:cs="Arial"/>
      <w:color w:val="000080"/>
      <w:sz w:val="20"/>
      <w:szCs w:val="20"/>
    </w:rPr>
  </w:style>
  <w:style w:type="character" w:customStyle="1" w:styleId="EmailStyle346">
    <w:name w:val="EmailStyle346"/>
    <w:semiHidden/>
    <w:rsid w:val="00B7693C"/>
    <w:rPr>
      <w:rFonts w:ascii="Arial" w:hAnsi="Arial" w:cs="Arial"/>
      <w:color w:val="000080"/>
      <w:sz w:val="20"/>
      <w:szCs w:val="20"/>
    </w:rPr>
  </w:style>
  <w:style w:type="character" w:customStyle="1" w:styleId="EmailStyle355">
    <w:name w:val="EmailStyle355"/>
    <w:rsid w:val="00B7693C"/>
    <w:rPr>
      <w:rFonts w:ascii="Arial" w:hAnsi="Arial" w:cs="Arial"/>
      <w:color w:val="000080"/>
      <w:sz w:val="20"/>
      <w:szCs w:val="20"/>
    </w:rPr>
  </w:style>
  <w:style w:type="character" w:customStyle="1" w:styleId="EmailStyle357">
    <w:name w:val="EmailStyle357"/>
    <w:semiHidden/>
    <w:rsid w:val="00B7693C"/>
    <w:rPr>
      <w:rFonts w:ascii="Arial" w:hAnsi="Arial" w:cs="Arial"/>
      <w:color w:val="auto"/>
      <w:sz w:val="20"/>
      <w:szCs w:val="20"/>
    </w:rPr>
  </w:style>
  <w:style w:type="character" w:customStyle="1" w:styleId="CONTINUECharChar1">
    <w:name w:val="CONTINUE Char Char1"/>
    <w:rsid w:val="00B7693C"/>
    <w:rPr>
      <w:rFonts w:ascii="Arial" w:hAnsi="Arial" w:cs="Arial"/>
      <w:noProof/>
      <w:spacing w:val="8"/>
      <w:lang w:eastAsia="zh-CN"/>
    </w:rPr>
  </w:style>
  <w:style w:type="character" w:customStyle="1" w:styleId="termdef">
    <w:name w:val="termdef"/>
    <w:rsid w:val="00EB4C87"/>
    <w:rPr>
      <w:color w:val="850021"/>
    </w:rPr>
  </w:style>
  <w:style w:type="character" w:customStyle="1" w:styleId="EmailStyle2045">
    <w:name w:val="EmailStyle2045"/>
    <w:rsid w:val="00523A78"/>
    <w:rPr>
      <w:rFonts w:ascii="Arial" w:hAnsi="Arial" w:cs="Arial"/>
      <w:color w:val="000080"/>
      <w:sz w:val="20"/>
      <w:szCs w:val="20"/>
    </w:rPr>
  </w:style>
  <w:style w:type="character" w:customStyle="1" w:styleId="EmailStyle2155">
    <w:name w:val="EmailStyle2155"/>
    <w:semiHidden/>
    <w:rsid w:val="00523A78"/>
    <w:rPr>
      <w:rFonts w:ascii="Arial" w:hAnsi="Arial" w:cs="Arial"/>
      <w:color w:val="000080"/>
      <w:sz w:val="20"/>
      <w:szCs w:val="20"/>
    </w:rPr>
  </w:style>
  <w:style w:type="character" w:customStyle="1" w:styleId="EmailStyle2324">
    <w:name w:val="EmailStyle2324"/>
    <w:rsid w:val="00523A78"/>
    <w:rPr>
      <w:rFonts w:ascii="Arial" w:hAnsi="Arial" w:cs="Arial"/>
      <w:color w:val="000080"/>
      <w:sz w:val="20"/>
      <w:szCs w:val="20"/>
    </w:rPr>
  </w:style>
  <w:style w:type="character" w:customStyle="1" w:styleId="EmailStyle2824">
    <w:name w:val="EmailStyle2824"/>
    <w:semiHidden/>
    <w:rsid w:val="00523A78"/>
    <w:rPr>
      <w:rFonts w:ascii="Arial" w:hAnsi="Arial" w:cs="Arial"/>
      <w:color w:val="auto"/>
      <w:sz w:val="20"/>
      <w:szCs w:val="20"/>
    </w:rPr>
  </w:style>
  <w:style w:type="character" w:customStyle="1" w:styleId="EmailStyle3213">
    <w:name w:val="EmailStyle3213"/>
    <w:semiHidden/>
    <w:rsid w:val="00523A78"/>
    <w:rPr>
      <w:rFonts w:ascii="Arial" w:hAnsi="Arial" w:cs="Arial"/>
      <w:color w:val="000080"/>
      <w:sz w:val="20"/>
      <w:szCs w:val="20"/>
    </w:rPr>
  </w:style>
  <w:style w:type="character" w:customStyle="1" w:styleId="EmailStyle3223">
    <w:name w:val="EmailStyle3223"/>
    <w:semiHidden/>
    <w:rsid w:val="00523A78"/>
    <w:rPr>
      <w:rFonts w:ascii="Arial" w:hAnsi="Arial" w:cs="Arial"/>
      <w:color w:val="000080"/>
      <w:sz w:val="20"/>
      <w:szCs w:val="20"/>
    </w:rPr>
  </w:style>
  <w:style w:type="character" w:customStyle="1" w:styleId="EmailStyle3313">
    <w:name w:val="EmailStyle3313"/>
    <w:rsid w:val="00523A78"/>
    <w:rPr>
      <w:rFonts w:ascii="Arial" w:hAnsi="Arial" w:cs="Arial"/>
      <w:color w:val="000080"/>
      <w:sz w:val="20"/>
      <w:szCs w:val="20"/>
    </w:rPr>
  </w:style>
  <w:style w:type="character" w:customStyle="1" w:styleId="EmailStyle3333">
    <w:name w:val="EmailStyle3333"/>
    <w:semiHidden/>
    <w:rsid w:val="00523A78"/>
    <w:rPr>
      <w:rFonts w:ascii="Arial" w:hAnsi="Arial" w:cs="Arial"/>
      <w:color w:val="auto"/>
      <w:sz w:val="20"/>
      <w:szCs w:val="20"/>
    </w:rPr>
  </w:style>
  <w:style w:type="character" w:customStyle="1" w:styleId="EmailStyle3423">
    <w:name w:val="EmailStyle3423"/>
    <w:rsid w:val="00523A78"/>
    <w:rPr>
      <w:rFonts w:ascii="Arial" w:hAnsi="Arial" w:cs="Arial"/>
      <w:color w:val="000080"/>
      <w:sz w:val="20"/>
      <w:szCs w:val="20"/>
    </w:rPr>
  </w:style>
  <w:style w:type="character" w:customStyle="1" w:styleId="EmailStyle3433">
    <w:name w:val="EmailStyle3433"/>
    <w:rsid w:val="00523A78"/>
    <w:rPr>
      <w:rFonts w:ascii="Arial" w:hAnsi="Arial" w:cs="Arial"/>
      <w:color w:val="000080"/>
      <w:sz w:val="20"/>
      <w:szCs w:val="20"/>
    </w:rPr>
  </w:style>
  <w:style w:type="character" w:customStyle="1" w:styleId="EmailStyle3493">
    <w:name w:val="EmailStyle3493"/>
    <w:semiHidden/>
    <w:rsid w:val="00523A78"/>
    <w:rPr>
      <w:rFonts w:ascii="Arial" w:hAnsi="Arial" w:cs="Arial"/>
      <w:color w:val="000080"/>
      <w:sz w:val="20"/>
      <w:szCs w:val="20"/>
    </w:rPr>
  </w:style>
  <w:style w:type="character" w:customStyle="1" w:styleId="EmailStyle3543">
    <w:name w:val="EmailStyle3543"/>
    <w:semiHidden/>
    <w:rsid w:val="00523A78"/>
    <w:rPr>
      <w:rFonts w:ascii="Arial" w:hAnsi="Arial" w:cs="Arial"/>
      <w:color w:val="auto"/>
      <w:sz w:val="20"/>
      <w:szCs w:val="20"/>
    </w:rPr>
  </w:style>
  <w:style w:type="character" w:customStyle="1" w:styleId="CharChar114">
    <w:name w:val="Char Char114"/>
    <w:rsid w:val="00523A78"/>
  </w:style>
  <w:style w:type="character" w:customStyle="1" w:styleId="CharChar103">
    <w:name w:val="Char Char103"/>
    <w:rsid w:val="00523A78"/>
  </w:style>
  <w:style w:type="character" w:customStyle="1" w:styleId="CharChar93">
    <w:name w:val="Char Char93"/>
    <w:rsid w:val="00523A78"/>
  </w:style>
  <w:style w:type="character" w:customStyle="1" w:styleId="CharChar83">
    <w:name w:val="Char Char83"/>
    <w:rsid w:val="00523A78"/>
  </w:style>
  <w:style w:type="character" w:customStyle="1" w:styleId="EmailStyle3632">
    <w:name w:val="EmailStyle3632"/>
    <w:rsid w:val="00523A78"/>
    <w:rPr>
      <w:rFonts w:ascii="Arial" w:hAnsi="Arial" w:cs="Arial"/>
      <w:color w:val="000080"/>
      <w:sz w:val="20"/>
      <w:szCs w:val="20"/>
    </w:rPr>
  </w:style>
  <w:style w:type="character" w:customStyle="1" w:styleId="EmailStyle3642">
    <w:name w:val="EmailStyle3642"/>
    <w:rsid w:val="00523A78"/>
    <w:rPr>
      <w:rFonts w:ascii="Arial" w:hAnsi="Arial" w:cs="Arial"/>
      <w:color w:val="000080"/>
      <w:sz w:val="20"/>
      <w:szCs w:val="20"/>
    </w:rPr>
  </w:style>
  <w:style w:type="character" w:customStyle="1" w:styleId="CharChar123">
    <w:name w:val="Char Char123"/>
    <w:rsid w:val="00523A78"/>
    <w:rPr>
      <w:rFonts w:ascii="Arial" w:hAnsi="Arial" w:cs="Arial"/>
      <w:spacing w:val="8"/>
      <w:lang w:val="en-GB" w:eastAsia="zh-CN"/>
    </w:rPr>
  </w:style>
  <w:style w:type="character" w:customStyle="1" w:styleId="CharChar35">
    <w:name w:val="Char Char35"/>
    <w:rsid w:val="00523A78"/>
  </w:style>
  <w:style w:type="character" w:customStyle="1" w:styleId="CharChar25">
    <w:name w:val="Char Char25"/>
    <w:rsid w:val="00523A78"/>
  </w:style>
  <w:style w:type="character" w:customStyle="1" w:styleId="CharChar110">
    <w:name w:val="Char Char110"/>
    <w:rsid w:val="00523A78"/>
  </w:style>
  <w:style w:type="character" w:customStyle="1" w:styleId="CharChar19">
    <w:name w:val="Char Char19"/>
    <w:rsid w:val="00523A78"/>
  </w:style>
  <w:style w:type="character" w:customStyle="1" w:styleId="EmailStyle3702">
    <w:name w:val="EmailStyle3702"/>
    <w:semiHidden/>
    <w:rsid w:val="00523A78"/>
    <w:rPr>
      <w:rFonts w:ascii="Arial" w:hAnsi="Arial" w:cs="Arial"/>
      <w:color w:val="000080"/>
      <w:sz w:val="20"/>
      <w:szCs w:val="20"/>
    </w:rPr>
  </w:style>
  <w:style w:type="character" w:customStyle="1" w:styleId="CharChar73">
    <w:name w:val="Char Char73"/>
    <w:rsid w:val="00523A78"/>
    <w:rPr>
      <w:rFonts w:ascii="Arial" w:hAnsi="Arial" w:cs="Arial"/>
      <w:spacing w:val="8"/>
      <w:lang w:val="en-GB" w:eastAsia="zh-CN"/>
    </w:rPr>
  </w:style>
  <w:style w:type="character" w:customStyle="1" w:styleId="CharChar63">
    <w:name w:val="Char Char63"/>
    <w:rsid w:val="00523A78"/>
    <w:rPr>
      <w:rFonts w:ascii="Arial" w:hAnsi="Arial" w:cs="Arial"/>
      <w:noProof/>
      <w:color w:val="FF00FF"/>
      <w:spacing w:val="8"/>
      <w:sz w:val="24"/>
      <w:szCs w:val="24"/>
      <w:u w:val="wave"/>
    </w:rPr>
  </w:style>
  <w:style w:type="character" w:customStyle="1" w:styleId="CharChar53">
    <w:name w:val="Char Char53"/>
    <w:rsid w:val="00523A78"/>
    <w:rPr>
      <w:rFonts w:ascii="Courier New" w:hAnsi="Courier New" w:cs="Courier New"/>
    </w:rPr>
  </w:style>
  <w:style w:type="character" w:customStyle="1" w:styleId="CharChar44">
    <w:name w:val="Char Char44"/>
    <w:rsid w:val="00523A78"/>
    <w:rPr>
      <w:rFonts w:ascii="Arial" w:hAnsi="Arial" w:cs="Arial"/>
      <w:spacing w:val="8"/>
      <w:lang w:val="en-GB" w:eastAsia="zh-CN"/>
    </w:rPr>
  </w:style>
  <w:style w:type="character" w:customStyle="1" w:styleId="EmailStyle3752">
    <w:name w:val="EmailStyle3752"/>
    <w:semiHidden/>
    <w:rsid w:val="00523A78"/>
    <w:rPr>
      <w:rFonts w:ascii="Arial" w:hAnsi="Arial" w:cs="Arial"/>
      <w:color w:val="auto"/>
      <w:sz w:val="20"/>
      <w:szCs w:val="20"/>
    </w:rPr>
  </w:style>
  <w:style w:type="character" w:customStyle="1" w:styleId="ZchnZchn33">
    <w:name w:val="Zchn Zchn33"/>
    <w:rsid w:val="00523A78"/>
  </w:style>
  <w:style w:type="character" w:customStyle="1" w:styleId="ZchnZchn23">
    <w:name w:val="Zchn Zchn23"/>
    <w:rsid w:val="00523A78"/>
  </w:style>
  <w:style w:type="character" w:customStyle="1" w:styleId="ZchnZchn13">
    <w:name w:val="Zchn Zchn13"/>
    <w:rsid w:val="00523A78"/>
  </w:style>
  <w:style w:type="character" w:customStyle="1" w:styleId="ZchnZchn6">
    <w:name w:val="Zchn Zchn6"/>
    <w:rsid w:val="00523A78"/>
  </w:style>
  <w:style w:type="character" w:customStyle="1" w:styleId="EmailStyle3802">
    <w:name w:val="EmailStyle3802"/>
    <w:rsid w:val="00523A78"/>
    <w:rPr>
      <w:rFonts w:ascii="Arial" w:hAnsi="Arial" w:cs="Arial"/>
      <w:color w:val="000080"/>
      <w:sz w:val="20"/>
      <w:szCs w:val="20"/>
    </w:rPr>
  </w:style>
  <w:style w:type="character" w:customStyle="1" w:styleId="EmailStyle3812">
    <w:name w:val="EmailStyle3812"/>
    <w:semiHidden/>
    <w:rsid w:val="00523A78"/>
    <w:rPr>
      <w:rFonts w:ascii="Arial" w:hAnsi="Arial" w:cs="Arial"/>
      <w:color w:val="000080"/>
      <w:sz w:val="20"/>
      <w:szCs w:val="20"/>
    </w:rPr>
  </w:style>
  <w:style w:type="character" w:customStyle="1" w:styleId="EmailStyle3822">
    <w:name w:val="EmailStyle3822"/>
    <w:rsid w:val="00523A78"/>
    <w:rPr>
      <w:rFonts w:ascii="Arial" w:hAnsi="Arial" w:cs="Arial"/>
      <w:color w:val="000080"/>
      <w:sz w:val="20"/>
      <w:szCs w:val="20"/>
    </w:rPr>
  </w:style>
  <w:style w:type="character" w:customStyle="1" w:styleId="EmailStyle3832">
    <w:name w:val="EmailStyle3832"/>
    <w:semiHidden/>
    <w:rsid w:val="00523A78"/>
    <w:rPr>
      <w:rFonts w:ascii="Arial" w:hAnsi="Arial" w:cs="Arial"/>
      <w:color w:val="auto"/>
      <w:sz w:val="20"/>
      <w:szCs w:val="20"/>
    </w:rPr>
  </w:style>
  <w:style w:type="character" w:customStyle="1" w:styleId="EmailStyle3843">
    <w:name w:val="EmailStyle3843"/>
    <w:semiHidden/>
    <w:rsid w:val="00523A78"/>
    <w:rPr>
      <w:rFonts w:ascii="Arial" w:hAnsi="Arial" w:cs="Arial"/>
      <w:color w:val="000080"/>
      <w:sz w:val="20"/>
      <w:szCs w:val="20"/>
    </w:rPr>
  </w:style>
  <w:style w:type="character" w:customStyle="1" w:styleId="EmailStyle3853">
    <w:name w:val="EmailStyle3853"/>
    <w:semiHidden/>
    <w:rsid w:val="00523A78"/>
    <w:rPr>
      <w:rFonts w:ascii="Arial" w:hAnsi="Arial" w:cs="Arial"/>
      <w:color w:val="000080"/>
      <w:sz w:val="20"/>
      <w:szCs w:val="20"/>
    </w:rPr>
  </w:style>
  <w:style w:type="character" w:customStyle="1" w:styleId="EmailStyle3863">
    <w:name w:val="EmailStyle3863"/>
    <w:rsid w:val="00523A78"/>
    <w:rPr>
      <w:rFonts w:ascii="Arial" w:hAnsi="Arial" w:cs="Arial"/>
      <w:color w:val="000080"/>
      <w:sz w:val="20"/>
      <w:szCs w:val="20"/>
    </w:rPr>
  </w:style>
  <w:style w:type="character" w:customStyle="1" w:styleId="EmailStyle3873">
    <w:name w:val="EmailStyle3873"/>
    <w:semiHidden/>
    <w:rsid w:val="00523A78"/>
    <w:rPr>
      <w:rFonts w:ascii="Arial" w:hAnsi="Arial" w:cs="Arial"/>
      <w:color w:val="auto"/>
      <w:sz w:val="20"/>
      <w:szCs w:val="20"/>
    </w:rPr>
  </w:style>
  <w:style w:type="character" w:customStyle="1" w:styleId="EmailStyle3883">
    <w:name w:val="EmailStyle3883"/>
    <w:rsid w:val="00523A78"/>
    <w:rPr>
      <w:rFonts w:ascii="Arial" w:hAnsi="Arial" w:cs="Arial"/>
      <w:color w:val="000080"/>
      <w:sz w:val="20"/>
      <w:szCs w:val="20"/>
    </w:rPr>
  </w:style>
  <w:style w:type="character" w:customStyle="1" w:styleId="EmailStyle3893">
    <w:name w:val="EmailStyle3893"/>
    <w:rsid w:val="00523A78"/>
    <w:rPr>
      <w:rFonts w:ascii="Arial" w:hAnsi="Arial" w:cs="Arial"/>
      <w:color w:val="000080"/>
      <w:sz w:val="20"/>
      <w:szCs w:val="20"/>
    </w:rPr>
  </w:style>
  <w:style w:type="character" w:customStyle="1" w:styleId="EmailStyle3903">
    <w:name w:val="EmailStyle3903"/>
    <w:semiHidden/>
    <w:rsid w:val="00523A78"/>
    <w:rPr>
      <w:rFonts w:ascii="Arial" w:hAnsi="Arial" w:cs="Arial"/>
      <w:color w:val="000080"/>
      <w:sz w:val="20"/>
      <w:szCs w:val="20"/>
    </w:rPr>
  </w:style>
  <w:style w:type="character" w:customStyle="1" w:styleId="EmailStyle3913">
    <w:name w:val="EmailStyle3913"/>
    <w:semiHidden/>
    <w:rsid w:val="00523A78"/>
    <w:rPr>
      <w:rFonts w:ascii="Arial" w:hAnsi="Arial" w:cs="Arial"/>
      <w:color w:val="auto"/>
      <w:sz w:val="20"/>
      <w:szCs w:val="20"/>
    </w:rPr>
  </w:style>
  <w:style w:type="character" w:customStyle="1" w:styleId="EmailStyle3923">
    <w:name w:val="EmailStyle3923"/>
    <w:rsid w:val="00523A78"/>
    <w:rPr>
      <w:rFonts w:ascii="Arial" w:hAnsi="Arial" w:cs="Arial"/>
      <w:color w:val="000080"/>
      <w:sz w:val="20"/>
      <w:szCs w:val="20"/>
    </w:rPr>
  </w:style>
  <w:style w:type="character" w:customStyle="1" w:styleId="EmailStyle3933">
    <w:name w:val="EmailStyle3933"/>
    <w:semiHidden/>
    <w:rsid w:val="00523A78"/>
    <w:rPr>
      <w:rFonts w:ascii="Arial" w:hAnsi="Arial" w:cs="Arial"/>
      <w:color w:val="000080"/>
      <w:sz w:val="20"/>
      <w:szCs w:val="20"/>
    </w:rPr>
  </w:style>
  <w:style w:type="character" w:customStyle="1" w:styleId="EmailStyle3943">
    <w:name w:val="EmailStyle3943"/>
    <w:semiHidden/>
    <w:rsid w:val="00523A78"/>
    <w:rPr>
      <w:rFonts w:ascii="Arial" w:hAnsi="Arial" w:cs="Arial"/>
      <w:color w:val="auto"/>
      <w:sz w:val="20"/>
      <w:szCs w:val="20"/>
    </w:rPr>
  </w:style>
  <w:style w:type="character" w:customStyle="1" w:styleId="EmailStyle3953">
    <w:name w:val="EmailStyle3953"/>
    <w:semiHidden/>
    <w:rsid w:val="00523A78"/>
    <w:rPr>
      <w:rFonts w:ascii="Arial" w:hAnsi="Arial" w:cs="Arial"/>
      <w:color w:val="000080"/>
      <w:sz w:val="20"/>
      <w:szCs w:val="20"/>
    </w:rPr>
  </w:style>
  <w:style w:type="character" w:customStyle="1" w:styleId="EmailStyle3963">
    <w:name w:val="EmailStyle3963"/>
    <w:semiHidden/>
    <w:rsid w:val="00523A78"/>
    <w:rPr>
      <w:rFonts w:ascii="Arial" w:hAnsi="Arial" w:cs="Arial"/>
      <w:color w:val="000080"/>
      <w:sz w:val="20"/>
      <w:szCs w:val="20"/>
    </w:rPr>
  </w:style>
  <w:style w:type="character" w:customStyle="1" w:styleId="EmailStyle3973">
    <w:name w:val="EmailStyle3973"/>
    <w:rsid w:val="00523A78"/>
    <w:rPr>
      <w:rFonts w:ascii="Arial" w:hAnsi="Arial" w:cs="Arial"/>
      <w:color w:val="000080"/>
      <w:sz w:val="20"/>
      <w:szCs w:val="20"/>
    </w:rPr>
  </w:style>
  <w:style w:type="character" w:customStyle="1" w:styleId="EmailStyle3983">
    <w:name w:val="EmailStyle3983"/>
    <w:semiHidden/>
    <w:rsid w:val="00523A78"/>
    <w:rPr>
      <w:rFonts w:ascii="Arial" w:hAnsi="Arial" w:cs="Arial"/>
      <w:color w:val="auto"/>
      <w:sz w:val="20"/>
      <w:szCs w:val="20"/>
    </w:rPr>
  </w:style>
  <w:style w:type="character" w:customStyle="1" w:styleId="CharChar116">
    <w:name w:val="Char Char116"/>
    <w:rsid w:val="00523A78"/>
  </w:style>
  <w:style w:type="character" w:customStyle="1" w:styleId="CharChar104">
    <w:name w:val="Char Char104"/>
    <w:rsid w:val="00523A78"/>
  </w:style>
  <w:style w:type="character" w:customStyle="1" w:styleId="CharChar94">
    <w:name w:val="Char Char94"/>
    <w:rsid w:val="00523A78"/>
  </w:style>
  <w:style w:type="character" w:customStyle="1" w:styleId="CharChar84">
    <w:name w:val="Char Char84"/>
    <w:rsid w:val="00523A78"/>
  </w:style>
  <w:style w:type="character" w:customStyle="1" w:styleId="EmailStyle404">
    <w:name w:val="EmailStyle404"/>
    <w:rsid w:val="00523A78"/>
    <w:rPr>
      <w:rFonts w:ascii="Arial" w:hAnsi="Arial" w:cs="Arial"/>
      <w:color w:val="000080"/>
      <w:sz w:val="20"/>
      <w:szCs w:val="20"/>
    </w:rPr>
  </w:style>
  <w:style w:type="character" w:customStyle="1" w:styleId="EmailStyle405">
    <w:name w:val="EmailStyle405"/>
    <w:rsid w:val="00523A78"/>
    <w:rPr>
      <w:rFonts w:ascii="Arial" w:hAnsi="Arial" w:cs="Arial"/>
      <w:color w:val="000080"/>
      <w:sz w:val="20"/>
      <w:szCs w:val="20"/>
    </w:rPr>
  </w:style>
  <w:style w:type="character" w:customStyle="1" w:styleId="CharChar124">
    <w:name w:val="Char Char124"/>
    <w:rsid w:val="00523A78"/>
    <w:rPr>
      <w:rFonts w:ascii="Arial" w:hAnsi="Arial" w:cs="Arial"/>
      <w:spacing w:val="8"/>
      <w:lang w:val="en-GB" w:eastAsia="zh-CN"/>
    </w:rPr>
  </w:style>
  <w:style w:type="character" w:customStyle="1" w:styleId="CharChar36">
    <w:name w:val="Char Char36"/>
    <w:rsid w:val="00523A78"/>
  </w:style>
  <w:style w:type="character" w:customStyle="1" w:styleId="CharChar26">
    <w:name w:val="Char Char26"/>
    <w:rsid w:val="00523A78"/>
  </w:style>
  <w:style w:type="character" w:customStyle="1" w:styleId="CharChar115">
    <w:name w:val="Char Char115"/>
    <w:rsid w:val="00523A78"/>
  </w:style>
  <w:style w:type="character" w:customStyle="1" w:styleId="CharChar20">
    <w:name w:val="Char Char20"/>
    <w:rsid w:val="00523A78"/>
  </w:style>
  <w:style w:type="character" w:customStyle="1" w:styleId="EmailStyle411">
    <w:name w:val="EmailStyle411"/>
    <w:semiHidden/>
    <w:rsid w:val="00523A78"/>
    <w:rPr>
      <w:rFonts w:ascii="Arial" w:hAnsi="Arial" w:cs="Arial"/>
      <w:color w:val="000080"/>
      <w:sz w:val="20"/>
      <w:szCs w:val="20"/>
    </w:rPr>
  </w:style>
  <w:style w:type="character" w:customStyle="1" w:styleId="CharChar74">
    <w:name w:val="Char Char74"/>
    <w:rsid w:val="00523A78"/>
    <w:rPr>
      <w:rFonts w:ascii="Arial" w:hAnsi="Arial" w:cs="Arial"/>
      <w:spacing w:val="8"/>
      <w:lang w:val="en-GB" w:eastAsia="zh-CN"/>
    </w:rPr>
  </w:style>
  <w:style w:type="character" w:customStyle="1" w:styleId="CharChar64">
    <w:name w:val="Char Char64"/>
    <w:rsid w:val="00523A78"/>
    <w:rPr>
      <w:rFonts w:ascii="Arial" w:hAnsi="Arial" w:cs="Arial"/>
      <w:noProof/>
      <w:color w:val="FF00FF"/>
      <w:spacing w:val="8"/>
      <w:sz w:val="24"/>
      <w:szCs w:val="24"/>
      <w:u w:val="wave"/>
    </w:rPr>
  </w:style>
  <w:style w:type="character" w:customStyle="1" w:styleId="CharChar54">
    <w:name w:val="Char Char54"/>
    <w:rsid w:val="00523A78"/>
    <w:rPr>
      <w:rFonts w:ascii="Courier New" w:hAnsi="Courier New" w:cs="Courier New"/>
    </w:rPr>
  </w:style>
  <w:style w:type="character" w:customStyle="1" w:styleId="CharChar45">
    <w:name w:val="Char Char45"/>
    <w:rsid w:val="00523A78"/>
    <w:rPr>
      <w:rFonts w:ascii="Arial" w:hAnsi="Arial" w:cs="Arial"/>
      <w:spacing w:val="8"/>
      <w:lang w:val="en-GB" w:eastAsia="zh-CN"/>
    </w:rPr>
  </w:style>
  <w:style w:type="character" w:customStyle="1" w:styleId="EmailStyle416">
    <w:name w:val="EmailStyle416"/>
    <w:semiHidden/>
    <w:rsid w:val="00523A78"/>
    <w:rPr>
      <w:rFonts w:ascii="Arial" w:hAnsi="Arial" w:cs="Arial"/>
      <w:color w:val="auto"/>
      <w:sz w:val="20"/>
      <w:szCs w:val="20"/>
    </w:rPr>
  </w:style>
  <w:style w:type="character" w:customStyle="1" w:styleId="ZchnZchn34">
    <w:name w:val="Zchn Zchn34"/>
    <w:rsid w:val="00523A78"/>
  </w:style>
  <w:style w:type="character" w:customStyle="1" w:styleId="ZchnZchn24">
    <w:name w:val="Zchn Zchn24"/>
    <w:rsid w:val="00523A78"/>
  </w:style>
  <w:style w:type="character" w:customStyle="1" w:styleId="ZchnZchn14">
    <w:name w:val="Zchn Zchn14"/>
    <w:rsid w:val="00523A78"/>
  </w:style>
  <w:style w:type="character" w:customStyle="1" w:styleId="ZchnZchn7">
    <w:name w:val="Zchn Zchn7"/>
    <w:rsid w:val="00523A78"/>
  </w:style>
  <w:style w:type="character" w:customStyle="1" w:styleId="EmailStyle421">
    <w:name w:val="EmailStyle421"/>
    <w:rsid w:val="00523A78"/>
    <w:rPr>
      <w:rFonts w:ascii="Arial" w:hAnsi="Arial" w:cs="Arial"/>
      <w:color w:val="000080"/>
      <w:sz w:val="20"/>
      <w:szCs w:val="20"/>
    </w:rPr>
  </w:style>
  <w:style w:type="character" w:customStyle="1" w:styleId="EmailStyle422">
    <w:name w:val="EmailStyle422"/>
    <w:semiHidden/>
    <w:rsid w:val="00523A78"/>
    <w:rPr>
      <w:rFonts w:ascii="Arial" w:hAnsi="Arial" w:cs="Arial"/>
      <w:color w:val="000080"/>
      <w:sz w:val="20"/>
      <w:szCs w:val="20"/>
    </w:rPr>
  </w:style>
  <w:style w:type="character" w:customStyle="1" w:styleId="EmailStyle423">
    <w:name w:val="EmailStyle423"/>
    <w:rsid w:val="00523A78"/>
    <w:rPr>
      <w:rFonts w:ascii="Arial" w:hAnsi="Arial" w:cs="Arial"/>
      <w:color w:val="000080"/>
      <w:sz w:val="20"/>
      <w:szCs w:val="20"/>
    </w:rPr>
  </w:style>
  <w:style w:type="character" w:customStyle="1" w:styleId="EmailStyle424">
    <w:name w:val="EmailStyle424"/>
    <w:semiHidden/>
    <w:rsid w:val="00523A78"/>
    <w:rPr>
      <w:rFonts w:ascii="Arial" w:hAnsi="Arial" w:cs="Arial"/>
      <w:color w:val="auto"/>
      <w:sz w:val="20"/>
      <w:szCs w:val="20"/>
    </w:rPr>
  </w:style>
  <w:style w:type="character" w:customStyle="1" w:styleId="EmailStyle4251">
    <w:name w:val="EmailStyle4251"/>
    <w:semiHidden/>
    <w:rsid w:val="00523A78"/>
    <w:rPr>
      <w:rFonts w:ascii="Arial" w:hAnsi="Arial" w:cs="Arial"/>
      <w:color w:val="000080"/>
      <w:sz w:val="20"/>
      <w:szCs w:val="20"/>
    </w:rPr>
  </w:style>
  <w:style w:type="character" w:customStyle="1" w:styleId="EmailStyle4261">
    <w:name w:val="EmailStyle4261"/>
    <w:semiHidden/>
    <w:rsid w:val="00523A78"/>
    <w:rPr>
      <w:rFonts w:ascii="Arial" w:hAnsi="Arial" w:cs="Arial"/>
      <w:color w:val="000080"/>
      <w:sz w:val="20"/>
      <w:szCs w:val="20"/>
    </w:rPr>
  </w:style>
  <w:style w:type="character" w:customStyle="1" w:styleId="EmailStyle4271">
    <w:name w:val="EmailStyle4271"/>
    <w:rsid w:val="00523A78"/>
    <w:rPr>
      <w:rFonts w:ascii="Arial" w:hAnsi="Arial" w:cs="Arial"/>
      <w:color w:val="000080"/>
      <w:sz w:val="20"/>
      <w:szCs w:val="20"/>
    </w:rPr>
  </w:style>
  <w:style w:type="character" w:customStyle="1" w:styleId="EmailStyle4281">
    <w:name w:val="EmailStyle4281"/>
    <w:semiHidden/>
    <w:rsid w:val="00523A78"/>
    <w:rPr>
      <w:rFonts w:ascii="Arial" w:hAnsi="Arial" w:cs="Arial"/>
      <w:color w:val="auto"/>
      <w:sz w:val="20"/>
      <w:szCs w:val="20"/>
    </w:rPr>
  </w:style>
  <w:style w:type="character" w:customStyle="1" w:styleId="EmailStyle4291">
    <w:name w:val="EmailStyle4291"/>
    <w:rsid w:val="00523A78"/>
    <w:rPr>
      <w:rFonts w:ascii="Arial" w:hAnsi="Arial" w:cs="Arial"/>
      <w:color w:val="000080"/>
      <w:sz w:val="20"/>
      <w:szCs w:val="20"/>
    </w:rPr>
  </w:style>
  <w:style w:type="character" w:customStyle="1" w:styleId="EmailStyle4301">
    <w:name w:val="EmailStyle4301"/>
    <w:rsid w:val="00523A78"/>
    <w:rPr>
      <w:rFonts w:ascii="Arial" w:hAnsi="Arial" w:cs="Arial"/>
      <w:color w:val="000080"/>
      <w:sz w:val="20"/>
      <w:szCs w:val="20"/>
    </w:rPr>
  </w:style>
  <w:style w:type="character" w:customStyle="1" w:styleId="EmailStyle4311">
    <w:name w:val="EmailStyle4311"/>
    <w:semiHidden/>
    <w:rsid w:val="00523A78"/>
    <w:rPr>
      <w:rFonts w:ascii="Arial" w:hAnsi="Arial" w:cs="Arial"/>
      <w:color w:val="000080"/>
      <w:sz w:val="20"/>
      <w:szCs w:val="20"/>
    </w:rPr>
  </w:style>
  <w:style w:type="character" w:customStyle="1" w:styleId="EmailStyle4321">
    <w:name w:val="EmailStyle4321"/>
    <w:semiHidden/>
    <w:rsid w:val="00523A78"/>
    <w:rPr>
      <w:rFonts w:ascii="Arial" w:hAnsi="Arial" w:cs="Arial"/>
      <w:color w:val="auto"/>
      <w:sz w:val="20"/>
      <w:szCs w:val="20"/>
    </w:rPr>
  </w:style>
  <w:style w:type="character" w:customStyle="1" w:styleId="EmailStyle4331">
    <w:name w:val="EmailStyle4331"/>
    <w:rsid w:val="00523A78"/>
    <w:rPr>
      <w:rFonts w:ascii="Arial" w:hAnsi="Arial" w:cs="Arial"/>
      <w:color w:val="000080"/>
      <w:sz w:val="20"/>
      <w:szCs w:val="20"/>
    </w:rPr>
  </w:style>
  <w:style w:type="character" w:customStyle="1" w:styleId="EmailStyle4341">
    <w:name w:val="EmailStyle4341"/>
    <w:semiHidden/>
    <w:rsid w:val="00523A78"/>
    <w:rPr>
      <w:rFonts w:ascii="Arial" w:hAnsi="Arial" w:cs="Arial"/>
      <w:color w:val="000080"/>
      <w:sz w:val="20"/>
      <w:szCs w:val="20"/>
    </w:rPr>
  </w:style>
  <w:style w:type="character" w:customStyle="1" w:styleId="EmailStyle4351">
    <w:name w:val="EmailStyle4351"/>
    <w:rsid w:val="00523A78"/>
    <w:rPr>
      <w:rFonts w:ascii="Arial" w:hAnsi="Arial" w:cs="Arial"/>
      <w:color w:val="000080"/>
      <w:sz w:val="20"/>
      <w:szCs w:val="20"/>
    </w:rPr>
  </w:style>
  <w:style w:type="character" w:customStyle="1" w:styleId="EmailStyle4361">
    <w:name w:val="EmailStyle4361"/>
    <w:semiHidden/>
    <w:rsid w:val="00523A78"/>
    <w:rPr>
      <w:rFonts w:ascii="Arial" w:hAnsi="Arial" w:cs="Arial"/>
      <w:color w:val="auto"/>
      <w:sz w:val="20"/>
      <w:szCs w:val="20"/>
    </w:rPr>
  </w:style>
  <w:style w:type="character" w:customStyle="1" w:styleId="EmailStyle4371">
    <w:name w:val="EmailStyle4371"/>
    <w:semiHidden/>
    <w:rsid w:val="00523A78"/>
    <w:rPr>
      <w:rFonts w:ascii="Arial" w:hAnsi="Arial" w:cs="Arial"/>
      <w:color w:val="000080"/>
      <w:sz w:val="20"/>
      <w:szCs w:val="20"/>
    </w:rPr>
  </w:style>
  <w:style w:type="character" w:customStyle="1" w:styleId="EmailStyle4381">
    <w:name w:val="EmailStyle4381"/>
    <w:semiHidden/>
    <w:rsid w:val="00523A78"/>
    <w:rPr>
      <w:rFonts w:ascii="Arial" w:hAnsi="Arial" w:cs="Arial"/>
      <w:color w:val="000080"/>
      <w:sz w:val="20"/>
      <w:szCs w:val="20"/>
    </w:rPr>
  </w:style>
  <w:style w:type="character" w:customStyle="1" w:styleId="EmailStyle4391">
    <w:name w:val="EmailStyle4391"/>
    <w:rsid w:val="00523A78"/>
    <w:rPr>
      <w:rFonts w:ascii="Arial" w:hAnsi="Arial" w:cs="Arial"/>
      <w:color w:val="000080"/>
      <w:sz w:val="20"/>
      <w:szCs w:val="20"/>
    </w:rPr>
  </w:style>
  <w:style w:type="character" w:customStyle="1" w:styleId="EmailStyle4401">
    <w:name w:val="EmailStyle4401"/>
    <w:semiHidden/>
    <w:rsid w:val="00523A78"/>
    <w:rPr>
      <w:rFonts w:ascii="Arial" w:hAnsi="Arial" w:cs="Arial"/>
      <w:color w:val="auto"/>
      <w:sz w:val="20"/>
      <w:szCs w:val="20"/>
    </w:rPr>
  </w:style>
  <w:style w:type="character" w:customStyle="1" w:styleId="EmailStyle4411">
    <w:name w:val="EmailStyle4411"/>
    <w:rsid w:val="00523A78"/>
    <w:rPr>
      <w:rFonts w:ascii="Arial" w:hAnsi="Arial" w:cs="Arial"/>
      <w:color w:val="000080"/>
      <w:sz w:val="20"/>
      <w:szCs w:val="20"/>
    </w:rPr>
  </w:style>
  <w:style w:type="character" w:customStyle="1" w:styleId="EmailStyle4421">
    <w:name w:val="EmailStyle4421"/>
    <w:rsid w:val="00523A78"/>
    <w:rPr>
      <w:rFonts w:ascii="Arial" w:hAnsi="Arial" w:cs="Arial"/>
      <w:color w:val="000080"/>
      <w:sz w:val="20"/>
      <w:szCs w:val="20"/>
    </w:rPr>
  </w:style>
  <w:style w:type="character" w:customStyle="1" w:styleId="EmailStyle4431">
    <w:name w:val="EmailStyle4431"/>
    <w:semiHidden/>
    <w:rsid w:val="00523A78"/>
    <w:rPr>
      <w:rFonts w:ascii="Arial" w:hAnsi="Arial" w:cs="Arial"/>
      <w:color w:val="000080"/>
      <w:sz w:val="20"/>
      <w:szCs w:val="20"/>
    </w:rPr>
  </w:style>
  <w:style w:type="character" w:customStyle="1" w:styleId="EmailStyle4441">
    <w:name w:val="EmailStyle4441"/>
    <w:semiHidden/>
    <w:rsid w:val="00523A78"/>
    <w:rPr>
      <w:rFonts w:ascii="Arial" w:hAnsi="Arial" w:cs="Arial"/>
      <w:color w:val="auto"/>
      <w:sz w:val="20"/>
      <w:szCs w:val="20"/>
    </w:rPr>
  </w:style>
  <w:style w:type="character" w:customStyle="1" w:styleId="EmailStyle4451">
    <w:name w:val="EmailStyle4451"/>
    <w:rsid w:val="00523A78"/>
    <w:rPr>
      <w:rFonts w:ascii="Arial" w:hAnsi="Arial" w:cs="Arial"/>
      <w:color w:val="000080"/>
      <w:sz w:val="20"/>
      <w:szCs w:val="20"/>
    </w:rPr>
  </w:style>
  <w:style w:type="character" w:customStyle="1" w:styleId="EmailStyle4461">
    <w:name w:val="EmailStyle4461"/>
    <w:semiHidden/>
    <w:rsid w:val="00523A78"/>
    <w:rPr>
      <w:rFonts w:ascii="Arial" w:hAnsi="Arial" w:cs="Arial"/>
      <w:color w:val="000080"/>
      <w:sz w:val="20"/>
      <w:szCs w:val="20"/>
    </w:rPr>
  </w:style>
  <w:style w:type="character" w:customStyle="1" w:styleId="EmailStyle4471">
    <w:name w:val="EmailStyle4471"/>
    <w:semiHidden/>
    <w:rsid w:val="00523A78"/>
    <w:rPr>
      <w:rFonts w:ascii="Arial" w:hAnsi="Arial" w:cs="Arial"/>
      <w:color w:val="auto"/>
      <w:sz w:val="20"/>
      <w:szCs w:val="20"/>
    </w:rPr>
  </w:style>
  <w:style w:type="character" w:customStyle="1" w:styleId="EmailStyle4481">
    <w:name w:val="EmailStyle4481"/>
    <w:semiHidden/>
    <w:rsid w:val="00523A78"/>
    <w:rPr>
      <w:rFonts w:ascii="Arial" w:hAnsi="Arial" w:cs="Arial"/>
      <w:color w:val="000080"/>
      <w:sz w:val="20"/>
      <w:szCs w:val="20"/>
    </w:rPr>
  </w:style>
  <w:style w:type="character" w:customStyle="1" w:styleId="EmailStyle4491">
    <w:name w:val="EmailStyle4491"/>
    <w:semiHidden/>
    <w:rsid w:val="00523A78"/>
    <w:rPr>
      <w:rFonts w:ascii="Arial" w:hAnsi="Arial" w:cs="Arial"/>
      <w:color w:val="000080"/>
      <w:sz w:val="20"/>
      <w:szCs w:val="20"/>
    </w:rPr>
  </w:style>
  <w:style w:type="character" w:customStyle="1" w:styleId="EmailStyle4501">
    <w:name w:val="EmailStyle4501"/>
    <w:rsid w:val="00523A78"/>
    <w:rPr>
      <w:rFonts w:ascii="Arial" w:hAnsi="Arial" w:cs="Arial"/>
      <w:color w:val="000080"/>
      <w:sz w:val="20"/>
      <w:szCs w:val="20"/>
    </w:rPr>
  </w:style>
  <w:style w:type="character" w:customStyle="1" w:styleId="EmailStyle4511">
    <w:name w:val="EmailStyle4511"/>
    <w:semiHidden/>
    <w:rsid w:val="00523A78"/>
    <w:rPr>
      <w:rFonts w:ascii="Arial" w:hAnsi="Arial" w:cs="Arial"/>
      <w:color w:val="auto"/>
      <w:sz w:val="20"/>
      <w:szCs w:val="20"/>
    </w:rPr>
  </w:style>
  <w:style w:type="character" w:customStyle="1" w:styleId="EmailStyle4521">
    <w:name w:val="EmailStyle4521"/>
    <w:semiHidden/>
    <w:rsid w:val="00523A78"/>
    <w:rPr>
      <w:rFonts w:ascii="Arial" w:hAnsi="Arial" w:cs="Arial"/>
      <w:color w:val="000080"/>
      <w:sz w:val="20"/>
      <w:szCs w:val="20"/>
    </w:rPr>
  </w:style>
  <w:style w:type="character" w:customStyle="1" w:styleId="EmailStyle4531">
    <w:name w:val="EmailStyle4531"/>
    <w:semiHidden/>
    <w:rsid w:val="00523A78"/>
    <w:rPr>
      <w:rFonts w:ascii="Arial" w:hAnsi="Arial" w:cs="Arial"/>
      <w:color w:val="auto"/>
      <w:sz w:val="20"/>
      <w:szCs w:val="20"/>
    </w:rPr>
  </w:style>
  <w:style w:type="character" w:customStyle="1" w:styleId="EmailStyle4541">
    <w:name w:val="EmailStyle4541"/>
    <w:rsid w:val="00523A78"/>
    <w:rPr>
      <w:rFonts w:ascii="Arial" w:hAnsi="Arial" w:cs="Arial"/>
      <w:color w:val="000080"/>
      <w:sz w:val="20"/>
      <w:szCs w:val="20"/>
    </w:rPr>
  </w:style>
  <w:style w:type="character" w:customStyle="1" w:styleId="EmailStyle4551">
    <w:name w:val="EmailStyle4551"/>
    <w:rsid w:val="00523A78"/>
    <w:rPr>
      <w:rFonts w:ascii="Arial" w:hAnsi="Arial" w:cs="Arial"/>
      <w:color w:val="000080"/>
      <w:sz w:val="20"/>
      <w:szCs w:val="20"/>
    </w:rPr>
  </w:style>
  <w:style w:type="character" w:customStyle="1" w:styleId="EmailStyle4561">
    <w:name w:val="EmailStyle4561"/>
    <w:rsid w:val="00523A78"/>
    <w:rPr>
      <w:rFonts w:ascii="Arial" w:hAnsi="Arial" w:cs="Arial"/>
      <w:color w:val="000080"/>
      <w:sz w:val="20"/>
      <w:szCs w:val="20"/>
    </w:rPr>
  </w:style>
  <w:style w:type="character" w:customStyle="1" w:styleId="EmailStyle4571">
    <w:name w:val="EmailStyle4571"/>
    <w:rsid w:val="00523A78"/>
    <w:rPr>
      <w:rFonts w:ascii="Arial" w:hAnsi="Arial" w:cs="Arial"/>
      <w:color w:val="000080"/>
      <w:sz w:val="20"/>
      <w:szCs w:val="20"/>
    </w:rPr>
  </w:style>
  <w:style w:type="character" w:customStyle="1" w:styleId="EmailStyle4581">
    <w:name w:val="EmailStyle4581"/>
    <w:rsid w:val="00523A78"/>
    <w:rPr>
      <w:rFonts w:ascii="Arial" w:hAnsi="Arial" w:cs="Arial"/>
      <w:color w:val="000080"/>
      <w:sz w:val="20"/>
      <w:szCs w:val="20"/>
    </w:rPr>
  </w:style>
  <w:style w:type="character" w:customStyle="1" w:styleId="EmailStyle4591">
    <w:name w:val="EmailStyle4591"/>
    <w:semiHidden/>
    <w:rsid w:val="00523A78"/>
    <w:rPr>
      <w:rFonts w:ascii="Arial" w:hAnsi="Arial" w:cs="Arial"/>
      <w:color w:val="000080"/>
      <w:sz w:val="20"/>
      <w:szCs w:val="20"/>
    </w:rPr>
  </w:style>
  <w:style w:type="character" w:customStyle="1" w:styleId="EmailStyle4601">
    <w:name w:val="EmailStyle4601"/>
    <w:semiHidden/>
    <w:rsid w:val="00523A78"/>
    <w:rPr>
      <w:rFonts w:ascii="Arial" w:hAnsi="Arial" w:cs="Arial"/>
      <w:color w:val="auto"/>
      <w:sz w:val="20"/>
      <w:szCs w:val="20"/>
    </w:rPr>
  </w:style>
  <w:style w:type="character" w:customStyle="1" w:styleId="EmailStyle4611">
    <w:name w:val="EmailStyle4611"/>
    <w:rsid w:val="00523A78"/>
    <w:rPr>
      <w:rFonts w:ascii="Arial" w:hAnsi="Arial" w:cs="Arial"/>
      <w:color w:val="000080"/>
      <w:sz w:val="20"/>
      <w:szCs w:val="20"/>
    </w:rPr>
  </w:style>
  <w:style w:type="character" w:customStyle="1" w:styleId="EmailStyle4621">
    <w:name w:val="EmailStyle4621"/>
    <w:semiHidden/>
    <w:rsid w:val="00523A78"/>
    <w:rPr>
      <w:rFonts w:ascii="Arial" w:hAnsi="Arial" w:cs="Arial"/>
      <w:color w:val="000080"/>
      <w:sz w:val="20"/>
      <w:szCs w:val="20"/>
    </w:rPr>
  </w:style>
  <w:style w:type="character" w:customStyle="1" w:styleId="EmailStyle4631">
    <w:name w:val="EmailStyle4631"/>
    <w:rsid w:val="00523A78"/>
    <w:rPr>
      <w:rFonts w:ascii="Arial" w:hAnsi="Arial" w:cs="Arial"/>
      <w:color w:val="000080"/>
      <w:sz w:val="20"/>
      <w:szCs w:val="20"/>
    </w:rPr>
  </w:style>
  <w:style w:type="character" w:customStyle="1" w:styleId="EmailStyle4641">
    <w:name w:val="EmailStyle4641"/>
    <w:semiHidden/>
    <w:rsid w:val="00523A78"/>
    <w:rPr>
      <w:rFonts w:ascii="Arial" w:hAnsi="Arial" w:cs="Arial"/>
      <w:color w:val="000080"/>
      <w:sz w:val="20"/>
      <w:szCs w:val="20"/>
    </w:rPr>
  </w:style>
  <w:style w:type="character" w:customStyle="1" w:styleId="EmailStyle4651">
    <w:name w:val="EmailStyle4651"/>
    <w:semiHidden/>
    <w:rsid w:val="00523A78"/>
    <w:rPr>
      <w:rFonts w:ascii="Arial" w:hAnsi="Arial" w:cs="Arial"/>
      <w:color w:val="000080"/>
      <w:sz w:val="20"/>
      <w:szCs w:val="20"/>
    </w:rPr>
  </w:style>
  <w:style w:type="character" w:customStyle="1" w:styleId="EmailStyle4661">
    <w:name w:val="EmailStyle4661"/>
    <w:rsid w:val="00523A78"/>
    <w:rPr>
      <w:rFonts w:ascii="Arial" w:hAnsi="Arial" w:cs="Arial"/>
      <w:color w:val="000080"/>
      <w:sz w:val="20"/>
      <w:szCs w:val="20"/>
    </w:rPr>
  </w:style>
  <w:style w:type="character" w:customStyle="1" w:styleId="EmailStyle4671">
    <w:name w:val="EmailStyle4671"/>
    <w:semiHidden/>
    <w:rsid w:val="00523A78"/>
    <w:rPr>
      <w:rFonts w:ascii="Arial" w:hAnsi="Arial" w:cs="Arial"/>
      <w:color w:val="auto"/>
      <w:sz w:val="20"/>
      <w:szCs w:val="20"/>
    </w:rPr>
  </w:style>
  <w:style w:type="character" w:customStyle="1" w:styleId="EmailStyle4681">
    <w:name w:val="EmailStyle4681"/>
    <w:rsid w:val="00523A78"/>
    <w:rPr>
      <w:rFonts w:ascii="Arial" w:hAnsi="Arial" w:cs="Arial"/>
      <w:color w:val="000080"/>
      <w:sz w:val="20"/>
      <w:szCs w:val="20"/>
    </w:rPr>
  </w:style>
  <w:style w:type="character" w:customStyle="1" w:styleId="EmailStyle4691">
    <w:name w:val="EmailStyle4691"/>
    <w:rsid w:val="00523A78"/>
    <w:rPr>
      <w:rFonts w:ascii="Arial" w:hAnsi="Arial" w:cs="Arial"/>
      <w:color w:val="000080"/>
      <w:sz w:val="20"/>
      <w:szCs w:val="20"/>
    </w:rPr>
  </w:style>
  <w:style w:type="character" w:customStyle="1" w:styleId="EmailStyle4701">
    <w:name w:val="EmailStyle4701"/>
    <w:semiHidden/>
    <w:rsid w:val="00523A78"/>
    <w:rPr>
      <w:rFonts w:ascii="Arial" w:hAnsi="Arial" w:cs="Arial"/>
      <w:color w:val="000080"/>
      <w:sz w:val="20"/>
      <w:szCs w:val="20"/>
    </w:rPr>
  </w:style>
  <w:style w:type="character" w:customStyle="1" w:styleId="EmailStyle4711">
    <w:name w:val="EmailStyle4711"/>
    <w:semiHidden/>
    <w:rsid w:val="00523A78"/>
    <w:rPr>
      <w:rFonts w:ascii="Arial" w:hAnsi="Arial" w:cs="Arial"/>
      <w:color w:val="auto"/>
      <w:sz w:val="20"/>
      <w:szCs w:val="20"/>
    </w:rPr>
  </w:style>
  <w:style w:type="character" w:customStyle="1" w:styleId="EmailStyle4721">
    <w:name w:val="EmailStyle4721"/>
    <w:rsid w:val="00523A78"/>
    <w:rPr>
      <w:rFonts w:ascii="Arial" w:hAnsi="Arial" w:cs="Arial"/>
      <w:color w:val="000080"/>
      <w:sz w:val="20"/>
      <w:szCs w:val="20"/>
    </w:rPr>
  </w:style>
  <w:style w:type="character" w:customStyle="1" w:styleId="EmailStyle4731">
    <w:name w:val="EmailStyle4731"/>
    <w:semiHidden/>
    <w:rsid w:val="00523A78"/>
    <w:rPr>
      <w:rFonts w:ascii="Arial" w:hAnsi="Arial" w:cs="Arial"/>
      <w:color w:val="000080"/>
      <w:sz w:val="20"/>
      <w:szCs w:val="20"/>
    </w:rPr>
  </w:style>
  <w:style w:type="character" w:customStyle="1" w:styleId="EmailStyle4741">
    <w:name w:val="EmailStyle4741"/>
    <w:semiHidden/>
    <w:rsid w:val="00523A78"/>
    <w:rPr>
      <w:rFonts w:ascii="Arial" w:hAnsi="Arial" w:cs="Arial"/>
      <w:color w:val="auto"/>
      <w:sz w:val="20"/>
      <w:szCs w:val="20"/>
    </w:rPr>
  </w:style>
  <w:style w:type="character" w:customStyle="1" w:styleId="EmailStyle4751">
    <w:name w:val="EmailStyle4751"/>
    <w:semiHidden/>
    <w:rsid w:val="00523A78"/>
    <w:rPr>
      <w:rFonts w:ascii="Arial" w:hAnsi="Arial" w:cs="Arial"/>
      <w:color w:val="000080"/>
      <w:sz w:val="20"/>
      <w:szCs w:val="20"/>
    </w:rPr>
  </w:style>
  <w:style w:type="character" w:customStyle="1" w:styleId="EmailStyle4761">
    <w:name w:val="EmailStyle4761"/>
    <w:semiHidden/>
    <w:rsid w:val="00523A78"/>
    <w:rPr>
      <w:rFonts w:ascii="Arial" w:hAnsi="Arial" w:cs="Arial"/>
      <w:color w:val="000080"/>
      <w:sz w:val="20"/>
      <w:szCs w:val="20"/>
    </w:rPr>
  </w:style>
  <w:style w:type="character" w:customStyle="1" w:styleId="EmailStyle4771">
    <w:name w:val="EmailStyle4771"/>
    <w:rsid w:val="00523A78"/>
    <w:rPr>
      <w:rFonts w:ascii="Arial" w:hAnsi="Arial" w:cs="Arial"/>
      <w:color w:val="000080"/>
      <w:sz w:val="20"/>
      <w:szCs w:val="20"/>
    </w:rPr>
  </w:style>
  <w:style w:type="character" w:customStyle="1" w:styleId="EmailStyle4781">
    <w:name w:val="EmailStyle4781"/>
    <w:semiHidden/>
    <w:rsid w:val="00523A78"/>
    <w:rPr>
      <w:rFonts w:ascii="Arial" w:hAnsi="Arial" w:cs="Arial"/>
      <w:color w:val="auto"/>
      <w:sz w:val="20"/>
      <w:szCs w:val="20"/>
    </w:rPr>
  </w:style>
  <w:style w:type="character" w:customStyle="1" w:styleId="CharChar118">
    <w:name w:val="Char Char118"/>
    <w:rsid w:val="00523A78"/>
  </w:style>
  <w:style w:type="character" w:customStyle="1" w:styleId="CharChar105">
    <w:name w:val="Char Char105"/>
    <w:rsid w:val="00523A78"/>
  </w:style>
  <w:style w:type="character" w:customStyle="1" w:styleId="CharChar95">
    <w:name w:val="Char Char95"/>
    <w:rsid w:val="00523A78"/>
  </w:style>
  <w:style w:type="character" w:customStyle="1" w:styleId="CharChar85">
    <w:name w:val="Char Char85"/>
    <w:rsid w:val="00523A78"/>
  </w:style>
  <w:style w:type="character" w:customStyle="1" w:styleId="EmailStyle486">
    <w:name w:val="EmailStyle486"/>
    <w:rsid w:val="00523A78"/>
    <w:rPr>
      <w:rFonts w:ascii="Arial" w:hAnsi="Arial" w:cs="Arial"/>
      <w:color w:val="000080"/>
      <w:sz w:val="20"/>
      <w:szCs w:val="20"/>
    </w:rPr>
  </w:style>
  <w:style w:type="character" w:customStyle="1" w:styleId="EmailStyle487">
    <w:name w:val="EmailStyle487"/>
    <w:rsid w:val="00523A78"/>
    <w:rPr>
      <w:rFonts w:ascii="Arial" w:hAnsi="Arial" w:cs="Arial"/>
      <w:color w:val="000080"/>
      <w:sz w:val="20"/>
      <w:szCs w:val="20"/>
    </w:rPr>
  </w:style>
  <w:style w:type="character" w:customStyle="1" w:styleId="CharChar125">
    <w:name w:val="Char Char125"/>
    <w:rsid w:val="00523A78"/>
    <w:rPr>
      <w:rFonts w:ascii="Arial" w:hAnsi="Arial" w:cs="Arial"/>
      <w:spacing w:val="8"/>
      <w:lang w:val="en-GB" w:eastAsia="zh-CN"/>
    </w:rPr>
  </w:style>
  <w:style w:type="character" w:customStyle="1" w:styleId="CharChar37">
    <w:name w:val="Char Char37"/>
    <w:rsid w:val="00523A78"/>
  </w:style>
  <w:style w:type="character" w:customStyle="1" w:styleId="CharChar28">
    <w:name w:val="Char Char28"/>
    <w:rsid w:val="00523A78"/>
  </w:style>
  <w:style w:type="character" w:customStyle="1" w:styleId="CharChar117">
    <w:name w:val="Char Char117"/>
    <w:rsid w:val="00523A78"/>
  </w:style>
  <w:style w:type="character" w:customStyle="1" w:styleId="CharChar27">
    <w:name w:val="Char Char27"/>
    <w:rsid w:val="00523A78"/>
  </w:style>
  <w:style w:type="character" w:customStyle="1" w:styleId="EmailStyle493">
    <w:name w:val="EmailStyle493"/>
    <w:semiHidden/>
    <w:rsid w:val="00523A78"/>
    <w:rPr>
      <w:rFonts w:ascii="Arial" w:hAnsi="Arial" w:cs="Arial"/>
      <w:color w:val="000080"/>
      <w:sz w:val="20"/>
      <w:szCs w:val="20"/>
    </w:rPr>
  </w:style>
  <w:style w:type="character" w:customStyle="1" w:styleId="CharChar75">
    <w:name w:val="Char Char75"/>
    <w:rsid w:val="00523A78"/>
    <w:rPr>
      <w:rFonts w:ascii="Arial" w:hAnsi="Arial" w:cs="Arial"/>
      <w:spacing w:val="8"/>
      <w:lang w:val="en-GB" w:eastAsia="zh-CN"/>
    </w:rPr>
  </w:style>
  <w:style w:type="character" w:customStyle="1" w:styleId="CharChar65">
    <w:name w:val="Char Char65"/>
    <w:rsid w:val="00523A78"/>
    <w:rPr>
      <w:rFonts w:ascii="Arial" w:hAnsi="Arial" w:cs="Arial"/>
      <w:noProof/>
      <w:color w:val="FF00FF"/>
      <w:spacing w:val="8"/>
      <w:sz w:val="24"/>
      <w:szCs w:val="24"/>
      <w:u w:val="wave"/>
    </w:rPr>
  </w:style>
  <w:style w:type="character" w:customStyle="1" w:styleId="CharChar55">
    <w:name w:val="Char Char55"/>
    <w:rsid w:val="00523A78"/>
    <w:rPr>
      <w:rFonts w:ascii="Courier New" w:hAnsi="Courier New" w:cs="Courier New"/>
    </w:rPr>
  </w:style>
  <w:style w:type="character" w:customStyle="1" w:styleId="CharChar46">
    <w:name w:val="Char Char46"/>
    <w:rsid w:val="00523A78"/>
    <w:rPr>
      <w:rFonts w:ascii="Arial" w:hAnsi="Arial" w:cs="Arial"/>
      <w:spacing w:val="8"/>
      <w:lang w:val="en-GB" w:eastAsia="zh-CN"/>
    </w:rPr>
  </w:style>
  <w:style w:type="character" w:customStyle="1" w:styleId="EmailStyle498">
    <w:name w:val="EmailStyle498"/>
    <w:semiHidden/>
    <w:rsid w:val="00523A78"/>
    <w:rPr>
      <w:rFonts w:ascii="Arial" w:hAnsi="Arial" w:cs="Arial"/>
      <w:color w:val="auto"/>
      <w:sz w:val="20"/>
      <w:szCs w:val="20"/>
    </w:rPr>
  </w:style>
  <w:style w:type="character" w:customStyle="1" w:styleId="ZchnZchn35">
    <w:name w:val="Zchn Zchn35"/>
    <w:rsid w:val="00523A78"/>
  </w:style>
  <w:style w:type="character" w:customStyle="1" w:styleId="ZchnZchn25">
    <w:name w:val="Zchn Zchn25"/>
    <w:rsid w:val="00523A78"/>
  </w:style>
  <w:style w:type="character" w:customStyle="1" w:styleId="ZchnZchn15">
    <w:name w:val="Zchn Zchn15"/>
    <w:rsid w:val="00523A78"/>
  </w:style>
  <w:style w:type="character" w:customStyle="1" w:styleId="ZchnZchn8">
    <w:name w:val="Zchn Zchn8"/>
    <w:rsid w:val="00523A78"/>
  </w:style>
  <w:style w:type="character" w:customStyle="1" w:styleId="EmailStyle504">
    <w:name w:val="EmailStyle504"/>
    <w:rsid w:val="00523A78"/>
    <w:rPr>
      <w:rFonts w:ascii="Arial" w:hAnsi="Arial" w:cs="Arial"/>
      <w:color w:val="000080"/>
      <w:sz w:val="20"/>
      <w:szCs w:val="20"/>
    </w:rPr>
  </w:style>
  <w:style w:type="character" w:customStyle="1" w:styleId="EmailStyle505">
    <w:name w:val="EmailStyle505"/>
    <w:semiHidden/>
    <w:rsid w:val="00523A78"/>
    <w:rPr>
      <w:rFonts w:ascii="Arial" w:hAnsi="Arial" w:cs="Arial"/>
      <w:color w:val="000080"/>
      <w:sz w:val="20"/>
      <w:szCs w:val="20"/>
    </w:rPr>
  </w:style>
  <w:style w:type="character" w:customStyle="1" w:styleId="EmailStyle506">
    <w:name w:val="EmailStyle506"/>
    <w:rsid w:val="00523A78"/>
    <w:rPr>
      <w:rFonts w:ascii="Arial" w:hAnsi="Arial" w:cs="Arial"/>
      <w:color w:val="000080"/>
      <w:sz w:val="20"/>
      <w:szCs w:val="20"/>
    </w:rPr>
  </w:style>
  <w:style w:type="character" w:customStyle="1" w:styleId="EmailStyle507">
    <w:name w:val="EmailStyle507"/>
    <w:semiHidden/>
    <w:rsid w:val="00523A78"/>
    <w:rPr>
      <w:rFonts w:ascii="Arial" w:hAnsi="Arial" w:cs="Arial"/>
      <w:color w:val="auto"/>
      <w:sz w:val="20"/>
      <w:szCs w:val="20"/>
    </w:rPr>
  </w:style>
  <w:style w:type="character" w:customStyle="1" w:styleId="EmailStyle508">
    <w:name w:val="EmailStyle508"/>
    <w:semiHidden/>
    <w:rsid w:val="00523A78"/>
    <w:rPr>
      <w:rFonts w:ascii="Arial" w:hAnsi="Arial" w:cs="Arial"/>
      <w:color w:val="000080"/>
      <w:sz w:val="20"/>
      <w:szCs w:val="20"/>
    </w:rPr>
  </w:style>
  <w:style w:type="character" w:customStyle="1" w:styleId="EmailStyle509">
    <w:name w:val="EmailStyle509"/>
    <w:semiHidden/>
    <w:rsid w:val="00523A78"/>
    <w:rPr>
      <w:rFonts w:ascii="Arial" w:hAnsi="Arial" w:cs="Arial"/>
      <w:color w:val="000080"/>
      <w:sz w:val="20"/>
      <w:szCs w:val="20"/>
    </w:rPr>
  </w:style>
  <w:style w:type="character" w:customStyle="1" w:styleId="EmailStyle510">
    <w:name w:val="EmailStyle510"/>
    <w:rsid w:val="00523A78"/>
    <w:rPr>
      <w:rFonts w:ascii="Arial" w:hAnsi="Arial" w:cs="Arial"/>
      <w:color w:val="000080"/>
      <w:sz w:val="20"/>
      <w:szCs w:val="20"/>
    </w:rPr>
  </w:style>
  <w:style w:type="character" w:customStyle="1" w:styleId="EmailStyle511">
    <w:name w:val="EmailStyle511"/>
    <w:semiHidden/>
    <w:rsid w:val="00523A78"/>
    <w:rPr>
      <w:rFonts w:ascii="Arial" w:hAnsi="Arial" w:cs="Arial"/>
      <w:color w:val="auto"/>
      <w:sz w:val="20"/>
      <w:szCs w:val="20"/>
    </w:rPr>
  </w:style>
  <w:style w:type="character" w:customStyle="1" w:styleId="EmailStyle512">
    <w:name w:val="EmailStyle512"/>
    <w:rsid w:val="00523A78"/>
    <w:rPr>
      <w:rFonts w:ascii="Arial" w:hAnsi="Arial" w:cs="Arial"/>
      <w:color w:val="000080"/>
      <w:sz w:val="20"/>
      <w:szCs w:val="20"/>
    </w:rPr>
  </w:style>
  <w:style w:type="character" w:customStyle="1" w:styleId="EmailStyle513">
    <w:name w:val="EmailStyle513"/>
    <w:rsid w:val="00523A78"/>
    <w:rPr>
      <w:rFonts w:ascii="Arial" w:hAnsi="Arial" w:cs="Arial"/>
      <w:color w:val="000080"/>
      <w:sz w:val="20"/>
      <w:szCs w:val="20"/>
    </w:rPr>
  </w:style>
  <w:style w:type="character" w:customStyle="1" w:styleId="EmailStyle514">
    <w:name w:val="EmailStyle514"/>
    <w:semiHidden/>
    <w:rsid w:val="00523A78"/>
    <w:rPr>
      <w:rFonts w:ascii="Arial" w:hAnsi="Arial" w:cs="Arial"/>
      <w:color w:val="000080"/>
      <w:sz w:val="20"/>
      <w:szCs w:val="20"/>
    </w:rPr>
  </w:style>
  <w:style w:type="character" w:customStyle="1" w:styleId="EmailStyle515">
    <w:name w:val="EmailStyle515"/>
    <w:semiHidden/>
    <w:rsid w:val="00523A78"/>
    <w:rPr>
      <w:rFonts w:ascii="Arial" w:hAnsi="Arial" w:cs="Arial"/>
      <w:color w:val="auto"/>
      <w:sz w:val="20"/>
      <w:szCs w:val="20"/>
    </w:rPr>
  </w:style>
  <w:style w:type="character" w:customStyle="1" w:styleId="EmailStyle516">
    <w:name w:val="EmailStyle516"/>
    <w:rsid w:val="00523A78"/>
    <w:rPr>
      <w:rFonts w:ascii="Arial" w:hAnsi="Arial" w:cs="Arial"/>
      <w:color w:val="000080"/>
      <w:sz w:val="20"/>
      <w:szCs w:val="20"/>
    </w:rPr>
  </w:style>
  <w:style w:type="character" w:customStyle="1" w:styleId="EmailStyle517">
    <w:name w:val="EmailStyle517"/>
    <w:semiHidden/>
    <w:rsid w:val="00523A78"/>
    <w:rPr>
      <w:rFonts w:ascii="Arial" w:hAnsi="Arial" w:cs="Arial"/>
      <w:color w:val="000080"/>
      <w:sz w:val="20"/>
      <w:szCs w:val="20"/>
    </w:rPr>
  </w:style>
  <w:style w:type="character" w:customStyle="1" w:styleId="EmailStyle518">
    <w:name w:val="EmailStyle518"/>
    <w:rsid w:val="00523A78"/>
    <w:rPr>
      <w:rFonts w:ascii="Arial" w:hAnsi="Arial" w:cs="Arial"/>
      <w:color w:val="000080"/>
      <w:sz w:val="20"/>
      <w:szCs w:val="20"/>
    </w:rPr>
  </w:style>
  <w:style w:type="character" w:customStyle="1" w:styleId="EmailStyle519">
    <w:name w:val="EmailStyle519"/>
    <w:semiHidden/>
    <w:rsid w:val="00523A78"/>
    <w:rPr>
      <w:rFonts w:ascii="Arial" w:hAnsi="Arial" w:cs="Arial"/>
      <w:color w:val="auto"/>
      <w:sz w:val="20"/>
      <w:szCs w:val="20"/>
    </w:rPr>
  </w:style>
  <w:style w:type="character" w:customStyle="1" w:styleId="EmailStyle520">
    <w:name w:val="EmailStyle520"/>
    <w:semiHidden/>
    <w:rsid w:val="00523A78"/>
    <w:rPr>
      <w:rFonts w:ascii="Arial" w:hAnsi="Arial" w:cs="Arial"/>
      <w:color w:val="000080"/>
      <w:sz w:val="20"/>
      <w:szCs w:val="20"/>
    </w:rPr>
  </w:style>
  <w:style w:type="character" w:customStyle="1" w:styleId="EmailStyle521">
    <w:name w:val="EmailStyle521"/>
    <w:semiHidden/>
    <w:rsid w:val="00523A78"/>
    <w:rPr>
      <w:rFonts w:ascii="Arial" w:hAnsi="Arial" w:cs="Arial"/>
      <w:color w:val="000080"/>
      <w:sz w:val="20"/>
      <w:szCs w:val="20"/>
    </w:rPr>
  </w:style>
  <w:style w:type="character" w:customStyle="1" w:styleId="EmailStyle522">
    <w:name w:val="EmailStyle522"/>
    <w:rsid w:val="00523A78"/>
    <w:rPr>
      <w:rFonts w:ascii="Arial" w:hAnsi="Arial" w:cs="Arial"/>
      <w:color w:val="000080"/>
      <w:sz w:val="20"/>
      <w:szCs w:val="20"/>
    </w:rPr>
  </w:style>
  <w:style w:type="character" w:customStyle="1" w:styleId="EmailStyle523">
    <w:name w:val="EmailStyle523"/>
    <w:semiHidden/>
    <w:rsid w:val="00523A78"/>
    <w:rPr>
      <w:rFonts w:ascii="Arial" w:hAnsi="Arial" w:cs="Arial"/>
      <w:color w:val="auto"/>
      <w:sz w:val="20"/>
      <w:szCs w:val="20"/>
    </w:rPr>
  </w:style>
  <w:style w:type="character" w:customStyle="1" w:styleId="EmailStyle524">
    <w:name w:val="EmailStyle524"/>
    <w:rsid w:val="00523A78"/>
    <w:rPr>
      <w:rFonts w:ascii="Arial" w:hAnsi="Arial" w:cs="Arial"/>
      <w:color w:val="000080"/>
      <w:sz w:val="20"/>
      <w:szCs w:val="20"/>
    </w:rPr>
  </w:style>
  <w:style w:type="character" w:customStyle="1" w:styleId="EmailStyle525">
    <w:name w:val="EmailStyle525"/>
    <w:rsid w:val="00523A78"/>
    <w:rPr>
      <w:rFonts w:ascii="Arial" w:hAnsi="Arial" w:cs="Arial"/>
      <w:color w:val="000080"/>
      <w:sz w:val="20"/>
      <w:szCs w:val="20"/>
    </w:rPr>
  </w:style>
  <w:style w:type="character" w:customStyle="1" w:styleId="EmailStyle526">
    <w:name w:val="EmailStyle526"/>
    <w:semiHidden/>
    <w:rsid w:val="00523A78"/>
    <w:rPr>
      <w:rFonts w:ascii="Arial" w:hAnsi="Arial" w:cs="Arial"/>
      <w:color w:val="000080"/>
      <w:sz w:val="20"/>
      <w:szCs w:val="20"/>
    </w:rPr>
  </w:style>
  <w:style w:type="character" w:customStyle="1" w:styleId="EmailStyle527">
    <w:name w:val="EmailStyle527"/>
    <w:semiHidden/>
    <w:rsid w:val="00523A78"/>
    <w:rPr>
      <w:rFonts w:ascii="Arial" w:hAnsi="Arial" w:cs="Arial"/>
      <w:color w:val="auto"/>
      <w:sz w:val="20"/>
      <w:szCs w:val="20"/>
    </w:rPr>
  </w:style>
  <w:style w:type="character" w:customStyle="1" w:styleId="EmailStyle528">
    <w:name w:val="EmailStyle528"/>
    <w:rsid w:val="00523A78"/>
    <w:rPr>
      <w:rFonts w:ascii="Arial" w:hAnsi="Arial" w:cs="Arial"/>
      <w:color w:val="000080"/>
      <w:sz w:val="20"/>
      <w:szCs w:val="20"/>
    </w:rPr>
  </w:style>
  <w:style w:type="character" w:customStyle="1" w:styleId="EmailStyle529">
    <w:name w:val="EmailStyle529"/>
    <w:semiHidden/>
    <w:rsid w:val="00523A78"/>
    <w:rPr>
      <w:rFonts w:ascii="Arial" w:hAnsi="Arial" w:cs="Arial"/>
      <w:color w:val="000080"/>
      <w:sz w:val="20"/>
      <w:szCs w:val="20"/>
    </w:rPr>
  </w:style>
  <w:style w:type="character" w:customStyle="1" w:styleId="EmailStyle530">
    <w:name w:val="EmailStyle530"/>
    <w:semiHidden/>
    <w:rsid w:val="00523A78"/>
    <w:rPr>
      <w:rFonts w:ascii="Arial" w:hAnsi="Arial" w:cs="Arial"/>
      <w:color w:val="auto"/>
      <w:sz w:val="20"/>
      <w:szCs w:val="20"/>
    </w:rPr>
  </w:style>
  <w:style w:type="character" w:customStyle="1" w:styleId="EmailStyle531">
    <w:name w:val="EmailStyle531"/>
    <w:semiHidden/>
    <w:rsid w:val="00523A78"/>
    <w:rPr>
      <w:rFonts w:ascii="Arial" w:hAnsi="Arial" w:cs="Arial"/>
      <w:color w:val="000080"/>
      <w:sz w:val="20"/>
      <w:szCs w:val="20"/>
    </w:rPr>
  </w:style>
  <w:style w:type="character" w:customStyle="1" w:styleId="EmailStyle532">
    <w:name w:val="EmailStyle532"/>
    <w:semiHidden/>
    <w:rsid w:val="00523A78"/>
    <w:rPr>
      <w:rFonts w:ascii="Arial" w:hAnsi="Arial" w:cs="Arial"/>
      <w:color w:val="000080"/>
      <w:sz w:val="20"/>
      <w:szCs w:val="20"/>
    </w:rPr>
  </w:style>
  <w:style w:type="character" w:customStyle="1" w:styleId="EmailStyle533">
    <w:name w:val="EmailStyle533"/>
    <w:rsid w:val="00523A78"/>
    <w:rPr>
      <w:rFonts w:ascii="Arial" w:hAnsi="Arial" w:cs="Arial"/>
      <w:color w:val="000080"/>
      <w:sz w:val="20"/>
      <w:szCs w:val="20"/>
    </w:rPr>
  </w:style>
  <w:style w:type="character" w:customStyle="1" w:styleId="EmailStyle534">
    <w:name w:val="EmailStyle534"/>
    <w:semiHidden/>
    <w:rsid w:val="00523A78"/>
    <w:rPr>
      <w:rFonts w:ascii="Arial" w:hAnsi="Arial" w:cs="Arial"/>
      <w:color w:val="auto"/>
      <w:sz w:val="20"/>
      <w:szCs w:val="20"/>
    </w:rPr>
  </w:style>
  <w:style w:type="character" w:customStyle="1" w:styleId="EmailStyle535">
    <w:name w:val="EmailStyle535"/>
    <w:rsid w:val="00523A78"/>
    <w:rPr>
      <w:rFonts w:ascii="Arial" w:hAnsi="Arial" w:cs="Arial"/>
      <w:color w:val="000080"/>
      <w:sz w:val="20"/>
      <w:szCs w:val="20"/>
    </w:rPr>
  </w:style>
  <w:style w:type="character" w:customStyle="1" w:styleId="EmailStyle536">
    <w:name w:val="EmailStyle536"/>
    <w:semiHidden/>
    <w:rsid w:val="00523A78"/>
    <w:rPr>
      <w:rFonts w:ascii="Arial" w:hAnsi="Arial" w:cs="Arial"/>
      <w:color w:val="000080"/>
      <w:sz w:val="20"/>
      <w:szCs w:val="20"/>
    </w:rPr>
  </w:style>
  <w:style w:type="character" w:customStyle="1" w:styleId="EmailStyle537">
    <w:name w:val="EmailStyle537"/>
    <w:rsid w:val="00523A78"/>
    <w:rPr>
      <w:rFonts w:ascii="Arial" w:hAnsi="Arial" w:cs="Arial"/>
      <w:color w:val="000080"/>
      <w:sz w:val="20"/>
      <w:szCs w:val="20"/>
    </w:rPr>
  </w:style>
  <w:style w:type="character" w:customStyle="1" w:styleId="EmailStyle538">
    <w:name w:val="EmailStyle538"/>
    <w:semiHidden/>
    <w:rsid w:val="00523A78"/>
    <w:rPr>
      <w:rFonts w:ascii="Arial" w:hAnsi="Arial" w:cs="Arial"/>
      <w:color w:val="auto"/>
      <w:sz w:val="20"/>
      <w:szCs w:val="20"/>
    </w:rPr>
  </w:style>
  <w:style w:type="character" w:customStyle="1" w:styleId="EmailStyle539">
    <w:name w:val="EmailStyle539"/>
    <w:semiHidden/>
    <w:rsid w:val="00523A78"/>
    <w:rPr>
      <w:rFonts w:ascii="Arial" w:hAnsi="Arial" w:cs="Arial"/>
      <w:color w:val="000080"/>
      <w:sz w:val="20"/>
      <w:szCs w:val="20"/>
    </w:rPr>
  </w:style>
  <w:style w:type="character" w:customStyle="1" w:styleId="EmailStyle540">
    <w:name w:val="EmailStyle540"/>
    <w:semiHidden/>
    <w:rsid w:val="00523A78"/>
    <w:rPr>
      <w:rFonts w:ascii="Arial" w:hAnsi="Arial" w:cs="Arial"/>
      <w:color w:val="000080"/>
      <w:sz w:val="20"/>
      <w:szCs w:val="20"/>
    </w:rPr>
  </w:style>
  <w:style w:type="character" w:customStyle="1" w:styleId="EmailStyle541">
    <w:name w:val="EmailStyle541"/>
    <w:rsid w:val="00523A78"/>
    <w:rPr>
      <w:rFonts w:ascii="Arial" w:hAnsi="Arial" w:cs="Arial"/>
      <w:color w:val="000080"/>
      <w:sz w:val="20"/>
      <w:szCs w:val="20"/>
    </w:rPr>
  </w:style>
  <w:style w:type="character" w:customStyle="1" w:styleId="EmailStyle542">
    <w:name w:val="EmailStyle542"/>
    <w:semiHidden/>
    <w:rsid w:val="00523A78"/>
    <w:rPr>
      <w:rFonts w:ascii="Arial" w:hAnsi="Arial" w:cs="Arial"/>
      <w:color w:val="auto"/>
      <w:sz w:val="20"/>
      <w:szCs w:val="20"/>
    </w:rPr>
  </w:style>
  <w:style w:type="character" w:customStyle="1" w:styleId="EmailStyle543">
    <w:name w:val="EmailStyle543"/>
    <w:rsid w:val="00523A78"/>
    <w:rPr>
      <w:rFonts w:ascii="Arial" w:hAnsi="Arial" w:cs="Arial"/>
      <w:color w:val="000080"/>
      <w:sz w:val="20"/>
      <w:szCs w:val="20"/>
    </w:rPr>
  </w:style>
  <w:style w:type="character" w:customStyle="1" w:styleId="EmailStyle544">
    <w:name w:val="EmailStyle544"/>
    <w:rsid w:val="00523A78"/>
    <w:rPr>
      <w:rFonts w:ascii="Arial" w:hAnsi="Arial" w:cs="Arial"/>
      <w:color w:val="000080"/>
      <w:sz w:val="20"/>
      <w:szCs w:val="20"/>
    </w:rPr>
  </w:style>
  <w:style w:type="character" w:customStyle="1" w:styleId="EmailStyle545">
    <w:name w:val="EmailStyle545"/>
    <w:semiHidden/>
    <w:rsid w:val="00523A78"/>
    <w:rPr>
      <w:rFonts w:ascii="Arial" w:hAnsi="Arial" w:cs="Arial"/>
      <w:color w:val="000080"/>
      <w:sz w:val="20"/>
      <w:szCs w:val="20"/>
    </w:rPr>
  </w:style>
  <w:style w:type="character" w:customStyle="1" w:styleId="EmailStyle546">
    <w:name w:val="EmailStyle546"/>
    <w:semiHidden/>
    <w:rsid w:val="00523A78"/>
    <w:rPr>
      <w:rFonts w:ascii="Arial" w:hAnsi="Arial" w:cs="Arial"/>
      <w:color w:val="auto"/>
      <w:sz w:val="20"/>
      <w:szCs w:val="20"/>
    </w:rPr>
  </w:style>
  <w:style w:type="character" w:customStyle="1" w:styleId="EmailStyle547">
    <w:name w:val="EmailStyle547"/>
    <w:rsid w:val="00523A78"/>
    <w:rPr>
      <w:rFonts w:ascii="Arial" w:hAnsi="Arial" w:cs="Arial"/>
      <w:color w:val="000080"/>
      <w:sz w:val="20"/>
      <w:szCs w:val="20"/>
    </w:rPr>
  </w:style>
  <w:style w:type="character" w:customStyle="1" w:styleId="EmailStyle548">
    <w:name w:val="EmailStyle548"/>
    <w:rsid w:val="00523A78"/>
    <w:rPr>
      <w:rFonts w:ascii="Arial" w:hAnsi="Arial" w:cs="Arial"/>
      <w:color w:val="000080"/>
      <w:sz w:val="20"/>
      <w:szCs w:val="20"/>
    </w:rPr>
  </w:style>
  <w:style w:type="character" w:customStyle="1" w:styleId="EmailStyle549">
    <w:name w:val="EmailStyle549"/>
    <w:semiHidden/>
    <w:rsid w:val="00523A78"/>
    <w:rPr>
      <w:rFonts w:ascii="Arial" w:hAnsi="Arial" w:cs="Arial"/>
      <w:color w:val="000080"/>
      <w:sz w:val="20"/>
      <w:szCs w:val="20"/>
    </w:rPr>
  </w:style>
  <w:style w:type="character" w:customStyle="1" w:styleId="EmailStyle550">
    <w:name w:val="EmailStyle550"/>
    <w:semiHidden/>
    <w:rsid w:val="00523A78"/>
    <w:rPr>
      <w:rFonts w:ascii="Arial" w:hAnsi="Arial" w:cs="Arial"/>
      <w:color w:val="auto"/>
      <w:sz w:val="20"/>
      <w:szCs w:val="20"/>
    </w:rPr>
  </w:style>
  <w:style w:type="character" w:customStyle="1" w:styleId="EmailStyle551">
    <w:name w:val="EmailStyle551"/>
    <w:rsid w:val="00523A78"/>
    <w:rPr>
      <w:rFonts w:ascii="Arial" w:hAnsi="Arial" w:cs="Arial"/>
      <w:color w:val="000080"/>
      <w:sz w:val="20"/>
      <w:szCs w:val="20"/>
    </w:rPr>
  </w:style>
  <w:style w:type="character" w:customStyle="1" w:styleId="EmailStyle552">
    <w:name w:val="EmailStyle552"/>
    <w:semiHidden/>
    <w:rsid w:val="00523A78"/>
    <w:rPr>
      <w:rFonts w:ascii="Arial" w:hAnsi="Arial" w:cs="Arial"/>
      <w:color w:val="000080"/>
      <w:sz w:val="20"/>
      <w:szCs w:val="20"/>
    </w:rPr>
  </w:style>
  <w:style w:type="character" w:customStyle="1" w:styleId="EmailStyle553">
    <w:name w:val="EmailStyle553"/>
    <w:rsid w:val="00523A78"/>
    <w:rPr>
      <w:rFonts w:ascii="Arial" w:hAnsi="Arial" w:cs="Arial"/>
      <w:color w:val="000080"/>
      <w:sz w:val="20"/>
      <w:szCs w:val="20"/>
    </w:rPr>
  </w:style>
  <w:style w:type="character" w:customStyle="1" w:styleId="EmailStyle554">
    <w:name w:val="EmailStyle554"/>
    <w:semiHidden/>
    <w:rsid w:val="00523A78"/>
    <w:rPr>
      <w:rFonts w:ascii="Arial" w:hAnsi="Arial" w:cs="Arial"/>
      <w:color w:val="auto"/>
      <w:sz w:val="20"/>
      <w:szCs w:val="20"/>
    </w:rPr>
  </w:style>
  <w:style w:type="character" w:customStyle="1" w:styleId="EmailStyle555">
    <w:name w:val="EmailStyle555"/>
    <w:semiHidden/>
    <w:rsid w:val="00523A78"/>
    <w:rPr>
      <w:rFonts w:ascii="Arial" w:hAnsi="Arial" w:cs="Arial"/>
      <w:color w:val="000080"/>
      <w:sz w:val="20"/>
      <w:szCs w:val="20"/>
    </w:rPr>
  </w:style>
  <w:style w:type="character" w:customStyle="1" w:styleId="EmailStyle556">
    <w:name w:val="EmailStyle556"/>
    <w:semiHidden/>
    <w:rsid w:val="00523A78"/>
    <w:rPr>
      <w:rFonts w:ascii="Arial" w:hAnsi="Arial" w:cs="Arial"/>
      <w:color w:val="000080"/>
      <w:sz w:val="20"/>
      <w:szCs w:val="20"/>
    </w:rPr>
  </w:style>
  <w:style w:type="character" w:customStyle="1" w:styleId="EmailStyle557">
    <w:name w:val="EmailStyle557"/>
    <w:rsid w:val="00523A78"/>
    <w:rPr>
      <w:rFonts w:ascii="Arial" w:hAnsi="Arial" w:cs="Arial"/>
      <w:color w:val="000080"/>
      <w:sz w:val="20"/>
      <w:szCs w:val="20"/>
    </w:rPr>
  </w:style>
  <w:style w:type="character" w:customStyle="1" w:styleId="EmailStyle558">
    <w:name w:val="EmailStyle558"/>
    <w:semiHidden/>
    <w:rsid w:val="00523A78"/>
    <w:rPr>
      <w:rFonts w:ascii="Arial" w:hAnsi="Arial" w:cs="Arial"/>
      <w:color w:val="auto"/>
      <w:sz w:val="20"/>
      <w:szCs w:val="20"/>
    </w:rPr>
  </w:style>
  <w:style w:type="character" w:customStyle="1" w:styleId="EmailStyle559">
    <w:name w:val="EmailStyle559"/>
    <w:rsid w:val="00523A78"/>
    <w:rPr>
      <w:rFonts w:ascii="Arial" w:hAnsi="Arial" w:cs="Arial"/>
      <w:color w:val="000080"/>
      <w:sz w:val="20"/>
      <w:szCs w:val="20"/>
    </w:rPr>
  </w:style>
  <w:style w:type="character" w:customStyle="1" w:styleId="EmailStyle560">
    <w:name w:val="EmailStyle560"/>
    <w:rsid w:val="00523A78"/>
    <w:rPr>
      <w:rFonts w:ascii="Arial" w:hAnsi="Arial" w:cs="Arial"/>
      <w:color w:val="000080"/>
      <w:sz w:val="20"/>
      <w:szCs w:val="20"/>
    </w:rPr>
  </w:style>
  <w:style w:type="character" w:customStyle="1" w:styleId="EmailStyle561">
    <w:name w:val="EmailStyle561"/>
    <w:semiHidden/>
    <w:rsid w:val="00523A78"/>
    <w:rPr>
      <w:rFonts w:ascii="Arial" w:hAnsi="Arial" w:cs="Arial"/>
      <w:color w:val="000080"/>
      <w:sz w:val="20"/>
      <w:szCs w:val="20"/>
    </w:rPr>
  </w:style>
  <w:style w:type="character" w:customStyle="1" w:styleId="EmailStyle562">
    <w:name w:val="EmailStyle562"/>
    <w:semiHidden/>
    <w:rsid w:val="00523A78"/>
    <w:rPr>
      <w:rFonts w:ascii="Arial" w:hAnsi="Arial" w:cs="Arial"/>
      <w:color w:val="auto"/>
      <w:sz w:val="20"/>
      <w:szCs w:val="20"/>
    </w:rPr>
  </w:style>
  <w:style w:type="character" w:customStyle="1" w:styleId="EmailStyle563">
    <w:name w:val="EmailStyle563"/>
    <w:rsid w:val="00523A78"/>
    <w:rPr>
      <w:rFonts w:ascii="Arial" w:hAnsi="Arial" w:cs="Arial"/>
      <w:color w:val="000080"/>
      <w:sz w:val="20"/>
      <w:szCs w:val="20"/>
    </w:rPr>
  </w:style>
  <w:style w:type="character" w:customStyle="1" w:styleId="EmailStyle564">
    <w:name w:val="EmailStyle564"/>
    <w:semiHidden/>
    <w:rsid w:val="00523A78"/>
    <w:rPr>
      <w:rFonts w:ascii="Arial" w:hAnsi="Arial" w:cs="Arial"/>
      <w:color w:val="000080"/>
      <w:sz w:val="20"/>
      <w:szCs w:val="20"/>
    </w:rPr>
  </w:style>
  <w:style w:type="character" w:customStyle="1" w:styleId="EmailStyle565">
    <w:name w:val="EmailStyle565"/>
    <w:semiHidden/>
    <w:rsid w:val="00523A78"/>
    <w:rPr>
      <w:rFonts w:ascii="Arial" w:hAnsi="Arial" w:cs="Arial"/>
      <w:color w:val="auto"/>
      <w:sz w:val="20"/>
      <w:szCs w:val="20"/>
    </w:rPr>
  </w:style>
  <w:style w:type="character" w:customStyle="1" w:styleId="EmailStyle566">
    <w:name w:val="EmailStyle566"/>
    <w:semiHidden/>
    <w:rsid w:val="00523A78"/>
    <w:rPr>
      <w:rFonts w:ascii="Arial" w:hAnsi="Arial" w:cs="Arial"/>
      <w:color w:val="000080"/>
      <w:sz w:val="20"/>
      <w:szCs w:val="20"/>
    </w:rPr>
  </w:style>
  <w:style w:type="character" w:customStyle="1" w:styleId="EmailStyle567">
    <w:name w:val="EmailStyle567"/>
    <w:semiHidden/>
    <w:rsid w:val="00523A78"/>
    <w:rPr>
      <w:rFonts w:ascii="Arial" w:hAnsi="Arial" w:cs="Arial"/>
      <w:color w:val="000080"/>
      <w:sz w:val="20"/>
      <w:szCs w:val="20"/>
    </w:rPr>
  </w:style>
  <w:style w:type="character" w:customStyle="1" w:styleId="EmailStyle568">
    <w:name w:val="EmailStyle568"/>
    <w:rsid w:val="00523A78"/>
    <w:rPr>
      <w:rFonts w:ascii="Arial" w:hAnsi="Arial" w:cs="Arial"/>
      <w:color w:val="000080"/>
      <w:sz w:val="20"/>
      <w:szCs w:val="20"/>
    </w:rPr>
  </w:style>
  <w:style w:type="character" w:customStyle="1" w:styleId="EmailStyle569">
    <w:name w:val="EmailStyle569"/>
    <w:semiHidden/>
    <w:rsid w:val="00523A78"/>
    <w:rPr>
      <w:rFonts w:ascii="Arial" w:hAnsi="Arial" w:cs="Arial"/>
      <w:color w:val="auto"/>
      <w:sz w:val="20"/>
      <w:szCs w:val="20"/>
    </w:rPr>
  </w:style>
  <w:style w:type="character" w:customStyle="1" w:styleId="EmailStyle570">
    <w:name w:val="EmailStyle570"/>
    <w:semiHidden/>
    <w:rsid w:val="00523A78"/>
    <w:rPr>
      <w:rFonts w:ascii="Arial" w:hAnsi="Arial" w:cs="Arial"/>
      <w:color w:val="000080"/>
      <w:sz w:val="20"/>
      <w:szCs w:val="20"/>
    </w:rPr>
  </w:style>
  <w:style w:type="character" w:customStyle="1" w:styleId="EmailStyle571">
    <w:name w:val="EmailStyle571"/>
    <w:semiHidden/>
    <w:rsid w:val="00523A78"/>
    <w:rPr>
      <w:rFonts w:ascii="Arial" w:hAnsi="Arial" w:cs="Arial"/>
      <w:color w:val="auto"/>
      <w:sz w:val="20"/>
      <w:szCs w:val="20"/>
    </w:rPr>
  </w:style>
  <w:style w:type="character" w:customStyle="1" w:styleId="EmailStyle572">
    <w:name w:val="EmailStyle572"/>
    <w:rsid w:val="00523A78"/>
    <w:rPr>
      <w:rFonts w:ascii="Arial" w:hAnsi="Arial" w:cs="Arial"/>
      <w:color w:val="000080"/>
      <w:sz w:val="20"/>
      <w:szCs w:val="20"/>
    </w:rPr>
  </w:style>
  <w:style w:type="character" w:customStyle="1" w:styleId="EmailStyle573">
    <w:name w:val="EmailStyle573"/>
    <w:rsid w:val="00523A78"/>
    <w:rPr>
      <w:rFonts w:ascii="Arial" w:hAnsi="Arial" w:cs="Arial"/>
      <w:color w:val="000080"/>
      <w:sz w:val="20"/>
      <w:szCs w:val="20"/>
    </w:rPr>
  </w:style>
  <w:style w:type="character" w:customStyle="1" w:styleId="EmailStyle574">
    <w:name w:val="EmailStyle574"/>
    <w:rsid w:val="00523A78"/>
    <w:rPr>
      <w:rFonts w:ascii="Arial" w:hAnsi="Arial" w:cs="Arial"/>
      <w:color w:val="000080"/>
      <w:sz w:val="20"/>
      <w:szCs w:val="20"/>
    </w:rPr>
  </w:style>
  <w:style w:type="character" w:customStyle="1" w:styleId="EmailStyle575">
    <w:name w:val="EmailStyle575"/>
    <w:rsid w:val="00523A78"/>
    <w:rPr>
      <w:rFonts w:ascii="Arial" w:hAnsi="Arial" w:cs="Arial"/>
      <w:color w:val="000080"/>
      <w:sz w:val="20"/>
      <w:szCs w:val="20"/>
    </w:rPr>
  </w:style>
  <w:style w:type="character" w:customStyle="1" w:styleId="EmailStyle576">
    <w:name w:val="EmailStyle576"/>
    <w:rsid w:val="00523A78"/>
    <w:rPr>
      <w:rFonts w:ascii="Arial" w:hAnsi="Arial" w:cs="Arial"/>
      <w:color w:val="000080"/>
      <w:sz w:val="20"/>
      <w:szCs w:val="20"/>
    </w:rPr>
  </w:style>
  <w:style w:type="character" w:customStyle="1" w:styleId="EmailStyle577">
    <w:name w:val="EmailStyle577"/>
    <w:semiHidden/>
    <w:rsid w:val="00523A78"/>
    <w:rPr>
      <w:rFonts w:ascii="Arial" w:hAnsi="Arial" w:cs="Arial"/>
      <w:color w:val="000080"/>
      <w:sz w:val="20"/>
      <w:szCs w:val="20"/>
    </w:rPr>
  </w:style>
  <w:style w:type="character" w:customStyle="1" w:styleId="EmailStyle578">
    <w:name w:val="EmailStyle578"/>
    <w:semiHidden/>
    <w:rsid w:val="00523A78"/>
    <w:rPr>
      <w:rFonts w:ascii="Arial" w:hAnsi="Arial" w:cs="Arial"/>
      <w:color w:val="auto"/>
      <w:sz w:val="20"/>
      <w:szCs w:val="20"/>
    </w:rPr>
  </w:style>
  <w:style w:type="character" w:customStyle="1" w:styleId="EmailStyle579">
    <w:name w:val="EmailStyle579"/>
    <w:rsid w:val="00523A78"/>
    <w:rPr>
      <w:rFonts w:ascii="Arial" w:hAnsi="Arial" w:cs="Arial"/>
      <w:color w:val="000080"/>
      <w:sz w:val="20"/>
      <w:szCs w:val="20"/>
    </w:rPr>
  </w:style>
  <w:style w:type="character" w:customStyle="1" w:styleId="EmailStyle580">
    <w:name w:val="EmailStyle580"/>
    <w:semiHidden/>
    <w:rsid w:val="00523A78"/>
    <w:rPr>
      <w:rFonts w:ascii="Arial" w:hAnsi="Arial" w:cs="Arial"/>
      <w:color w:val="000080"/>
      <w:sz w:val="20"/>
      <w:szCs w:val="20"/>
    </w:rPr>
  </w:style>
  <w:style w:type="character" w:customStyle="1" w:styleId="EmailStyle581">
    <w:name w:val="EmailStyle581"/>
    <w:rsid w:val="00523A78"/>
    <w:rPr>
      <w:rFonts w:ascii="Arial" w:hAnsi="Arial" w:cs="Arial"/>
      <w:color w:val="000080"/>
      <w:sz w:val="20"/>
      <w:szCs w:val="20"/>
    </w:rPr>
  </w:style>
  <w:style w:type="character" w:customStyle="1" w:styleId="EmailStyle582">
    <w:name w:val="EmailStyle582"/>
    <w:semiHidden/>
    <w:rsid w:val="00523A78"/>
    <w:rPr>
      <w:rFonts w:ascii="Arial" w:hAnsi="Arial" w:cs="Arial"/>
      <w:color w:val="000080"/>
      <w:sz w:val="20"/>
      <w:szCs w:val="20"/>
    </w:rPr>
  </w:style>
  <w:style w:type="character" w:customStyle="1" w:styleId="EmailStyle583">
    <w:name w:val="EmailStyle583"/>
    <w:semiHidden/>
    <w:rsid w:val="00523A78"/>
    <w:rPr>
      <w:rFonts w:ascii="Arial" w:hAnsi="Arial" w:cs="Arial"/>
      <w:color w:val="000080"/>
      <w:sz w:val="20"/>
      <w:szCs w:val="20"/>
    </w:rPr>
  </w:style>
  <w:style w:type="character" w:customStyle="1" w:styleId="EmailStyle584">
    <w:name w:val="EmailStyle584"/>
    <w:rsid w:val="00523A78"/>
    <w:rPr>
      <w:rFonts w:ascii="Arial" w:hAnsi="Arial" w:cs="Arial"/>
      <w:color w:val="000080"/>
      <w:sz w:val="20"/>
      <w:szCs w:val="20"/>
    </w:rPr>
  </w:style>
  <w:style w:type="character" w:customStyle="1" w:styleId="EmailStyle585">
    <w:name w:val="EmailStyle585"/>
    <w:semiHidden/>
    <w:rsid w:val="00523A78"/>
    <w:rPr>
      <w:rFonts w:ascii="Arial" w:hAnsi="Arial" w:cs="Arial"/>
      <w:color w:val="auto"/>
      <w:sz w:val="20"/>
      <w:szCs w:val="20"/>
    </w:rPr>
  </w:style>
  <w:style w:type="character" w:customStyle="1" w:styleId="EmailStyle586">
    <w:name w:val="EmailStyle586"/>
    <w:rsid w:val="00523A78"/>
    <w:rPr>
      <w:rFonts w:ascii="Arial" w:hAnsi="Arial" w:cs="Arial"/>
      <w:color w:val="000080"/>
      <w:sz w:val="20"/>
      <w:szCs w:val="20"/>
    </w:rPr>
  </w:style>
  <w:style w:type="character" w:customStyle="1" w:styleId="EmailStyle587">
    <w:name w:val="EmailStyle587"/>
    <w:rsid w:val="00523A78"/>
    <w:rPr>
      <w:rFonts w:ascii="Arial" w:hAnsi="Arial" w:cs="Arial"/>
      <w:color w:val="000080"/>
      <w:sz w:val="20"/>
      <w:szCs w:val="20"/>
    </w:rPr>
  </w:style>
  <w:style w:type="character" w:customStyle="1" w:styleId="EmailStyle588">
    <w:name w:val="EmailStyle588"/>
    <w:semiHidden/>
    <w:rsid w:val="00523A78"/>
    <w:rPr>
      <w:rFonts w:ascii="Arial" w:hAnsi="Arial" w:cs="Arial"/>
      <w:color w:val="000080"/>
      <w:sz w:val="20"/>
      <w:szCs w:val="20"/>
    </w:rPr>
  </w:style>
  <w:style w:type="character" w:customStyle="1" w:styleId="EmailStyle589">
    <w:name w:val="EmailStyle589"/>
    <w:semiHidden/>
    <w:rsid w:val="00523A78"/>
    <w:rPr>
      <w:rFonts w:ascii="Arial" w:hAnsi="Arial" w:cs="Arial"/>
      <w:color w:val="auto"/>
      <w:sz w:val="20"/>
      <w:szCs w:val="20"/>
    </w:rPr>
  </w:style>
  <w:style w:type="character" w:customStyle="1" w:styleId="EmailStyle590">
    <w:name w:val="EmailStyle590"/>
    <w:rsid w:val="00523A78"/>
    <w:rPr>
      <w:rFonts w:ascii="Arial" w:hAnsi="Arial" w:cs="Arial"/>
      <w:color w:val="000080"/>
      <w:sz w:val="20"/>
      <w:szCs w:val="20"/>
    </w:rPr>
  </w:style>
  <w:style w:type="character" w:customStyle="1" w:styleId="EmailStyle591">
    <w:name w:val="EmailStyle591"/>
    <w:semiHidden/>
    <w:rsid w:val="00523A78"/>
    <w:rPr>
      <w:rFonts w:ascii="Arial" w:hAnsi="Arial" w:cs="Arial"/>
      <w:color w:val="000080"/>
      <w:sz w:val="20"/>
      <w:szCs w:val="20"/>
    </w:rPr>
  </w:style>
  <w:style w:type="character" w:customStyle="1" w:styleId="EmailStyle592">
    <w:name w:val="EmailStyle592"/>
    <w:semiHidden/>
    <w:rsid w:val="00523A78"/>
    <w:rPr>
      <w:rFonts w:ascii="Arial" w:hAnsi="Arial" w:cs="Arial"/>
      <w:color w:val="auto"/>
      <w:sz w:val="20"/>
      <w:szCs w:val="20"/>
    </w:rPr>
  </w:style>
  <w:style w:type="character" w:customStyle="1" w:styleId="EmailStyle593">
    <w:name w:val="EmailStyle593"/>
    <w:semiHidden/>
    <w:rsid w:val="00523A78"/>
    <w:rPr>
      <w:rFonts w:ascii="Arial" w:hAnsi="Arial" w:cs="Arial"/>
      <w:color w:val="000080"/>
      <w:sz w:val="20"/>
      <w:szCs w:val="20"/>
    </w:rPr>
  </w:style>
  <w:style w:type="character" w:customStyle="1" w:styleId="EmailStyle594">
    <w:name w:val="EmailStyle594"/>
    <w:semiHidden/>
    <w:rsid w:val="00523A78"/>
    <w:rPr>
      <w:rFonts w:ascii="Arial" w:hAnsi="Arial" w:cs="Arial"/>
      <w:color w:val="000080"/>
      <w:sz w:val="20"/>
      <w:szCs w:val="20"/>
    </w:rPr>
  </w:style>
  <w:style w:type="character" w:customStyle="1" w:styleId="EmailStyle595">
    <w:name w:val="EmailStyle595"/>
    <w:rsid w:val="00523A78"/>
    <w:rPr>
      <w:rFonts w:ascii="Arial" w:hAnsi="Arial" w:cs="Arial"/>
      <w:color w:val="000080"/>
      <w:sz w:val="20"/>
      <w:szCs w:val="20"/>
    </w:rPr>
  </w:style>
  <w:style w:type="character" w:customStyle="1" w:styleId="EmailStyle596">
    <w:name w:val="EmailStyle596"/>
    <w:semiHidden/>
    <w:rsid w:val="00523A78"/>
    <w:rPr>
      <w:rFonts w:ascii="Arial" w:hAnsi="Arial" w:cs="Arial"/>
      <w:color w:val="auto"/>
      <w:sz w:val="20"/>
      <w:szCs w:val="20"/>
    </w:rPr>
  </w:style>
  <w:style w:type="character" w:customStyle="1" w:styleId="EmailStyle597">
    <w:name w:val="EmailStyle597"/>
    <w:rsid w:val="00523A78"/>
    <w:rPr>
      <w:rFonts w:ascii="Arial" w:hAnsi="Arial" w:cs="Arial"/>
      <w:color w:val="000080"/>
      <w:sz w:val="20"/>
      <w:szCs w:val="20"/>
    </w:rPr>
  </w:style>
  <w:style w:type="character" w:customStyle="1" w:styleId="EmailStyle598">
    <w:name w:val="EmailStyle598"/>
    <w:rsid w:val="00523A78"/>
    <w:rPr>
      <w:rFonts w:ascii="Arial" w:hAnsi="Arial" w:cs="Arial"/>
      <w:color w:val="000080"/>
      <w:sz w:val="20"/>
      <w:szCs w:val="20"/>
    </w:rPr>
  </w:style>
  <w:style w:type="character" w:customStyle="1" w:styleId="EmailStyle599">
    <w:name w:val="EmailStyle599"/>
    <w:semiHidden/>
    <w:rsid w:val="00523A78"/>
    <w:rPr>
      <w:rFonts w:ascii="Arial" w:hAnsi="Arial" w:cs="Arial"/>
      <w:color w:val="000080"/>
      <w:sz w:val="20"/>
      <w:szCs w:val="20"/>
    </w:rPr>
  </w:style>
  <w:style w:type="character" w:customStyle="1" w:styleId="EmailStyle600">
    <w:name w:val="EmailStyle600"/>
    <w:semiHidden/>
    <w:rsid w:val="00523A78"/>
    <w:rPr>
      <w:rFonts w:ascii="Arial" w:hAnsi="Arial" w:cs="Arial"/>
      <w:color w:val="auto"/>
      <w:sz w:val="20"/>
      <w:szCs w:val="20"/>
    </w:rPr>
  </w:style>
  <w:style w:type="character" w:customStyle="1" w:styleId="EmailStyle601">
    <w:name w:val="EmailStyle601"/>
    <w:rsid w:val="00523A78"/>
    <w:rPr>
      <w:rFonts w:ascii="Arial" w:hAnsi="Arial" w:cs="Arial"/>
      <w:color w:val="000080"/>
      <w:sz w:val="20"/>
      <w:szCs w:val="20"/>
    </w:rPr>
  </w:style>
  <w:style w:type="character" w:customStyle="1" w:styleId="EmailStyle602">
    <w:name w:val="EmailStyle602"/>
    <w:rsid w:val="00523A78"/>
    <w:rPr>
      <w:rFonts w:ascii="Arial" w:hAnsi="Arial" w:cs="Arial"/>
      <w:color w:val="000080"/>
      <w:sz w:val="20"/>
      <w:szCs w:val="20"/>
    </w:rPr>
  </w:style>
  <w:style w:type="character" w:customStyle="1" w:styleId="EmailStyle603">
    <w:name w:val="EmailStyle603"/>
    <w:rsid w:val="00523A78"/>
    <w:rPr>
      <w:rFonts w:ascii="Arial" w:hAnsi="Arial" w:cs="Arial"/>
      <w:color w:val="000080"/>
      <w:sz w:val="20"/>
      <w:szCs w:val="20"/>
    </w:rPr>
  </w:style>
  <w:style w:type="paragraph" w:styleId="BodyText2">
    <w:name w:val="Body Text 2"/>
    <w:basedOn w:val="Normal"/>
    <w:link w:val="BodyText2Char"/>
    <w:rsid w:val="00523A78"/>
    <w:pPr>
      <w:spacing w:after="120" w:line="480" w:lineRule="auto"/>
    </w:pPr>
    <w:rPr>
      <w:rFonts w:eastAsia="MS Mincho"/>
    </w:rPr>
  </w:style>
  <w:style w:type="character" w:customStyle="1" w:styleId="BodyText2Char">
    <w:name w:val="Body Text 2 Char"/>
    <w:link w:val="BodyText2"/>
    <w:rsid w:val="00523A78"/>
    <w:rPr>
      <w:rFonts w:ascii="Arial" w:eastAsia="MS Mincho" w:hAnsi="Arial" w:cs="Arial"/>
      <w:spacing w:val="8"/>
      <w:lang w:val="en-GB" w:eastAsia="zh-CN"/>
    </w:rPr>
  </w:style>
  <w:style w:type="paragraph" w:styleId="BodyText3">
    <w:name w:val="Body Text 3"/>
    <w:basedOn w:val="Normal"/>
    <w:link w:val="BodyText3Char"/>
    <w:rsid w:val="00523A78"/>
    <w:pPr>
      <w:spacing w:after="120"/>
    </w:pPr>
    <w:rPr>
      <w:rFonts w:eastAsia="MS Mincho"/>
      <w:sz w:val="16"/>
      <w:szCs w:val="16"/>
    </w:rPr>
  </w:style>
  <w:style w:type="character" w:customStyle="1" w:styleId="BodyText3Char">
    <w:name w:val="Body Text 3 Char"/>
    <w:link w:val="BodyText3"/>
    <w:rsid w:val="00523A78"/>
    <w:rPr>
      <w:rFonts w:ascii="Arial" w:eastAsia="MS Mincho" w:hAnsi="Arial" w:cs="Arial"/>
      <w:spacing w:val="8"/>
      <w:sz w:val="16"/>
      <w:szCs w:val="16"/>
      <w:lang w:val="en-GB" w:eastAsia="zh-CN"/>
    </w:rPr>
  </w:style>
  <w:style w:type="paragraph" w:styleId="BodyTextFirstIndent">
    <w:name w:val="Body Text First Indent"/>
    <w:basedOn w:val="BodyText"/>
    <w:link w:val="BodyTextFirstIndentChar"/>
    <w:rsid w:val="00523A78"/>
    <w:pPr>
      <w:ind w:firstLine="210"/>
    </w:pPr>
    <w:rPr>
      <w:rFonts w:eastAsia="MS Mincho"/>
    </w:rPr>
  </w:style>
  <w:style w:type="character" w:customStyle="1" w:styleId="BodyTextChar">
    <w:name w:val="Body Text Char"/>
    <w:link w:val="BodyText"/>
    <w:rsid w:val="00523A78"/>
    <w:rPr>
      <w:rFonts w:ascii="Arial" w:hAnsi="Arial" w:cs="Arial"/>
      <w:spacing w:val="8"/>
      <w:lang w:val="en-GB" w:eastAsia="zh-CN"/>
    </w:rPr>
  </w:style>
  <w:style w:type="character" w:customStyle="1" w:styleId="BodyTextFirstIndentChar">
    <w:name w:val="Body Text First Indent Char"/>
    <w:link w:val="BodyTextFirstIndent"/>
    <w:rsid w:val="00523A78"/>
    <w:rPr>
      <w:rFonts w:ascii="Arial" w:eastAsia="MS Mincho" w:hAnsi="Arial" w:cs="Arial"/>
      <w:spacing w:val="8"/>
      <w:lang w:val="en-GB" w:eastAsia="zh-CN"/>
    </w:rPr>
  </w:style>
  <w:style w:type="paragraph" w:styleId="BodyTextFirstIndent2">
    <w:name w:val="Body Text First Indent 2"/>
    <w:basedOn w:val="BodyTextIndent"/>
    <w:link w:val="BodyTextFirstIndent2Char"/>
    <w:rsid w:val="00523A78"/>
    <w:pPr>
      <w:ind w:firstLine="210"/>
    </w:pPr>
    <w:rPr>
      <w:rFonts w:eastAsia="MS Mincho"/>
    </w:rPr>
  </w:style>
  <w:style w:type="character" w:customStyle="1" w:styleId="BodyTextFirstIndent2Char">
    <w:name w:val="Body Text First Indent 2 Char"/>
    <w:link w:val="BodyTextFirstIndent2"/>
    <w:rsid w:val="00523A78"/>
    <w:rPr>
      <w:rFonts w:ascii="Arial" w:eastAsia="MS Mincho" w:hAnsi="Arial" w:cs="Arial"/>
      <w:spacing w:val="8"/>
      <w:lang w:val="en-GB" w:eastAsia="zh-CN"/>
    </w:rPr>
  </w:style>
  <w:style w:type="paragraph" w:styleId="BodyTextIndent2">
    <w:name w:val="Body Text Indent 2"/>
    <w:basedOn w:val="Normal"/>
    <w:link w:val="BodyTextIndent2Char"/>
    <w:rsid w:val="00523A78"/>
    <w:pPr>
      <w:spacing w:after="120" w:line="480" w:lineRule="auto"/>
      <w:ind w:left="360"/>
    </w:pPr>
    <w:rPr>
      <w:rFonts w:eastAsia="MS Mincho"/>
    </w:rPr>
  </w:style>
  <w:style w:type="character" w:customStyle="1" w:styleId="BodyTextIndent2Char">
    <w:name w:val="Body Text Indent 2 Char"/>
    <w:link w:val="BodyTextIndent2"/>
    <w:rsid w:val="00523A78"/>
    <w:rPr>
      <w:rFonts w:ascii="Arial" w:eastAsia="MS Mincho" w:hAnsi="Arial" w:cs="Arial"/>
      <w:spacing w:val="8"/>
      <w:lang w:val="en-GB" w:eastAsia="zh-CN"/>
    </w:rPr>
  </w:style>
  <w:style w:type="paragraph" w:styleId="BodyTextIndent3">
    <w:name w:val="Body Text Indent 3"/>
    <w:basedOn w:val="Normal"/>
    <w:link w:val="BodyTextIndent3Char"/>
    <w:rsid w:val="00523A78"/>
    <w:pPr>
      <w:spacing w:after="120"/>
      <w:ind w:left="360"/>
    </w:pPr>
    <w:rPr>
      <w:rFonts w:eastAsia="MS Mincho"/>
      <w:sz w:val="16"/>
      <w:szCs w:val="16"/>
    </w:rPr>
  </w:style>
  <w:style w:type="character" w:customStyle="1" w:styleId="BodyTextIndent3Char">
    <w:name w:val="Body Text Indent 3 Char"/>
    <w:link w:val="BodyTextIndent3"/>
    <w:rsid w:val="00523A78"/>
    <w:rPr>
      <w:rFonts w:ascii="Arial" w:eastAsia="MS Mincho" w:hAnsi="Arial" w:cs="Arial"/>
      <w:spacing w:val="8"/>
      <w:sz w:val="16"/>
      <w:szCs w:val="16"/>
      <w:lang w:val="en-GB" w:eastAsia="zh-CN"/>
    </w:rPr>
  </w:style>
  <w:style w:type="paragraph" w:styleId="Closing">
    <w:name w:val="Closing"/>
    <w:basedOn w:val="Normal"/>
    <w:link w:val="ClosingChar"/>
    <w:rsid w:val="00523A78"/>
    <w:pPr>
      <w:ind w:left="4320"/>
    </w:pPr>
    <w:rPr>
      <w:rFonts w:eastAsia="MS Mincho"/>
    </w:rPr>
  </w:style>
  <w:style w:type="character" w:customStyle="1" w:styleId="ClosingChar">
    <w:name w:val="Closing Char"/>
    <w:link w:val="Closing"/>
    <w:rsid w:val="00523A78"/>
    <w:rPr>
      <w:rFonts w:ascii="Arial" w:eastAsia="MS Mincho" w:hAnsi="Arial" w:cs="Arial"/>
      <w:spacing w:val="8"/>
      <w:lang w:val="en-GB" w:eastAsia="zh-CN"/>
    </w:rPr>
  </w:style>
  <w:style w:type="paragraph" w:styleId="E-mailSignature">
    <w:name w:val="E-mail Signature"/>
    <w:basedOn w:val="Normal"/>
    <w:link w:val="E-mailSignatureChar"/>
    <w:rsid w:val="00523A78"/>
    <w:rPr>
      <w:rFonts w:eastAsia="MS Mincho"/>
    </w:rPr>
  </w:style>
  <w:style w:type="character" w:customStyle="1" w:styleId="E-mailSignatureChar">
    <w:name w:val="E-mail Signature Char"/>
    <w:link w:val="E-mailSignature"/>
    <w:rsid w:val="00523A78"/>
    <w:rPr>
      <w:rFonts w:ascii="Arial" w:eastAsia="MS Mincho" w:hAnsi="Arial" w:cs="Arial"/>
      <w:spacing w:val="8"/>
      <w:lang w:val="en-GB" w:eastAsia="zh-CN"/>
    </w:rPr>
  </w:style>
  <w:style w:type="paragraph" w:styleId="EnvelopeAddress">
    <w:name w:val="envelope address"/>
    <w:basedOn w:val="Normal"/>
    <w:uiPriority w:val="99"/>
    <w:unhideWhenUsed/>
    <w:rsid w:val="00A578C8"/>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unhideWhenUsed/>
    <w:rsid w:val="00A578C8"/>
    <w:rPr>
      <w:rFonts w:ascii="Cambria" w:eastAsia="MS Gothic" w:hAnsi="Cambria" w:cs="Times New Roman"/>
    </w:rPr>
  </w:style>
  <w:style w:type="paragraph" w:styleId="HTMLAddress">
    <w:name w:val="HTML Address"/>
    <w:basedOn w:val="Normal"/>
    <w:link w:val="HTMLAddressChar"/>
    <w:rsid w:val="00523A78"/>
    <w:rPr>
      <w:rFonts w:eastAsia="MS Mincho"/>
      <w:i/>
      <w:iCs/>
    </w:rPr>
  </w:style>
  <w:style w:type="character" w:customStyle="1" w:styleId="HTMLAddressChar">
    <w:name w:val="HTML Address Char"/>
    <w:link w:val="HTMLAddress"/>
    <w:rsid w:val="00523A78"/>
    <w:rPr>
      <w:rFonts w:ascii="Arial" w:eastAsia="MS Mincho" w:hAnsi="Arial" w:cs="Arial"/>
      <w:i/>
      <w:iCs/>
      <w:spacing w:val="8"/>
      <w:lang w:val="en-GB" w:eastAsia="zh-CN"/>
    </w:rPr>
  </w:style>
  <w:style w:type="paragraph" w:styleId="MacroText">
    <w:name w:val="macro"/>
    <w:link w:val="MacroTextChar"/>
    <w:rsid w:val="00523A78"/>
    <w:pPr>
      <w:tabs>
        <w:tab w:val="left" w:pos="480"/>
        <w:tab w:val="left" w:pos="960"/>
        <w:tab w:val="left" w:pos="1440"/>
        <w:tab w:val="left" w:pos="1920"/>
        <w:tab w:val="left" w:pos="2400"/>
        <w:tab w:val="left" w:pos="2880"/>
        <w:tab w:val="left" w:pos="3360"/>
        <w:tab w:val="left" w:pos="3840"/>
        <w:tab w:val="left" w:pos="4320"/>
      </w:tabs>
      <w:snapToGrid w:val="0"/>
      <w:jc w:val="both"/>
    </w:pPr>
    <w:rPr>
      <w:rFonts w:ascii="Courier New" w:eastAsia="MS Mincho" w:hAnsi="Courier New" w:cs="Courier New"/>
      <w:spacing w:val="8"/>
      <w:lang w:val="en-GB" w:eastAsia="zh-CN"/>
    </w:rPr>
  </w:style>
  <w:style w:type="character" w:customStyle="1" w:styleId="MacroTextChar">
    <w:name w:val="Macro Text Char"/>
    <w:link w:val="MacroText"/>
    <w:rsid w:val="00523A78"/>
    <w:rPr>
      <w:rFonts w:ascii="Courier New" w:eastAsia="MS Mincho" w:hAnsi="Courier New" w:cs="Courier New"/>
      <w:spacing w:val="8"/>
      <w:lang w:val="en-GB" w:eastAsia="zh-CN"/>
    </w:rPr>
  </w:style>
  <w:style w:type="paragraph" w:styleId="NormalIndent">
    <w:name w:val="Normal Indent"/>
    <w:basedOn w:val="Normal"/>
    <w:uiPriority w:val="99"/>
    <w:unhideWhenUsed/>
    <w:rsid w:val="00A578C8"/>
    <w:pPr>
      <w:ind w:left="567"/>
    </w:pPr>
  </w:style>
  <w:style w:type="paragraph" w:styleId="NoteHeading">
    <w:name w:val="Note Heading"/>
    <w:basedOn w:val="Normal"/>
    <w:next w:val="Normal"/>
    <w:link w:val="NoteHeadingChar"/>
    <w:rsid w:val="00523A78"/>
    <w:rPr>
      <w:rFonts w:eastAsia="MS Mincho"/>
    </w:rPr>
  </w:style>
  <w:style w:type="character" w:customStyle="1" w:styleId="NoteHeadingChar">
    <w:name w:val="Note Heading Char"/>
    <w:link w:val="NoteHeading"/>
    <w:rsid w:val="00523A78"/>
    <w:rPr>
      <w:rFonts w:ascii="Arial" w:eastAsia="MS Mincho" w:hAnsi="Arial" w:cs="Arial"/>
      <w:spacing w:val="8"/>
      <w:lang w:val="en-GB" w:eastAsia="zh-CN"/>
    </w:rPr>
  </w:style>
  <w:style w:type="paragraph" w:styleId="PlainText">
    <w:name w:val="Plain Text"/>
    <w:basedOn w:val="Normal"/>
    <w:link w:val="PlainTextChar"/>
    <w:uiPriority w:val="99"/>
    <w:rsid w:val="00523A78"/>
    <w:rPr>
      <w:rFonts w:ascii="Courier New" w:eastAsia="MS Mincho" w:hAnsi="Courier New" w:cs="Courier New"/>
    </w:rPr>
  </w:style>
  <w:style w:type="character" w:customStyle="1" w:styleId="PlainTextChar">
    <w:name w:val="Plain Text Char"/>
    <w:link w:val="PlainText"/>
    <w:uiPriority w:val="99"/>
    <w:rsid w:val="00523A78"/>
    <w:rPr>
      <w:rFonts w:ascii="Courier New" w:eastAsia="MS Mincho" w:hAnsi="Courier New" w:cs="Courier New"/>
      <w:spacing w:val="8"/>
      <w:lang w:val="en-GB" w:eastAsia="zh-CN"/>
    </w:rPr>
  </w:style>
  <w:style w:type="paragraph" w:styleId="Salutation">
    <w:name w:val="Salutation"/>
    <w:basedOn w:val="Normal"/>
    <w:next w:val="Normal"/>
    <w:link w:val="SalutationChar"/>
    <w:rsid w:val="00523A78"/>
    <w:rPr>
      <w:rFonts w:eastAsia="MS Mincho"/>
    </w:rPr>
  </w:style>
  <w:style w:type="character" w:customStyle="1" w:styleId="SalutationChar">
    <w:name w:val="Salutation Char"/>
    <w:link w:val="Salutation"/>
    <w:rsid w:val="00523A78"/>
    <w:rPr>
      <w:rFonts w:ascii="Arial" w:eastAsia="MS Mincho" w:hAnsi="Arial" w:cs="Arial"/>
      <w:spacing w:val="8"/>
      <w:lang w:val="en-GB" w:eastAsia="zh-CN"/>
    </w:rPr>
  </w:style>
  <w:style w:type="paragraph" w:styleId="Signature">
    <w:name w:val="Signature"/>
    <w:basedOn w:val="Normal"/>
    <w:link w:val="SignatureChar"/>
    <w:rsid w:val="00523A78"/>
    <w:pPr>
      <w:ind w:left="4320"/>
    </w:pPr>
    <w:rPr>
      <w:rFonts w:eastAsia="MS Mincho"/>
    </w:rPr>
  </w:style>
  <w:style w:type="character" w:customStyle="1" w:styleId="SignatureChar">
    <w:name w:val="Signature Char"/>
    <w:link w:val="Signature"/>
    <w:rsid w:val="00523A78"/>
    <w:rPr>
      <w:rFonts w:ascii="Arial" w:eastAsia="MS Mincho" w:hAnsi="Arial" w:cs="Arial"/>
      <w:spacing w:val="8"/>
      <w:lang w:val="en-GB" w:eastAsia="zh-CN"/>
    </w:rPr>
  </w:style>
  <w:style w:type="paragraph" w:styleId="Subtitle">
    <w:name w:val="Subtitle"/>
    <w:basedOn w:val="Normal"/>
    <w:link w:val="SubtitleChar"/>
    <w:qFormat/>
    <w:rsid w:val="00523A78"/>
    <w:pPr>
      <w:spacing w:after="60"/>
      <w:jc w:val="center"/>
      <w:outlineLvl w:val="1"/>
    </w:pPr>
    <w:rPr>
      <w:rFonts w:eastAsia="MS Mincho"/>
      <w:sz w:val="24"/>
      <w:szCs w:val="24"/>
    </w:rPr>
  </w:style>
  <w:style w:type="character" w:customStyle="1" w:styleId="SubtitleChar">
    <w:name w:val="Subtitle Char"/>
    <w:link w:val="Subtitle"/>
    <w:rsid w:val="00523A78"/>
    <w:rPr>
      <w:rFonts w:ascii="Arial" w:eastAsia="MS Mincho" w:hAnsi="Arial" w:cs="Arial"/>
      <w:spacing w:val="8"/>
      <w:sz w:val="24"/>
      <w:szCs w:val="24"/>
      <w:lang w:val="en-GB" w:eastAsia="zh-CN"/>
    </w:rPr>
  </w:style>
  <w:style w:type="paragraph" w:styleId="TableofAuthorities">
    <w:name w:val="table of authorities"/>
    <w:basedOn w:val="Normal"/>
    <w:next w:val="Normal"/>
    <w:uiPriority w:val="99"/>
    <w:unhideWhenUsed/>
    <w:rsid w:val="00A578C8"/>
    <w:pPr>
      <w:ind w:left="200" w:hanging="200"/>
    </w:pPr>
  </w:style>
  <w:style w:type="paragraph" w:styleId="TOAHeading">
    <w:name w:val="toa heading"/>
    <w:basedOn w:val="Normal"/>
    <w:next w:val="Normal"/>
    <w:uiPriority w:val="99"/>
    <w:unhideWhenUsed/>
    <w:rsid w:val="00A578C8"/>
    <w:pPr>
      <w:spacing w:before="120"/>
    </w:pPr>
    <w:rPr>
      <w:rFonts w:ascii="Cambria" w:eastAsia="MS Gothic" w:hAnsi="Cambria" w:cs="Times New Roman"/>
      <w:b/>
      <w:bCs/>
      <w:sz w:val="24"/>
      <w:szCs w:val="24"/>
    </w:rPr>
  </w:style>
  <w:style w:type="character" w:customStyle="1" w:styleId="CharChar1110">
    <w:name w:val="Char Char1110"/>
    <w:rsid w:val="00523A78"/>
  </w:style>
  <w:style w:type="character" w:customStyle="1" w:styleId="CharChar107">
    <w:name w:val="Char Char107"/>
    <w:rsid w:val="00523A78"/>
  </w:style>
  <w:style w:type="character" w:customStyle="1" w:styleId="CharChar96">
    <w:name w:val="Char Char96"/>
    <w:rsid w:val="00523A78"/>
  </w:style>
  <w:style w:type="character" w:customStyle="1" w:styleId="CharChar86">
    <w:name w:val="Char Char86"/>
    <w:rsid w:val="00523A78"/>
  </w:style>
  <w:style w:type="character" w:customStyle="1" w:styleId="CharChar126">
    <w:name w:val="Char Char126"/>
    <w:rsid w:val="00523A78"/>
    <w:rPr>
      <w:rFonts w:ascii="Arial" w:hAnsi="Arial" w:cs="Arial"/>
      <w:spacing w:val="8"/>
      <w:lang w:val="en-GB" w:eastAsia="zh-CN"/>
    </w:rPr>
  </w:style>
  <w:style w:type="character" w:customStyle="1" w:styleId="CharChar76">
    <w:name w:val="Char Char76"/>
    <w:rsid w:val="00523A78"/>
    <w:rPr>
      <w:rFonts w:ascii="Arial" w:hAnsi="Arial" w:cs="Arial"/>
      <w:spacing w:val="8"/>
      <w:lang w:val="en-GB" w:eastAsia="zh-CN"/>
    </w:rPr>
  </w:style>
  <w:style w:type="character" w:customStyle="1" w:styleId="CharChar66">
    <w:name w:val="Char Char66"/>
    <w:rsid w:val="00523A78"/>
    <w:rPr>
      <w:rFonts w:ascii="Arial" w:hAnsi="Arial" w:cs="Arial"/>
      <w:noProof/>
      <w:color w:val="FF00FF"/>
      <w:spacing w:val="8"/>
      <w:sz w:val="24"/>
      <w:szCs w:val="24"/>
      <w:u w:val="wave"/>
    </w:rPr>
  </w:style>
  <w:style w:type="character" w:customStyle="1" w:styleId="CharChar56">
    <w:name w:val="Char Char56"/>
    <w:rsid w:val="00523A78"/>
    <w:rPr>
      <w:rFonts w:ascii="Courier New" w:hAnsi="Courier New" w:cs="Courier New"/>
    </w:rPr>
  </w:style>
  <w:style w:type="character" w:customStyle="1" w:styleId="CharChar47">
    <w:name w:val="Char Char47"/>
    <w:rsid w:val="00523A78"/>
    <w:rPr>
      <w:rFonts w:ascii="Arial" w:hAnsi="Arial" w:cs="Arial"/>
      <w:spacing w:val="8"/>
      <w:lang w:val="en-GB" w:eastAsia="zh-CN"/>
    </w:rPr>
  </w:style>
  <w:style w:type="character" w:customStyle="1" w:styleId="Heading6Char">
    <w:name w:val="Heading 6 Char"/>
    <w:aliases w:val="h6 Char,h61 Char,Appendix Level Char"/>
    <w:link w:val="Heading6"/>
    <w:rsid w:val="008E6C28"/>
    <w:rPr>
      <w:rFonts w:ascii="Arial" w:hAnsi="Arial" w:cs="Arial"/>
      <w:b/>
      <w:bCs/>
      <w:noProof/>
      <w:spacing w:val="8"/>
      <w:lang w:val="en-GB" w:eastAsia="zh-CN"/>
    </w:rPr>
  </w:style>
  <w:style w:type="character" w:customStyle="1" w:styleId="Heading7Char">
    <w:name w:val="Heading 7 Char"/>
    <w:aliases w:val="h7 Char,_berschrift 7 Char,7 Char,titre 7 Char,h71 Char,_berschrift 71 Char,71 Char,titre 71 Char"/>
    <w:link w:val="Heading7"/>
    <w:rsid w:val="008E6C28"/>
    <w:rPr>
      <w:rFonts w:ascii="Arial" w:hAnsi="Arial" w:cs="Arial"/>
      <w:b/>
      <w:bCs/>
      <w:noProof/>
      <w:spacing w:val="8"/>
      <w:lang w:val="en-GB" w:eastAsia="zh-CN"/>
    </w:rPr>
  </w:style>
  <w:style w:type="character" w:customStyle="1" w:styleId="Heading8Char">
    <w:name w:val="Heading 8 Char"/>
    <w:aliases w:val="h8 Char,h81 Char"/>
    <w:link w:val="Heading8"/>
    <w:rsid w:val="008E6C28"/>
    <w:rPr>
      <w:rFonts w:ascii="Arial" w:hAnsi="Arial" w:cs="Arial"/>
      <w:b/>
      <w:bCs/>
      <w:noProof/>
      <w:spacing w:val="8"/>
      <w:lang w:val="en-GB" w:eastAsia="zh-CN"/>
    </w:rPr>
  </w:style>
  <w:style w:type="character" w:customStyle="1" w:styleId="Heading9Char">
    <w:name w:val="Heading 9 Char"/>
    <w:aliases w:val="h9 Char,9 Char,titre 9 Char,h91 Char,91 Char,titre 91 Char"/>
    <w:link w:val="Heading9"/>
    <w:rsid w:val="008E6C28"/>
    <w:rPr>
      <w:rFonts w:ascii="Arial" w:hAnsi="Arial" w:cs="Arial"/>
      <w:b/>
      <w:bCs/>
      <w:noProof/>
      <w:spacing w:val="8"/>
      <w:lang w:val="en-GB" w:eastAsia="zh-CN"/>
    </w:rPr>
  </w:style>
  <w:style w:type="character" w:customStyle="1" w:styleId="CommentTextChar">
    <w:name w:val="Comment Text Char"/>
    <w:link w:val="CommentText"/>
    <w:rsid w:val="008E6C28"/>
    <w:rPr>
      <w:rFonts w:ascii="Arial" w:hAnsi="Arial" w:cs="Arial"/>
      <w:spacing w:val="8"/>
      <w:lang w:val="en-GB" w:eastAsia="zh-CN"/>
    </w:rPr>
  </w:style>
  <w:style w:type="character" w:customStyle="1" w:styleId="FooterChar">
    <w:name w:val="Footer Char"/>
    <w:link w:val="Footer"/>
    <w:uiPriority w:val="29"/>
    <w:rsid w:val="008E6C28"/>
    <w:rPr>
      <w:rFonts w:ascii="Arial" w:hAnsi="Arial" w:cs="Arial"/>
      <w:noProof/>
      <w:spacing w:val="8"/>
      <w:lang w:eastAsia="zh-CN"/>
    </w:rPr>
  </w:style>
  <w:style w:type="character" w:customStyle="1" w:styleId="FootnoteTextChar">
    <w:name w:val="Footnote Text Char"/>
    <w:link w:val="FootnoteText"/>
    <w:rsid w:val="008E6C28"/>
    <w:rPr>
      <w:rFonts w:ascii="Arial" w:hAnsi="Arial" w:cs="Arial"/>
      <w:noProof/>
      <w:spacing w:val="8"/>
      <w:sz w:val="16"/>
      <w:szCs w:val="16"/>
      <w:lang w:eastAsia="zh-CN"/>
    </w:rPr>
  </w:style>
  <w:style w:type="character" w:customStyle="1" w:styleId="List2Char1">
    <w:name w:val="List 2 Char1"/>
    <w:uiPriority w:val="99"/>
    <w:locked/>
    <w:rsid w:val="008E6C28"/>
  </w:style>
  <w:style w:type="character" w:customStyle="1" w:styleId="ListNumber2Char1">
    <w:name w:val="List Number 2 Char1"/>
    <w:uiPriority w:val="99"/>
    <w:locked/>
    <w:rsid w:val="008E6C28"/>
  </w:style>
  <w:style w:type="character" w:customStyle="1" w:styleId="BodyTextIndentChar1">
    <w:name w:val="Body Text Indent Char1"/>
    <w:uiPriority w:val="99"/>
    <w:locked/>
    <w:rsid w:val="008E6C28"/>
    <w:rPr>
      <w:rFonts w:ascii="Arial" w:hAnsi="Arial" w:cs="Arial"/>
      <w:spacing w:val="8"/>
      <w:lang w:val="en-GB" w:eastAsia="zh-CN"/>
    </w:rPr>
  </w:style>
  <w:style w:type="character" w:customStyle="1" w:styleId="BalloonTextChar">
    <w:name w:val="Balloon Text Char"/>
    <w:link w:val="BalloonText"/>
    <w:rsid w:val="008E6C28"/>
    <w:rPr>
      <w:rFonts w:ascii="Tahoma" w:hAnsi="Tahoma" w:cs="Tahoma"/>
      <w:spacing w:val="8"/>
      <w:sz w:val="16"/>
      <w:szCs w:val="16"/>
      <w:lang w:val="en-GB" w:eastAsia="zh-CN"/>
    </w:rPr>
  </w:style>
  <w:style w:type="character" w:customStyle="1" w:styleId="DocumentMapChar">
    <w:name w:val="Document Map Char"/>
    <w:link w:val="DocumentMap"/>
    <w:rsid w:val="008E6C28"/>
    <w:rPr>
      <w:rFonts w:ascii="Tahoma" w:hAnsi="Tahoma" w:cs="Arial"/>
      <w:spacing w:val="8"/>
      <w:shd w:val="clear" w:color="auto" w:fill="000080"/>
      <w:lang w:val="en-GB" w:eastAsia="zh-CN"/>
    </w:rPr>
  </w:style>
  <w:style w:type="character" w:customStyle="1" w:styleId="EndnoteTextChar">
    <w:name w:val="Endnote Text Char"/>
    <w:link w:val="EndnoteText"/>
    <w:rsid w:val="008E6C28"/>
    <w:rPr>
      <w:rFonts w:ascii="Arial" w:hAnsi="Arial" w:cs="Arial"/>
      <w:spacing w:val="8"/>
      <w:sz w:val="16"/>
      <w:lang w:val="en-GB" w:eastAsia="zh-CN"/>
    </w:rPr>
  </w:style>
  <w:style w:type="character" w:customStyle="1" w:styleId="MessageHeaderChar1">
    <w:name w:val="Message Header Char1"/>
    <w:uiPriority w:val="99"/>
    <w:locked/>
    <w:rsid w:val="008E6C28"/>
    <w:rPr>
      <w:rFonts w:ascii="Arial" w:hAnsi="Arial" w:cs="Arial"/>
      <w:noProof/>
      <w:color w:val="FF00FF"/>
      <w:spacing w:val="8"/>
      <w:sz w:val="24"/>
      <w:szCs w:val="24"/>
      <w:u w:val="wave"/>
    </w:rPr>
  </w:style>
  <w:style w:type="character" w:customStyle="1" w:styleId="CommentSubjectChar">
    <w:name w:val="Comment Subject Char"/>
    <w:link w:val="CommentSubject"/>
    <w:rsid w:val="008E6C28"/>
    <w:rPr>
      <w:rFonts w:ascii="Arial" w:hAnsi="Arial" w:cs="Arial"/>
      <w:b/>
      <w:bCs/>
      <w:spacing w:val="8"/>
      <w:lang w:val="en-GB" w:eastAsia="zh-CN"/>
    </w:rPr>
  </w:style>
  <w:style w:type="character" w:customStyle="1" w:styleId="EmailStyle205">
    <w:name w:val="EmailStyle205"/>
    <w:uiPriority w:val="99"/>
    <w:rsid w:val="008E6C28"/>
    <w:rPr>
      <w:rFonts w:ascii="Arial" w:hAnsi="Arial" w:cs="Arial"/>
      <w:color w:val="000080"/>
      <w:sz w:val="20"/>
      <w:szCs w:val="20"/>
    </w:rPr>
  </w:style>
  <w:style w:type="character" w:customStyle="1" w:styleId="EmailStyle211">
    <w:name w:val="EmailStyle211"/>
    <w:uiPriority w:val="99"/>
    <w:semiHidden/>
    <w:rsid w:val="008E6C28"/>
    <w:rPr>
      <w:rFonts w:ascii="Arial" w:hAnsi="Arial" w:cs="Arial"/>
      <w:color w:val="000080"/>
      <w:sz w:val="20"/>
      <w:szCs w:val="20"/>
    </w:rPr>
  </w:style>
  <w:style w:type="character" w:customStyle="1" w:styleId="HTMLPreformattedChar1">
    <w:name w:val="HTML Preformatted Char1"/>
    <w:uiPriority w:val="99"/>
    <w:rsid w:val="008E6C28"/>
  </w:style>
  <w:style w:type="character" w:customStyle="1" w:styleId="EmailStyle237">
    <w:name w:val="EmailStyle237"/>
    <w:uiPriority w:val="99"/>
    <w:rsid w:val="008E6C28"/>
    <w:rPr>
      <w:rFonts w:ascii="Arial" w:hAnsi="Arial" w:cs="Arial"/>
      <w:color w:val="000080"/>
      <w:sz w:val="20"/>
      <w:szCs w:val="20"/>
    </w:rPr>
  </w:style>
  <w:style w:type="character" w:customStyle="1" w:styleId="DateChar1">
    <w:name w:val="Date Char1"/>
    <w:uiPriority w:val="99"/>
    <w:locked/>
    <w:rsid w:val="008E6C28"/>
  </w:style>
  <w:style w:type="character" w:customStyle="1" w:styleId="EmailStyle286">
    <w:name w:val="EmailStyle286"/>
    <w:uiPriority w:val="99"/>
    <w:semiHidden/>
    <w:rsid w:val="008E6C28"/>
    <w:rPr>
      <w:rFonts w:ascii="Arial" w:hAnsi="Arial" w:cs="Arial"/>
      <w:color w:val="000080"/>
      <w:sz w:val="20"/>
      <w:szCs w:val="20"/>
    </w:rPr>
  </w:style>
  <w:style w:type="character" w:customStyle="1" w:styleId="EmailStyle287">
    <w:name w:val="EmailStyle287"/>
    <w:uiPriority w:val="99"/>
    <w:rsid w:val="008E6C28"/>
    <w:rPr>
      <w:rFonts w:ascii="Arial" w:hAnsi="Arial" w:cs="Arial"/>
      <w:color w:val="000080"/>
      <w:sz w:val="20"/>
      <w:szCs w:val="20"/>
    </w:rPr>
  </w:style>
  <w:style w:type="character" w:customStyle="1" w:styleId="EmailStyle294">
    <w:name w:val="EmailStyle294"/>
    <w:uiPriority w:val="99"/>
    <w:rsid w:val="008E6C28"/>
    <w:rPr>
      <w:rFonts w:ascii="Arial" w:hAnsi="Arial" w:cs="Arial"/>
      <w:color w:val="000080"/>
      <w:sz w:val="20"/>
      <w:szCs w:val="20"/>
    </w:rPr>
  </w:style>
  <w:style w:type="character" w:customStyle="1" w:styleId="h3Char1">
    <w:name w:val="h3 Char1"/>
    <w:aliases w:val="h31 Char1,Heading 3 Char1 Char1"/>
    <w:rsid w:val="00D71ABF"/>
    <w:rPr>
      <w:rFonts w:ascii="Arial" w:hAnsi="Arial" w:cs="Arial"/>
      <w:b/>
      <w:bCs/>
      <w:spacing w:val="8"/>
      <w:lang w:val="en-GB" w:eastAsia="zh-CN"/>
    </w:rPr>
  </w:style>
  <w:style w:type="character" w:customStyle="1" w:styleId="TERMChar">
    <w:name w:val="TERM Char"/>
    <w:link w:val="TERM"/>
    <w:rsid w:val="00D71ABF"/>
    <w:rPr>
      <w:rFonts w:ascii="Arial" w:hAnsi="Arial" w:cs="Arial"/>
      <w:b/>
      <w:bCs/>
      <w:noProof/>
      <w:spacing w:val="8"/>
      <w:lang w:eastAsia="zh-CN"/>
    </w:rPr>
  </w:style>
  <w:style w:type="character" w:customStyle="1" w:styleId="TableTextChar">
    <w:name w:val="TableText Char"/>
    <w:link w:val="TableText"/>
    <w:rsid w:val="00F15F18"/>
    <w:rPr>
      <w:rFonts w:ascii="Arial" w:hAnsi="Arial"/>
      <w:color w:val="000000"/>
      <w:sz w:val="16"/>
    </w:rPr>
  </w:style>
  <w:style w:type="paragraph" w:customStyle="1" w:styleId="StyleSectionHeadingArial">
    <w:name w:val="Style Section Heading + Arial"/>
    <w:basedOn w:val="PARAGRAPH"/>
    <w:rsid w:val="00F15F18"/>
    <w:rPr>
      <w:b/>
      <w:bCs/>
    </w:rPr>
  </w:style>
  <w:style w:type="paragraph" w:customStyle="1" w:styleId="CODE-TableCell">
    <w:name w:val="CODE-TableCell"/>
    <w:basedOn w:val="CODE"/>
    <w:qFormat/>
    <w:rsid w:val="00A578C8"/>
    <w:rPr>
      <w:sz w:val="16"/>
    </w:rPr>
  </w:style>
  <w:style w:type="paragraph" w:customStyle="1" w:styleId="ListDash">
    <w:name w:val="List Dash"/>
    <w:basedOn w:val="ListBullet"/>
    <w:qFormat/>
    <w:rsid w:val="00A578C8"/>
    <w:pPr>
      <w:numPr>
        <w:numId w:val="1"/>
      </w:numPr>
    </w:pPr>
  </w:style>
  <w:style w:type="paragraph" w:customStyle="1" w:styleId="TERM-number3">
    <w:name w:val="TERM-number 3"/>
    <w:basedOn w:val="Heading3"/>
    <w:next w:val="TERM"/>
    <w:rsid w:val="00A578C8"/>
    <w:pPr>
      <w:spacing w:after="0"/>
      <w:ind w:left="0" w:firstLine="0"/>
      <w:outlineLvl w:val="9"/>
    </w:pPr>
  </w:style>
  <w:style w:type="character" w:customStyle="1" w:styleId="SMALLCAPS">
    <w:name w:val="SMALL CAPS"/>
    <w:rsid w:val="00A578C8"/>
    <w:rPr>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NumberedPARAlevel3">
    <w:name w:val="Numbered PARA (level 3)"/>
    <w:basedOn w:val="Heading3"/>
    <w:next w:val="PARAGRAPH"/>
    <w:rsid w:val="00A578C8"/>
    <w:pPr>
      <w:spacing w:after="200"/>
      <w:ind w:left="0" w:firstLine="0"/>
      <w:jc w:val="both"/>
      <w:outlineLvl w:val="9"/>
    </w:pPr>
    <w:rPr>
      <w:b w:val="0"/>
    </w:rPr>
  </w:style>
  <w:style w:type="paragraph" w:customStyle="1" w:styleId="ListDash2">
    <w:name w:val="List Dash 2"/>
    <w:basedOn w:val="ListBullet2"/>
    <w:rsid w:val="00A578C8"/>
    <w:pPr>
      <w:numPr>
        <w:numId w:val="11"/>
      </w:numPr>
      <w:tabs>
        <w:tab w:val="clear" w:pos="340"/>
      </w:tabs>
    </w:pPr>
  </w:style>
  <w:style w:type="paragraph" w:customStyle="1" w:styleId="NumberedPARAlevel2">
    <w:name w:val="Numbered PARA (level 2)"/>
    <w:basedOn w:val="Heading2"/>
    <w:next w:val="PARAGRAPH"/>
    <w:rsid w:val="00A578C8"/>
    <w:pPr>
      <w:spacing w:after="200"/>
      <w:ind w:left="0" w:firstLine="0"/>
      <w:jc w:val="both"/>
      <w:outlineLvl w:val="9"/>
    </w:pPr>
    <w:rPr>
      <w:b w:val="0"/>
    </w:rPr>
  </w:style>
  <w:style w:type="paragraph" w:customStyle="1" w:styleId="ListDash3">
    <w:name w:val="List Dash 3"/>
    <w:basedOn w:val="Normal"/>
    <w:rsid w:val="00A578C8"/>
    <w:pPr>
      <w:numPr>
        <w:numId w:val="13"/>
      </w:numPr>
      <w:tabs>
        <w:tab w:val="clear" w:pos="340"/>
        <w:tab w:val="left" w:pos="1021"/>
      </w:tabs>
      <w:snapToGrid w:val="0"/>
      <w:spacing w:after="100"/>
      <w:ind w:left="1020"/>
    </w:pPr>
  </w:style>
  <w:style w:type="paragraph" w:customStyle="1" w:styleId="ListDash4">
    <w:name w:val="List Dash 4"/>
    <w:basedOn w:val="Normal"/>
    <w:rsid w:val="00A578C8"/>
    <w:pPr>
      <w:numPr>
        <w:numId w:val="12"/>
      </w:numPr>
      <w:snapToGrid w:val="0"/>
      <w:spacing w:after="100"/>
    </w:pPr>
  </w:style>
  <w:style w:type="paragraph" w:customStyle="1" w:styleId="PARAEQUATION">
    <w:name w:val="PARAEQUATION"/>
    <w:basedOn w:val="Normal"/>
    <w:next w:val="PARAGRAPH"/>
    <w:qFormat/>
    <w:rsid w:val="00A578C8"/>
    <w:pPr>
      <w:tabs>
        <w:tab w:val="center" w:pos="4536"/>
        <w:tab w:val="right" w:pos="9072"/>
      </w:tabs>
      <w:snapToGrid w:val="0"/>
      <w:spacing w:before="200" w:after="200"/>
    </w:pPr>
  </w:style>
  <w:style w:type="paragraph" w:customStyle="1" w:styleId="TERM-deprecated">
    <w:name w:val="TERM-deprecated"/>
    <w:basedOn w:val="TERM"/>
    <w:next w:val="TERM-definition"/>
    <w:qFormat/>
    <w:rsid w:val="00A578C8"/>
    <w:rPr>
      <w:b w:val="0"/>
    </w:rPr>
  </w:style>
  <w:style w:type="paragraph" w:customStyle="1" w:styleId="TERM-admitted">
    <w:name w:val="TERM-admitted"/>
    <w:basedOn w:val="TERM"/>
    <w:next w:val="TERM-definition"/>
    <w:qFormat/>
    <w:rsid w:val="00A578C8"/>
    <w:rPr>
      <w:b w:val="0"/>
    </w:rPr>
  </w:style>
  <w:style w:type="paragraph" w:customStyle="1" w:styleId="TERM-note">
    <w:name w:val="TERM-note"/>
    <w:basedOn w:val="NOTE"/>
    <w:next w:val="TERM-number"/>
    <w:qFormat/>
    <w:rsid w:val="00A578C8"/>
  </w:style>
  <w:style w:type="paragraph" w:customStyle="1" w:styleId="EXAMPLE">
    <w:name w:val="EXAMPLE"/>
    <w:basedOn w:val="NOTE"/>
    <w:next w:val="PARAGRAPH"/>
    <w:qFormat/>
    <w:rsid w:val="00A578C8"/>
  </w:style>
  <w:style w:type="paragraph" w:customStyle="1" w:styleId="TERM-example">
    <w:name w:val="TERM-example"/>
    <w:basedOn w:val="EXAMPLE"/>
    <w:next w:val="TERM-number"/>
    <w:qFormat/>
    <w:rsid w:val="00A578C8"/>
  </w:style>
  <w:style w:type="paragraph" w:customStyle="1" w:styleId="TERM-source">
    <w:name w:val="TERM-source"/>
    <w:basedOn w:val="Normal"/>
    <w:next w:val="TERM-number"/>
    <w:qFormat/>
    <w:rsid w:val="00A578C8"/>
    <w:pPr>
      <w:snapToGrid w:val="0"/>
      <w:spacing w:before="100" w:after="200"/>
    </w:pPr>
  </w:style>
  <w:style w:type="paragraph" w:customStyle="1" w:styleId="TERM-number4">
    <w:name w:val="TERM-number 4"/>
    <w:basedOn w:val="Heading4"/>
    <w:next w:val="TERM"/>
    <w:qFormat/>
    <w:rsid w:val="00A578C8"/>
    <w:pPr>
      <w:spacing w:after="0"/>
      <w:outlineLvl w:val="9"/>
    </w:pPr>
  </w:style>
  <w:style w:type="character" w:customStyle="1" w:styleId="SMALLCAPSemphasis">
    <w:name w:val="SMALL CAPS emphasis"/>
    <w:qFormat/>
    <w:rsid w:val="00A578C8"/>
    <w:rPr>
      <w:i/>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SMALLCAPSstrong">
    <w:name w:val="SMALL CAPS strong"/>
    <w:qFormat/>
    <w:rsid w:val="00A578C8"/>
    <w:rPr>
      <w:b/>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BIBLIOGRAPHY-numbered">
    <w:name w:val="BIBLIOGRAPHY-numbered"/>
    <w:basedOn w:val="PARAGRAPH"/>
    <w:qFormat/>
    <w:rsid w:val="00A578C8"/>
    <w:pPr>
      <w:numPr>
        <w:numId w:val="14"/>
      </w:numPr>
      <w:jc w:val="left"/>
    </w:pPr>
  </w:style>
  <w:style w:type="paragraph" w:customStyle="1" w:styleId="ListNumberalt">
    <w:name w:val="List Number alt"/>
    <w:basedOn w:val="Normal"/>
    <w:qFormat/>
    <w:rsid w:val="00A578C8"/>
    <w:pPr>
      <w:numPr>
        <w:numId w:val="15"/>
      </w:numPr>
      <w:tabs>
        <w:tab w:val="left" w:pos="357"/>
      </w:tabs>
      <w:snapToGrid w:val="0"/>
      <w:spacing w:after="100"/>
    </w:pPr>
  </w:style>
  <w:style w:type="paragraph" w:customStyle="1" w:styleId="ListNumberalt2">
    <w:name w:val="List Number alt 2"/>
    <w:basedOn w:val="ListNumberalt"/>
    <w:qFormat/>
    <w:rsid w:val="00A578C8"/>
    <w:pPr>
      <w:numPr>
        <w:ilvl w:val="1"/>
      </w:numPr>
      <w:tabs>
        <w:tab w:val="clear" w:pos="357"/>
        <w:tab w:val="left" w:pos="680"/>
      </w:tabs>
      <w:ind w:left="675" w:hanging="318"/>
    </w:pPr>
  </w:style>
  <w:style w:type="paragraph" w:customStyle="1" w:styleId="ListNumberalt3">
    <w:name w:val="List Number alt 3"/>
    <w:basedOn w:val="ListNumberalt2"/>
    <w:qFormat/>
    <w:rsid w:val="00A578C8"/>
    <w:pPr>
      <w:numPr>
        <w:ilvl w:val="2"/>
      </w:numPr>
    </w:pPr>
  </w:style>
  <w:style w:type="character" w:customStyle="1" w:styleId="SUBscript-small">
    <w:name w:val="SUBscript-small"/>
    <w:qFormat/>
    <w:rsid w:val="00A578C8"/>
    <w:rPr>
      <w:kern w:val="0"/>
      <w:position w:val="-6"/>
      <w:sz w:val="12"/>
      <w:szCs w:val="16"/>
    </w:rPr>
  </w:style>
  <w:style w:type="character" w:customStyle="1" w:styleId="SUPerscript-small">
    <w:name w:val="SUPerscript-small"/>
    <w:qFormat/>
    <w:rsid w:val="00A578C8"/>
    <w:rPr>
      <w:kern w:val="0"/>
      <w:position w:val="6"/>
      <w:sz w:val="12"/>
      <w:szCs w:val="16"/>
    </w:rPr>
  </w:style>
  <w:style w:type="character" w:styleId="IntenseEmphasis">
    <w:name w:val="Intense Emphasis"/>
    <w:qFormat/>
    <w:rsid w:val="00A578C8"/>
    <w:rPr>
      <w:b/>
      <w:bCs/>
      <w:i/>
      <w:iCs/>
      <w:color w:val="auto"/>
    </w:rPr>
  </w:style>
  <w:style w:type="paragraph" w:customStyle="1" w:styleId="FIGURE0">
    <w:name w:val="FIGURE"/>
    <w:basedOn w:val="Normal"/>
    <w:next w:val="FIGURE-title"/>
    <w:qFormat/>
    <w:rsid w:val="00A578C8"/>
    <w:pPr>
      <w:keepNext/>
      <w:snapToGrid w:val="0"/>
      <w:spacing w:before="100" w:after="200"/>
      <w:jc w:val="center"/>
    </w:pPr>
  </w:style>
  <w:style w:type="paragraph" w:customStyle="1" w:styleId="IECINSTRUCTIONS">
    <w:name w:val="IEC_INSTRUCTIONS"/>
    <w:basedOn w:val="Normal"/>
    <w:uiPriority w:val="99"/>
    <w:semiHidden/>
    <w:qFormat/>
    <w:rsid w:val="00A578C8"/>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A578C8"/>
    <w:pPr>
      <w:numPr>
        <w:numId w:val="16"/>
      </w:numPr>
    </w:pPr>
  </w:style>
  <w:style w:type="numbering" w:customStyle="1" w:styleId="Headings">
    <w:name w:val="Headings"/>
    <w:rsid w:val="00A578C8"/>
    <w:pPr>
      <w:numPr>
        <w:numId w:val="18"/>
      </w:numPr>
    </w:pPr>
  </w:style>
  <w:style w:type="paragraph" w:styleId="Bibliography">
    <w:name w:val="Bibliography"/>
    <w:basedOn w:val="Normal"/>
    <w:next w:val="Normal"/>
    <w:uiPriority w:val="37"/>
    <w:semiHidden/>
    <w:unhideWhenUsed/>
    <w:rsid w:val="00A578C8"/>
  </w:style>
  <w:style w:type="paragraph" w:styleId="ListParagraph">
    <w:name w:val="List Paragraph"/>
    <w:basedOn w:val="Normal"/>
    <w:uiPriority w:val="34"/>
    <w:qFormat/>
    <w:rsid w:val="00A578C8"/>
    <w:pPr>
      <w:ind w:left="567"/>
    </w:pPr>
  </w:style>
  <w:style w:type="paragraph" w:styleId="NoSpacing">
    <w:name w:val="No Spacing"/>
    <w:uiPriority w:val="1"/>
    <w:qFormat/>
    <w:rsid w:val="00A578C8"/>
    <w:pPr>
      <w:jc w:val="both"/>
    </w:pPr>
    <w:rPr>
      <w:rFonts w:ascii="Arial" w:hAnsi="Arial" w:cs="Arial"/>
      <w:spacing w:val="8"/>
      <w:lang w:val="en-GB" w:eastAsia="zh-CN"/>
    </w:rPr>
  </w:style>
  <w:style w:type="paragraph" w:styleId="TOCHeading">
    <w:name w:val="TOC Heading"/>
    <w:basedOn w:val="Heading1"/>
    <w:next w:val="Normal"/>
    <w:uiPriority w:val="39"/>
    <w:qFormat/>
    <w:rsid w:val="00A578C8"/>
    <w:pPr>
      <w:numPr>
        <w:numId w:val="0"/>
      </w:numPr>
      <w:suppressAutoHyphens w:val="0"/>
      <w:snapToGrid/>
      <w:spacing w:before="240" w:after="60"/>
      <w:jc w:val="both"/>
      <w:outlineLvl w:val="9"/>
    </w:pPr>
    <w:rPr>
      <w:rFonts w:ascii="Cambria" w:eastAsia="MS Gothic" w:hAnsi="Cambria" w:cs="Times New Roman"/>
      <w:kern w:val="32"/>
      <w:sz w:val="32"/>
      <w:szCs w:val="32"/>
    </w:rPr>
  </w:style>
  <w:style w:type="paragraph" w:styleId="IntenseQuote">
    <w:name w:val="Intense Quote"/>
    <w:basedOn w:val="Normal"/>
    <w:next w:val="Normal"/>
    <w:link w:val="IntenseQuoteChar"/>
    <w:uiPriority w:val="30"/>
    <w:qFormat/>
    <w:rsid w:val="00E2330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2330F"/>
    <w:rPr>
      <w:rFonts w:ascii="Arial" w:hAnsi="Arial" w:cs="Arial"/>
      <w:i/>
      <w:iCs/>
      <w:noProof/>
      <w:color w:val="5B9BD5" w:themeColor="accent1"/>
      <w:spacing w:val="8"/>
      <w:lang w:val="en-GB" w:eastAsia="zh-CN"/>
    </w:rPr>
  </w:style>
  <w:style w:type="paragraph" w:styleId="Quote">
    <w:name w:val="Quote"/>
    <w:basedOn w:val="Normal"/>
    <w:next w:val="Normal"/>
    <w:link w:val="QuoteChar"/>
    <w:uiPriority w:val="29"/>
    <w:qFormat/>
    <w:rsid w:val="00E233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2330F"/>
    <w:rPr>
      <w:rFonts w:ascii="Arial" w:hAnsi="Arial" w:cs="Arial"/>
      <w:i/>
      <w:iCs/>
      <w:noProof/>
      <w:color w:val="404040" w:themeColor="text1" w:themeTint="BF"/>
      <w:spacing w:val="8"/>
      <w:lang w:val="en-GB" w:eastAsia="zh-CN"/>
    </w:rPr>
  </w:style>
  <w:style w:type="paragraph" w:customStyle="1" w:styleId="berarbeitung1">
    <w:name w:val="Überarbeitung1"/>
    <w:hidden/>
    <w:rsid w:val="00D80109"/>
    <w:rPr>
      <w:lang w:val="en-US" w:eastAsia="en-US"/>
    </w:rPr>
  </w:style>
  <w:style w:type="character" w:customStyle="1" w:styleId="CharChar30">
    <w:name w:val="Char Char30"/>
    <w:basedOn w:val="PARAGRAPHChar"/>
    <w:rsid w:val="00D80109"/>
    <w:rPr>
      <w:rFonts w:ascii="Arial" w:hAnsi="Arial" w:cs="Arial"/>
      <w:noProof/>
      <w:spacing w:val="8"/>
      <w:lang w:val="en-GB" w:eastAsia="zh-CN"/>
    </w:rPr>
  </w:style>
  <w:style w:type="character" w:customStyle="1" w:styleId="CharChar0">
    <w:name w:val="Char Char0"/>
    <w:basedOn w:val="CharChar20"/>
    <w:rsid w:val="00D80109"/>
    <w:rPr>
      <w:rFonts w:ascii="Arial" w:hAnsi="Arial" w:cs="Arial"/>
      <w:noProof/>
      <w:spacing w:val="8"/>
      <w:lang w:val="en-GB" w:eastAsia="zh-CN"/>
    </w:rPr>
  </w:style>
  <w:style w:type="character" w:customStyle="1" w:styleId="CharChar100">
    <w:name w:val="Char Char100"/>
    <w:basedOn w:val="CharChar1110"/>
    <w:locked/>
    <w:rsid w:val="00D80109"/>
    <w:rPr>
      <w:rFonts w:ascii="Arial" w:hAnsi="Arial" w:cs="Arial"/>
      <w:noProof/>
      <w:spacing w:val="8"/>
      <w:lang w:val="en-GB" w:eastAsia="zh-CN"/>
    </w:rPr>
  </w:style>
  <w:style w:type="character" w:customStyle="1" w:styleId="ZchnZchn30">
    <w:name w:val="Zchn Zchn30"/>
    <w:basedOn w:val="PARAGRAPHChar"/>
    <w:rsid w:val="00D80109"/>
    <w:rPr>
      <w:rFonts w:ascii="Arial" w:hAnsi="Arial" w:cs="Arial"/>
      <w:noProof/>
      <w:spacing w:val="8"/>
      <w:lang w:val="en-GB" w:eastAsia="zh-CN"/>
    </w:rPr>
  </w:style>
  <w:style w:type="character" w:customStyle="1" w:styleId="ZchnZchn20">
    <w:name w:val="Zchn Zchn20"/>
    <w:basedOn w:val="ZchnZchn30"/>
    <w:rsid w:val="00D80109"/>
    <w:rPr>
      <w:rFonts w:ascii="Arial" w:hAnsi="Arial" w:cs="Arial"/>
      <w:noProof/>
      <w:spacing w:val="8"/>
      <w:lang w:val="en-GB" w:eastAsia="zh-CN"/>
    </w:rPr>
  </w:style>
  <w:style w:type="character" w:customStyle="1" w:styleId="ZchnZchn10">
    <w:name w:val="Zchn Zchn10"/>
    <w:basedOn w:val="ZchnZchn30"/>
    <w:rsid w:val="00D80109"/>
    <w:rPr>
      <w:rFonts w:ascii="Arial" w:hAnsi="Arial" w:cs="Arial"/>
      <w:noProof/>
      <w:spacing w:val="8"/>
      <w:lang w:val="en-GB" w:eastAsia="zh-CN"/>
    </w:rPr>
  </w:style>
  <w:style w:type="character" w:customStyle="1" w:styleId="ZchnZchn0">
    <w:name w:val="Zchn Zchn0"/>
    <w:basedOn w:val="ZchnZchn20"/>
    <w:rsid w:val="00D80109"/>
    <w:rPr>
      <w:rFonts w:ascii="Arial" w:hAnsi="Arial" w:cs="Arial"/>
      <w:noProof/>
      <w:spacing w:val="8"/>
      <w:lang w:val="en-GB" w:eastAsia="zh-CN"/>
    </w:rPr>
  </w:style>
  <w:style w:type="character" w:customStyle="1" w:styleId="CharChar200">
    <w:name w:val="Char Char200"/>
    <w:basedOn w:val="CharChar26"/>
    <w:rsid w:val="00D80109"/>
    <w:rPr>
      <w:rFonts w:ascii="Arial" w:hAnsi="Arial" w:cs="Arial"/>
      <w:noProof/>
      <w:spacing w:val="8"/>
      <w:lang w:val="en-GB" w:eastAsia="zh-CN"/>
    </w:rPr>
  </w:style>
  <w:style w:type="character" w:customStyle="1" w:styleId="CharChar119">
    <w:name w:val="Char Char119"/>
    <w:basedOn w:val="PARAGRAPHChar"/>
    <w:rsid w:val="00D80109"/>
    <w:rPr>
      <w:rFonts w:ascii="Arial" w:hAnsi="Arial" w:cs="Arial"/>
      <w:noProof/>
      <w:spacing w:val="8"/>
      <w:lang w:val="en-GB" w:eastAsia="zh-CN"/>
    </w:rPr>
  </w:style>
  <w:style w:type="character" w:customStyle="1" w:styleId="CharChar106">
    <w:name w:val="Char Char106"/>
    <w:basedOn w:val="CharChar119"/>
    <w:rsid w:val="00D80109"/>
    <w:rPr>
      <w:rFonts w:ascii="Arial" w:hAnsi="Arial" w:cs="Arial"/>
      <w:noProof/>
      <w:spacing w:val="8"/>
      <w:lang w:val="en-GB" w:eastAsia="zh-CN"/>
    </w:rPr>
  </w:style>
  <w:style w:type="character" w:customStyle="1" w:styleId="CharChar90">
    <w:name w:val="Char Char90"/>
    <w:basedOn w:val="CharChar119"/>
    <w:rsid w:val="00D80109"/>
    <w:rPr>
      <w:rFonts w:ascii="Arial" w:hAnsi="Arial" w:cs="Arial"/>
      <w:noProof/>
      <w:spacing w:val="8"/>
      <w:lang w:val="en-GB" w:eastAsia="zh-CN"/>
    </w:rPr>
  </w:style>
  <w:style w:type="character" w:customStyle="1" w:styleId="CharChar80">
    <w:name w:val="Char Char80"/>
    <w:basedOn w:val="CharChar106"/>
    <w:rsid w:val="00D80109"/>
    <w:rPr>
      <w:rFonts w:ascii="Arial" w:hAnsi="Arial" w:cs="Arial"/>
      <w:noProof/>
      <w:spacing w:val="8"/>
      <w:lang w:val="en-GB" w:eastAsia="zh-CN"/>
    </w:rPr>
  </w:style>
  <w:style w:type="character" w:customStyle="1" w:styleId="CharChar120">
    <w:name w:val="Char Char120"/>
    <w:rsid w:val="00D80109"/>
    <w:rPr>
      <w:rFonts w:ascii="Arial" w:hAnsi="Arial" w:cs="Arial"/>
      <w:spacing w:val="8"/>
      <w:lang w:val="en-GB" w:eastAsia="zh-CN"/>
    </w:rPr>
  </w:style>
  <w:style w:type="character" w:customStyle="1" w:styleId="CharChar70">
    <w:name w:val="Char Char70"/>
    <w:rsid w:val="00D80109"/>
    <w:rPr>
      <w:rFonts w:ascii="Arial" w:hAnsi="Arial" w:cs="Arial"/>
      <w:spacing w:val="8"/>
      <w:lang w:val="en-GB" w:eastAsia="zh-CN"/>
    </w:rPr>
  </w:style>
  <w:style w:type="character" w:customStyle="1" w:styleId="CharChar60">
    <w:name w:val="Char Char60"/>
    <w:rsid w:val="00D80109"/>
    <w:rPr>
      <w:rFonts w:ascii="Arial" w:hAnsi="Arial" w:cs="Arial"/>
      <w:noProof/>
      <w:color w:val="FF00FF"/>
      <w:spacing w:val="8"/>
      <w:sz w:val="24"/>
      <w:szCs w:val="24"/>
      <w:u w:val="wave"/>
    </w:rPr>
  </w:style>
  <w:style w:type="character" w:customStyle="1" w:styleId="CharChar50">
    <w:name w:val="Char Char50"/>
    <w:rsid w:val="00D80109"/>
    <w:rPr>
      <w:rFonts w:ascii="Courier New" w:hAnsi="Courier New" w:cs="Courier New"/>
    </w:rPr>
  </w:style>
  <w:style w:type="character" w:customStyle="1" w:styleId="CharChar40">
    <w:name w:val="Char Char40"/>
    <w:rsid w:val="00D80109"/>
    <w:rPr>
      <w:rFonts w:ascii="Arial" w:hAnsi="Arial" w:cs="Arial"/>
      <w:spacing w:val="8"/>
      <w:lang w:val="en-GB" w:eastAsia="zh-CN"/>
    </w:rPr>
  </w:style>
  <w:style w:type="paragraph" w:customStyle="1" w:styleId="Listennummer1">
    <w:name w:val="Listennummer1"/>
    <w:basedOn w:val="ListNumber"/>
    <w:rsid w:val="00D80109"/>
    <w:pPr>
      <w:numPr>
        <w:numId w:val="27"/>
      </w:numPr>
      <w:tabs>
        <w:tab w:val="left" w:pos="340"/>
      </w:tabs>
    </w:pPr>
  </w:style>
  <w:style w:type="paragraph" w:customStyle="1" w:styleId="ListennummerBegin">
    <w:name w:val="ListennummerBegin"/>
    <w:basedOn w:val="Listennummer1"/>
    <w:rsid w:val="00D80109"/>
    <w:pPr>
      <w:numPr>
        <w:numId w:val="26"/>
      </w:numPr>
    </w:pPr>
  </w:style>
  <w:style w:type="character" w:customStyle="1" w:styleId="ZchnZchn100">
    <w:name w:val="Zchn Zchn100"/>
    <w:rsid w:val="00D80109"/>
  </w:style>
  <w:style w:type="character" w:customStyle="1" w:styleId="ZchnZchn9">
    <w:name w:val="Zchn Zchn9"/>
    <w:rsid w:val="00D80109"/>
  </w:style>
  <w:style w:type="character" w:customStyle="1" w:styleId="ZchnZchn80">
    <w:name w:val="Zchn Zchn80"/>
    <w:rsid w:val="00D80109"/>
  </w:style>
  <w:style w:type="character" w:customStyle="1" w:styleId="ZchnZchn110">
    <w:name w:val="Zchn Zchn110"/>
    <w:rsid w:val="00D80109"/>
    <w:rPr>
      <w:rFonts w:ascii="Arial" w:hAnsi="Arial" w:cs="Arial"/>
      <w:spacing w:val="8"/>
      <w:lang w:val="en-GB" w:eastAsia="zh-CN"/>
    </w:rPr>
  </w:style>
  <w:style w:type="character" w:customStyle="1" w:styleId="ZchnZchn140">
    <w:name w:val="Zchn Zchn140"/>
    <w:rsid w:val="00D80109"/>
  </w:style>
  <w:style w:type="character" w:customStyle="1" w:styleId="ZchnZchn130">
    <w:name w:val="Zchn Zchn130"/>
    <w:rsid w:val="00D80109"/>
    <w:rPr>
      <w:rFonts w:ascii="Arial" w:eastAsia="MS Mincho" w:hAnsi="Arial" w:cs="Arial"/>
      <w:spacing w:val="8"/>
      <w:lang w:val="en-GB" w:eastAsia="zh-CN" w:bidi="ar-SA"/>
    </w:rPr>
  </w:style>
  <w:style w:type="character" w:customStyle="1" w:styleId="ZchnZchn120">
    <w:name w:val="Zchn Zchn120"/>
    <w:rsid w:val="00D80109"/>
    <w:rPr>
      <w:rFonts w:ascii="Arial" w:eastAsia="MS Mincho" w:hAnsi="Arial" w:cs="Arial"/>
      <w:spacing w:val="8"/>
      <w:lang w:val="en-GB" w:eastAsia="zh-CN" w:bidi="ar-SA"/>
    </w:rPr>
  </w:style>
  <w:style w:type="character" w:customStyle="1" w:styleId="ZchnZchn150">
    <w:name w:val="Zchn Zchn150"/>
    <w:rsid w:val="00D80109"/>
    <w:rPr>
      <w:rFonts w:ascii="Arial" w:hAnsi="Arial" w:cs="Arial"/>
      <w:spacing w:val="8"/>
      <w:lang w:val="en-GB" w:eastAsia="zh-CN"/>
    </w:rPr>
  </w:style>
  <w:style w:type="character" w:customStyle="1" w:styleId="ZchnZchn18">
    <w:name w:val="Zchn Zchn18"/>
    <w:rsid w:val="00D80109"/>
  </w:style>
  <w:style w:type="character" w:customStyle="1" w:styleId="ZchnZchn17">
    <w:name w:val="Zchn Zchn17"/>
    <w:rsid w:val="00D80109"/>
    <w:rPr>
      <w:rFonts w:ascii="Arial" w:eastAsia="MS Mincho" w:hAnsi="Arial" w:cs="Arial"/>
      <w:spacing w:val="8"/>
      <w:lang w:val="en-GB" w:eastAsia="zh-CN" w:bidi="ar-SA"/>
    </w:rPr>
  </w:style>
  <w:style w:type="character" w:customStyle="1" w:styleId="ZchnZchn16">
    <w:name w:val="Zchn Zchn16"/>
    <w:rsid w:val="00D80109"/>
    <w:rPr>
      <w:rFonts w:ascii="Arial" w:eastAsia="MS Mincho" w:hAnsi="Arial" w:cs="Arial"/>
      <w:spacing w:val="8"/>
      <w:lang w:val="en-GB" w:eastAsia="zh-CN" w:bidi="ar-SA"/>
    </w:rPr>
  </w:style>
  <w:style w:type="character" w:customStyle="1" w:styleId="ZchnZchn19">
    <w:name w:val="Zchn Zchn19"/>
    <w:rsid w:val="00D80109"/>
    <w:rPr>
      <w:rFonts w:ascii="Arial" w:hAnsi="Arial" w:cs="Arial"/>
      <w:spacing w:val="8"/>
      <w:lang w:val="en-GB" w:eastAsia="zh-CN"/>
    </w:rPr>
  </w:style>
  <w:style w:type="paragraph" w:customStyle="1" w:styleId="WG1ATERM-number3">
    <w:name w:val="WG1A_TERM-number3"/>
    <w:basedOn w:val="Heading3"/>
    <w:next w:val="TERM"/>
    <w:rsid w:val="00D80109"/>
    <w:pPr>
      <w:numPr>
        <w:numId w:val="28"/>
      </w:numPr>
      <w:tabs>
        <w:tab w:val="clear" w:pos="993"/>
      </w:tabs>
      <w:spacing w:after="0"/>
      <w:ind w:left="0" w:firstLine="0"/>
      <w:outlineLvl w:val="9"/>
    </w:pPr>
  </w:style>
  <w:style w:type="character" w:customStyle="1" w:styleId="apple-converted-space">
    <w:name w:val="apple-converted-space"/>
    <w:rsid w:val="00D80109"/>
  </w:style>
  <w:style w:type="character" w:customStyle="1" w:styleId="NOTEZchnZchn">
    <w:name w:val="NOTE Zchn Zchn"/>
    <w:rsid w:val="00D80109"/>
    <w:rPr>
      <w:rFonts w:ascii="Arial" w:hAnsi="Arial" w:cs="Arial"/>
      <w:spacing w:val="8"/>
      <w:sz w:val="16"/>
      <w:szCs w:val="16"/>
      <w:lang w:val="en-GB" w:eastAsia="zh-CN"/>
    </w:rPr>
  </w:style>
  <w:style w:type="character" w:customStyle="1" w:styleId="UnresolvedMention1">
    <w:name w:val="Unresolved Mention1"/>
    <w:basedOn w:val="DefaultParagraphFont"/>
    <w:uiPriority w:val="99"/>
    <w:semiHidden/>
    <w:unhideWhenUsed/>
    <w:rsid w:val="00875A6B"/>
    <w:rPr>
      <w:color w:val="808080"/>
      <w:shd w:val="clear" w:color="auto" w:fill="E6E6E6"/>
    </w:rPr>
  </w:style>
  <w:style w:type="character" w:customStyle="1" w:styleId="UnresolvedMention2">
    <w:name w:val="Unresolved Mention2"/>
    <w:basedOn w:val="DefaultParagraphFont"/>
    <w:uiPriority w:val="99"/>
    <w:semiHidden/>
    <w:unhideWhenUsed/>
    <w:rsid w:val="00B51C7B"/>
    <w:rPr>
      <w:color w:val="808080"/>
      <w:shd w:val="clear" w:color="auto" w:fill="E6E6E6"/>
    </w:rPr>
  </w:style>
  <w:style w:type="character" w:customStyle="1" w:styleId="UnresolvedMention3">
    <w:name w:val="Unresolved Mention3"/>
    <w:basedOn w:val="DefaultParagraphFont"/>
    <w:uiPriority w:val="99"/>
    <w:semiHidden/>
    <w:unhideWhenUsed/>
    <w:rsid w:val="00D739FD"/>
    <w:rPr>
      <w:color w:val="808080"/>
      <w:shd w:val="clear" w:color="auto" w:fill="E6E6E6"/>
    </w:rPr>
  </w:style>
  <w:style w:type="character" w:customStyle="1" w:styleId="normaltextrun">
    <w:name w:val="normaltextrun"/>
    <w:basedOn w:val="DefaultParagraphFont"/>
    <w:rsid w:val="00D739FD"/>
  </w:style>
  <w:style w:type="character" w:customStyle="1" w:styleId="spellingerror">
    <w:name w:val="spellingerror"/>
    <w:basedOn w:val="DefaultParagraphFont"/>
    <w:rsid w:val="00D739FD"/>
  </w:style>
  <w:style w:type="character" w:customStyle="1" w:styleId="eop">
    <w:name w:val="eop"/>
    <w:basedOn w:val="DefaultParagraphFont"/>
    <w:rsid w:val="00D739FD"/>
  </w:style>
  <w:style w:type="character" w:customStyle="1" w:styleId="WG1Abold">
    <w:name w:val="WG1A_bold"/>
    <w:rsid w:val="008D036C"/>
    <w:rPr>
      <w:b/>
    </w:rPr>
  </w:style>
  <w:style w:type="paragraph" w:customStyle="1" w:styleId="WG1Apost-table-space">
    <w:name w:val="WG1A_post-table-space"/>
    <w:basedOn w:val="PARAGRAPH"/>
    <w:next w:val="PARAGRAPH"/>
    <w:rsid w:val="008D036C"/>
    <w:pPr>
      <w:spacing w:after="0"/>
    </w:pPr>
    <w:rPr>
      <w:noProof w:val="0"/>
    </w:rPr>
  </w:style>
  <w:style w:type="paragraph" w:customStyle="1" w:styleId="MethodSignature">
    <w:name w:val="Method Signature"/>
    <w:basedOn w:val="PARAGRAPH"/>
    <w:qFormat/>
    <w:rsid w:val="008D036C"/>
    <w:pPr>
      <w:spacing w:before="0"/>
      <w:ind w:left="360"/>
      <w:contextualSpacing/>
      <w:jc w:val="left"/>
    </w:pPr>
    <w:rPr>
      <w:rFonts w:ascii="Courier New" w:hAnsi="Courier New" w:cs="Courier New"/>
      <w:noProof w:val="0"/>
    </w:rPr>
  </w:style>
  <w:style w:type="character" w:customStyle="1" w:styleId="UnresolvedMention4">
    <w:name w:val="Unresolved Mention4"/>
    <w:basedOn w:val="DefaultParagraphFont"/>
    <w:uiPriority w:val="99"/>
    <w:semiHidden/>
    <w:unhideWhenUsed/>
    <w:rsid w:val="00515C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440670">
      <w:bodyDiv w:val="1"/>
      <w:marLeft w:val="0"/>
      <w:marRight w:val="0"/>
      <w:marTop w:val="0"/>
      <w:marBottom w:val="0"/>
      <w:divBdr>
        <w:top w:val="none" w:sz="0" w:space="0" w:color="auto"/>
        <w:left w:val="none" w:sz="0" w:space="0" w:color="auto"/>
        <w:bottom w:val="none" w:sz="0" w:space="0" w:color="auto"/>
        <w:right w:val="none" w:sz="0" w:space="0" w:color="auto"/>
      </w:divBdr>
    </w:div>
    <w:div w:id="709768600">
      <w:bodyDiv w:val="1"/>
      <w:marLeft w:val="0"/>
      <w:marRight w:val="0"/>
      <w:marTop w:val="0"/>
      <w:marBottom w:val="0"/>
      <w:divBdr>
        <w:top w:val="none" w:sz="0" w:space="0" w:color="auto"/>
        <w:left w:val="none" w:sz="0" w:space="0" w:color="auto"/>
        <w:bottom w:val="none" w:sz="0" w:space="0" w:color="auto"/>
        <w:right w:val="none" w:sz="0" w:space="0" w:color="auto"/>
      </w:divBdr>
    </w:div>
    <w:div w:id="859585964">
      <w:bodyDiv w:val="1"/>
      <w:marLeft w:val="60"/>
      <w:marRight w:val="60"/>
      <w:marTop w:val="90"/>
      <w:marBottom w:val="90"/>
      <w:divBdr>
        <w:top w:val="none" w:sz="0" w:space="0" w:color="auto"/>
        <w:left w:val="none" w:sz="0" w:space="0" w:color="auto"/>
        <w:bottom w:val="none" w:sz="0" w:space="0" w:color="auto"/>
        <w:right w:val="none" w:sz="0" w:space="0" w:color="auto"/>
      </w:divBdr>
      <w:divsChild>
        <w:div w:id="1466506523">
          <w:marLeft w:val="0"/>
          <w:marRight w:val="0"/>
          <w:marTop w:val="0"/>
          <w:marBottom w:val="0"/>
          <w:divBdr>
            <w:top w:val="none" w:sz="0" w:space="0" w:color="auto"/>
            <w:left w:val="none" w:sz="0" w:space="0" w:color="auto"/>
            <w:bottom w:val="none" w:sz="0" w:space="0" w:color="auto"/>
            <w:right w:val="none" w:sz="0" w:space="0" w:color="auto"/>
          </w:divBdr>
        </w:div>
      </w:divsChild>
    </w:div>
    <w:div w:id="1103644858">
      <w:bodyDiv w:val="1"/>
      <w:marLeft w:val="0"/>
      <w:marRight w:val="0"/>
      <w:marTop w:val="0"/>
      <w:marBottom w:val="0"/>
      <w:divBdr>
        <w:top w:val="none" w:sz="0" w:space="0" w:color="auto"/>
        <w:left w:val="none" w:sz="0" w:space="0" w:color="auto"/>
        <w:bottom w:val="none" w:sz="0" w:space="0" w:color="auto"/>
        <w:right w:val="none" w:sz="0" w:space="0" w:color="auto"/>
      </w:divBdr>
    </w:div>
    <w:div w:id="189592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https://www.opcfoundation.org/mantis/view.php?id=5682" TargetMode="External"/><Relationship Id="rId42" Type="http://schemas.openxmlformats.org/officeDocument/2006/relationships/package" Target="embeddings/Microsoft_Visio_Drawing1.vsdx"/><Relationship Id="rId47" Type="http://schemas.openxmlformats.org/officeDocument/2006/relationships/oleObject" Target="embeddings/Microsoft_Visio_2003-2010_Drawing2.vsd"/><Relationship Id="rId63" Type="http://schemas.openxmlformats.org/officeDocument/2006/relationships/image" Target="media/image18.emf"/><Relationship Id="rId68" Type="http://schemas.openxmlformats.org/officeDocument/2006/relationships/footer" Target="footer4.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opcfoundation.org/errata" TargetMode="External"/><Relationship Id="rId29" Type="http://schemas.openxmlformats.org/officeDocument/2006/relationships/hyperlink" Target="http://www.opcfoundation.org/UA/Part4/" TargetMode="External"/><Relationship Id="rId11" Type="http://schemas.openxmlformats.org/officeDocument/2006/relationships/endnotes" Target="endnotes.xml"/><Relationship Id="rId24" Type="http://schemas.openxmlformats.org/officeDocument/2006/relationships/header" Target="header3.xml"/><Relationship Id="rId32" Type="http://schemas.openxmlformats.org/officeDocument/2006/relationships/hyperlink" Target="http://www.opcfoundation.org/UA/Part7/" TargetMode="External"/><Relationship Id="rId37" Type="http://schemas.openxmlformats.org/officeDocument/2006/relationships/image" Target="media/image4.emf"/><Relationship Id="rId40" Type="http://schemas.openxmlformats.org/officeDocument/2006/relationships/package" Target="embeddings/Microsoft_Visio_Drawing.vsdx"/><Relationship Id="rId45" Type="http://schemas.openxmlformats.org/officeDocument/2006/relationships/oleObject" Target="embeddings/Microsoft_Visio_2003-2010_Drawing1.vsd"/><Relationship Id="rId53" Type="http://schemas.openxmlformats.org/officeDocument/2006/relationships/image" Target="media/image13.emf"/><Relationship Id="rId58" Type="http://schemas.openxmlformats.org/officeDocument/2006/relationships/package" Target="embeddings/Microsoft_Visio_Drawing4.vsdx"/><Relationship Id="rId66"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image" Target="media/image17.emf"/><Relationship Id="rId19" Type="http://schemas.openxmlformats.org/officeDocument/2006/relationships/hyperlink" Target="https://www.opcfoundation.org/mantis/view.php?id=4695" TargetMode="External"/><Relationship Id="rId14" Type="http://schemas.openxmlformats.org/officeDocument/2006/relationships/header" Target="header1.xml"/><Relationship Id="rId22" Type="http://schemas.openxmlformats.org/officeDocument/2006/relationships/hyperlink" Target="https://www.opcfoundation.org/mantis/view.php?id=5814" TargetMode="External"/><Relationship Id="rId27" Type="http://schemas.openxmlformats.org/officeDocument/2006/relationships/hyperlink" Target="http://www.opcfoundation.org/UA/Part1/" TargetMode="External"/><Relationship Id="rId30" Type="http://schemas.openxmlformats.org/officeDocument/2006/relationships/hyperlink" Target="http://www.opcfoundation.org/UA/Part5/" TargetMode="External"/><Relationship Id="rId35" Type="http://schemas.openxmlformats.org/officeDocument/2006/relationships/image" Target="media/image2.emf"/><Relationship Id="rId43" Type="http://schemas.openxmlformats.org/officeDocument/2006/relationships/image" Target="media/image7.emf"/><Relationship Id="rId48" Type="http://schemas.openxmlformats.org/officeDocument/2006/relationships/image" Target="media/image10.emf"/><Relationship Id="rId56" Type="http://schemas.openxmlformats.org/officeDocument/2006/relationships/package" Target="embeddings/Microsoft_Visio_Drawing3.vsdx"/><Relationship Id="rId64" Type="http://schemas.openxmlformats.org/officeDocument/2006/relationships/package" Target="embeddings/Microsoft_Visio_Drawing7.vsdx"/><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2.emf"/><Relationship Id="rId3" Type="http://schemas.openxmlformats.org/officeDocument/2006/relationships/customXml" Target="../customXml/item3.xml"/><Relationship Id="rId12" Type="http://schemas.openxmlformats.org/officeDocument/2006/relationships/image" Target="media/image1.wmf"/><Relationship Id="rId17" Type="http://schemas.openxmlformats.org/officeDocument/2006/relationships/hyperlink" Target="https://www.opcfoundation.org/mantis/view.php?id=5521" TargetMode="External"/><Relationship Id="rId25" Type="http://schemas.openxmlformats.org/officeDocument/2006/relationships/footer" Target="footer1.xml"/><Relationship Id="rId33" Type="http://schemas.openxmlformats.org/officeDocument/2006/relationships/hyperlink" Target="http://www.opcfoundation.org/UA/Part9/" TargetMode="External"/><Relationship Id="rId38" Type="http://schemas.openxmlformats.org/officeDocument/2006/relationships/oleObject" Target="embeddings/Microsoft_Visio_2003-2010_Drawing.vsd"/><Relationship Id="rId46" Type="http://schemas.openxmlformats.org/officeDocument/2006/relationships/image" Target="media/image9.emf"/><Relationship Id="rId59" Type="http://schemas.openxmlformats.org/officeDocument/2006/relationships/image" Target="media/image16.emf"/><Relationship Id="rId67" Type="http://schemas.openxmlformats.org/officeDocument/2006/relationships/footer" Target="footer3.xml"/><Relationship Id="rId20" Type="http://schemas.openxmlformats.org/officeDocument/2006/relationships/hyperlink" Target="https://www.opcfoundation.org/mantis/view.php?id=5683" TargetMode="External"/><Relationship Id="rId41" Type="http://schemas.openxmlformats.org/officeDocument/2006/relationships/image" Target="media/image6.emf"/><Relationship Id="rId54" Type="http://schemas.openxmlformats.org/officeDocument/2006/relationships/package" Target="embeddings/Microsoft_Visio_Drawing2.vsdx"/><Relationship Id="rId62" Type="http://schemas.openxmlformats.org/officeDocument/2006/relationships/package" Target="embeddings/Microsoft_Visio_Drawing6.vsdx"/><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opcfoundation.org" TargetMode="External"/><Relationship Id="rId23" Type="http://schemas.openxmlformats.org/officeDocument/2006/relationships/header" Target="header2.xml"/><Relationship Id="rId28" Type="http://schemas.openxmlformats.org/officeDocument/2006/relationships/hyperlink" Target="http://www.opcfoundation.org/UA/Part3/" TargetMode="External"/><Relationship Id="rId36" Type="http://schemas.openxmlformats.org/officeDocument/2006/relationships/image" Target="media/image3.emf"/><Relationship Id="rId49" Type="http://schemas.openxmlformats.org/officeDocument/2006/relationships/oleObject" Target="embeddings/Microsoft_Visio_2003-2010_Drawing3.vsd"/><Relationship Id="rId57" Type="http://schemas.openxmlformats.org/officeDocument/2006/relationships/image" Target="media/image15.emf"/><Relationship Id="rId10" Type="http://schemas.openxmlformats.org/officeDocument/2006/relationships/footnotes" Target="footnotes.xml"/><Relationship Id="rId31" Type="http://schemas.openxmlformats.org/officeDocument/2006/relationships/hyperlink" Target="http://www.opcfoundation.org/UA/Part6/" TargetMode="External"/><Relationship Id="rId44" Type="http://schemas.openxmlformats.org/officeDocument/2006/relationships/image" Target="media/image8.emf"/><Relationship Id="rId52" Type="http://schemas.openxmlformats.org/officeDocument/2006/relationships/oleObject" Target="embeddings/Microsoft_Visio_2003-2010_Drawing4.vsd"/><Relationship Id="rId60" Type="http://schemas.openxmlformats.org/officeDocument/2006/relationships/package" Target="embeddings/Microsoft_Visio_Drawing5.vsdx"/><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hyperlink" Target="https://www.opcfoundation.org/mantis/view.php?id=4276" TargetMode="External"/><Relationship Id="rId39" Type="http://schemas.openxmlformats.org/officeDocument/2006/relationships/image" Target="media/image5.emf"/><Relationship Id="rId34" Type="http://schemas.openxmlformats.org/officeDocument/2006/relationships/hyperlink" Target="http://www.opcfoundation.org/UA/Part10/" TargetMode="External"/><Relationship Id="rId50" Type="http://schemas.openxmlformats.org/officeDocument/2006/relationships/image" Target="media/image11.emf"/><Relationship Id="rId55"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k2129\AppData\Roaming\Microsoft\Templates\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A509BA2547FC947B242B3A3DD6B94A8" ma:contentTypeVersion="14" ma:contentTypeDescription="Create a new document." ma:contentTypeScope="" ma:versionID="10c3752629136e5943dd1f9cfd0c31e8">
  <xsd:schema xmlns:xsd="http://www.w3.org/2001/XMLSchema" xmlns:xs="http://www.w3.org/2001/XMLSchema" xmlns:p="http://schemas.microsoft.com/office/2006/metadata/properties" xmlns:ns2="27d02c4f-4b43-4fd5-9a63-f3f786017993" xmlns:ns3="d0edcf33-1dac-4441-b95c-f907b17dc2eb" xmlns:ns4="http://schemas.microsoft.com/sharepoint/v4" xmlns:ns5="1e64f69c-dbe9-49f9-a274-5f5439497c3a" targetNamespace="http://schemas.microsoft.com/office/2006/metadata/properties" ma:root="true" ma:fieldsID="8f42e1b9d04ebc4ca5df7fbee7d0afc9" ns2:_="" ns3:_="" ns4:_="" ns5:_="">
    <xsd:import namespace="27d02c4f-4b43-4fd5-9a63-f3f786017993"/>
    <xsd:import namespace="d0edcf33-1dac-4441-b95c-f907b17dc2eb"/>
    <xsd:import namespace="http://schemas.microsoft.com/sharepoint/v4"/>
    <xsd:import namespace="1e64f69c-dbe9-49f9-a274-5f5439497c3a"/>
    <xsd:element name="properties">
      <xsd:complexType>
        <xsd:sequence>
          <xsd:element name="documentManagement">
            <xsd:complexType>
              <xsd:all>
                <xsd:element ref="ns2:SharedWithUsers" minOccurs="0"/>
                <xsd:element ref="ns3:SharingHintHash" minOccurs="0"/>
                <xsd:element ref="ns2:SharedWithDetails" minOccurs="0"/>
                <xsd:element ref="ns4:IconOverlay" minOccurs="0"/>
                <xsd:element ref="ns2:LastSharedByUser" minOccurs="0"/>
                <xsd:element ref="ns2:LastSharedByTime" minOccurs="0"/>
                <xsd:element ref="ns5:MediaServiceMetadata" minOccurs="0"/>
                <xsd:element ref="ns5:MediaServiceFastMetadata" minOccurs="0"/>
                <xsd:element ref="ns5:MediaServiceDateTaken" minOccurs="0"/>
                <xsd:element ref="ns5:MediaServiceEventHashCode" minOccurs="0"/>
                <xsd:element ref="ns5:MediaServiceGenerationTime" minOccurs="0"/>
                <xsd:element ref="ns5:MediaServiceAutoTags" minOccurs="0"/>
                <xsd:element ref="ns5:MediaServiceLocation" minOccurs="0"/>
                <xsd:element ref="ns5:MediaServiceOCR" minOccurs="0"/>
                <xsd:element ref="ns5:MediaServiceAutoKeyPoints" minOccurs="0"/>
                <xsd:element ref="ns5:MediaServiceKeyPoints" minOccurs="0"/>
                <xsd:element ref="ns5: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d02c4f-4b43-4fd5-9a63-f3f7860179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0edcf33-1dac-4441-b95c-f907b17dc2eb"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4f69c-dbe9-49f9-a274-5f5439497c3a"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327A90-E122-4B78-8D6A-241E5062E2DF}">
  <ds:schemaRefs>
    <ds:schemaRef ds:uri="http://schemas.microsoft.com/office/2006/metadata/longProperties"/>
  </ds:schemaRefs>
</ds:datastoreItem>
</file>

<file path=customXml/itemProps2.xml><?xml version="1.0" encoding="utf-8"?>
<ds:datastoreItem xmlns:ds="http://schemas.openxmlformats.org/officeDocument/2006/customXml" ds:itemID="{14F0B9B8-3410-4E7A-9653-94622DADB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d02c4f-4b43-4fd5-9a63-f3f786017993"/>
    <ds:schemaRef ds:uri="d0edcf33-1dac-4441-b95c-f907b17dc2eb"/>
    <ds:schemaRef ds:uri="http://schemas.microsoft.com/sharepoint/v4"/>
    <ds:schemaRef ds:uri="1e64f69c-dbe9-49f9-a274-5f5439497c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811BFA-851C-432E-BE76-91ADA418E469}">
  <ds:schemaRefs>
    <ds:schemaRef ds:uri="http://schemas.microsoft.com/office/infopath/2007/PartnerControls"/>
    <ds:schemaRef ds:uri="27d02c4f-4b43-4fd5-9a63-f3f786017993"/>
    <ds:schemaRef ds:uri="http://purl.org/dc/dcmitype/"/>
    <ds:schemaRef ds:uri="http://schemas.microsoft.com/sharepoint/v4"/>
    <ds:schemaRef ds:uri="http://schemas.openxmlformats.org/package/2006/metadata/core-properties"/>
    <ds:schemaRef ds:uri="http://schemas.microsoft.com/office/2006/documentManagement/types"/>
    <ds:schemaRef ds:uri="http://schemas.microsoft.com/office/2006/metadata/properties"/>
    <ds:schemaRef ds:uri="1e64f69c-dbe9-49f9-a274-5f5439497c3a"/>
    <ds:schemaRef ds:uri="d0edcf33-1dac-4441-b95c-f907b17dc2eb"/>
    <ds:schemaRef ds:uri="http://www.w3.org/XML/1998/namespace"/>
    <ds:schemaRef ds:uri="http://purl.org/dc/terms/"/>
    <ds:schemaRef ds:uri="http://purl.org/dc/elements/1.1/"/>
  </ds:schemaRefs>
</ds:datastoreItem>
</file>

<file path=customXml/itemProps4.xml><?xml version="1.0" encoding="utf-8"?>
<ds:datastoreItem xmlns:ds="http://schemas.openxmlformats.org/officeDocument/2006/customXml" ds:itemID="{23E8F942-A406-48C2-AE27-C8D9CE6D060E}">
  <ds:schemaRefs>
    <ds:schemaRef ds:uri="http://schemas.openxmlformats.org/officeDocument/2006/bibliography"/>
  </ds:schemaRefs>
</ds:datastoreItem>
</file>

<file path=customXml/itemProps5.xml><?xml version="1.0" encoding="utf-8"?>
<ds:datastoreItem xmlns:ds="http://schemas.openxmlformats.org/officeDocument/2006/customXml" ds:itemID="{E1D69339-6B3D-4432-91BE-D0E8777F52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iecstd.dot</Template>
  <TotalTime>11</TotalTime>
  <Pages>37</Pages>
  <Words>10627</Words>
  <Characters>60577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OPC Unified Architecture</vt:lpstr>
    </vt:vector>
  </TitlesOfParts>
  <Manager>OPC UA WG</Manager>
  <Company>OPC Foundation</Company>
  <LinksUpToDate>false</LinksUpToDate>
  <CharactersWithSpaces>71062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 Unified Architecture</dc:title>
  <dc:subject>Industrial Communications</dc:subject>
  <dc:creator>Jeff Harding</dc:creator>
  <cp:keywords/>
  <dc:description>Report or view errata: http://www.opcfoundation.org/errata</dc:description>
  <cp:lastModifiedBy>Jim Luth</cp:lastModifiedBy>
  <cp:revision>19</cp:revision>
  <cp:lastPrinted>2021-10-12T21:55:00Z</cp:lastPrinted>
  <dcterms:created xsi:type="dcterms:W3CDTF">2021-01-12T18:18:00Z</dcterms:created>
  <dcterms:modified xsi:type="dcterms:W3CDTF">2021-10-12T21:55:00Z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CVersion">
    <vt:lpwstr>1.05.00</vt:lpwstr>
  </property>
  <property fmtid="{D5CDD505-2E9C-101B-9397-08002B2CF9AE}" pid="3" name="OPCReleaseType">
    <vt:lpwstr>Release</vt:lpwstr>
  </property>
  <property fmtid="{D5CDD505-2E9C-101B-9397-08002B2CF9AE}" pid="4" name="Date completed">
    <vt:lpwstr>2021-10-12</vt:lpwstr>
  </property>
  <property fmtid="{D5CDD505-2E9C-101B-9397-08002B2CF9AE}" pid="5" name="Part Name">
    <vt:lpwstr>State Machines</vt:lpwstr>
  </property>
  <property fmtid="{D5CDD505-2E9C-101B-9397-08002B2CF9AE}" pid="6" name="Part Number">
    <vt:lpwstr>Part 16</vt:lpwstr>
  </property>
  <property fmtid="{D5CDD505-2E9C-101B-9397-08002B2CF9AE}" pid="7" name="HeaderLeft">
    <vt:lpwstr>OPC 10000-16: State Machines</vt:lpwstr>
  </property>
  <property fmtid="{D5CDD505-2E9C-101B-9397-08002B2CF9AE}" pid="8" name="HeaderRight">
    <vt:lpwstr>1.05.00</vt:lpwstr>
  </property>
  <property fmtid="{D5CDD505-2E9C-101B-9397-08002B2CF9AE}" pid="9" name="Part2Desc">
    <vt:lpwstr>OPC Unified Architecture - Part 2: Security Model</vt:lpwstr>
  </property>
  <property fmtid="{D5CDD505-2E9C-101B-9397-08002B2CF9AE}" pid="10" name="Part2URL">
    <vt:lpwstr>http://www.opcfoundation.org/UA/Part2/</vt:lpwstr>
  </property>
  <property fmtid="{D5CDD505-2E9C-101B-9397-08002B2CF9AE}" pid="11" name="Part3Desc">
    <vt:lpwstr>OPC Unified Architecture - Part 3: Address Space Model</vt:lpwstr>
  </property>
  <property fmtid="{D5CDD505-2E9C-101B-9397-08002B2CF9AE}" pid="12" name="Part3URL">
    <vt:lpwstr>http://www.opcfoundation.org/UA/Part3/</vt:lpwstr>
  </property>
  <property fmtid="{D5CDD505-2E9C-101B-9397-08002B2CF9AE}" pid="13" name="Part4Desc">
    <vt:lpwstr>OPC Unified Architecture - Part 4: Services</vt:lpwstr>
  </property>
  <property fmtid="{D5CDD505-2E9C-101B-9397-08002B2CF9AE}" pid="14" name="Part4URL">
    <vt:lpwstr>http://www.opcfoundation.org/UA/Part4/</vt:lpwstr>
  </property>
  <property fmtid="{D5CDD505-2E9C-101B-9397-08002B2CF9AE}" pid="15" name="Part5Desc">
    <vt:lpwstr>OPC Unified Architecture - Part 5: Information Model</vt:lpwstr>
  </property>
  <property fmtid="{D5CDD505-2E9C-101B-9397-08002B2CF9AE}" pid="16" name="Part5URL">
    <vt:lpwstr>http://www.opcfoundation.org/UA/Part5/</vt:lpwstr>
  </property>
  <property fmtid="{D5CDD505-2E9C-101B-9397-08002B2CF9AE}" pid="17" name="Part6Desc">
    <vt:lpwstr>OPC Unified Architecture - Part 6: Mappings</vt:lpwstr>
  </property>
  <property fmtid="{D5CDD505-2E9C-101B-9397-08002B2CF9AE}" pid="18" name="Part6URL">
    <vt:lpwstr>http://www.opcfoundation.org/UA/Part6/</vt:lpwstr>
  </property>
  <property fmtid="{D5CDD505-2E9C-101B-9397-08002B2CF9AE}" pid="19" name="Part7Desc">
    <vt:lpwstr>OPC Unified Architecture - Part 7: Profiles</vt:lpwstr>
  </property>
  <property fmtid="{D5CDD505-2E9C-101B-9397-08002B2CF9AE}" pid="20" name="Part7URL">
    <vt:lpwstr>http://www.opcfoundation.org/UA/Part7/</vt:lpwstr>
  </property>
  <property fmtid="{D5CDD505-2E9C-101B-9397-08002B2CF9AE}" pid="21" name="Part8Desc">
    <vt:lpwstr>OPC Unified Architecture - Part 8: Data Access</vt:lpwstr>
  </property>
  <property fmtid="{D5CDD505-2E9C-101B-9397-08002B2CF9AE}" pid="22" name="Part8URL">
    <vt:lpwstr>http://www.opcfoundation.org/UA/Part8/</vt:lpwstr>
  </property>
  <property fmtid="{D5CDD505-2E9C-101B-9397-08002B2CF9AE}" pid="23" name="Part9Desc">
    <vt:lpwstr>OPC Unified Architecture - Part 9: Alarms and Conditions</vt:lpwstr>
  </property>
  <property fmtid="{D5CDD505-2E9C-101B-9397-08002B2CF9AE}" pid="24" name="Part9URL">
    <vt:lpwstr>http://www.opcfoundation.org/UA/Part9/</vt:lpwstr>
  </property>
  <property fmtid="{D5CDD505-2E9C-101B-9397-08002B2CF9AE}" pid="25" name="Part10Desc">
    <vt:lpwstr>OPC Unified Architecture - Part 10: Programs</vt:lpwstr>
  </property>
  <property fmtid="{D5CDD505-2E9C-101B-9397-08002B2CF9AE}" pid="26" name="Part10URL">
    <vt:lpwstr>http://www.opcfoundation.org/UA/Part10/</vt:lpwstr>
  </property>
  <property fmtid="{D5CDD505-2E9C-101B-9397-08002B2CF9AE}" pid="27" name="Part11Desc">
    <vt:lpwstr>OPC Unified Architecture - Part 11: Historical Access, Version 1.01 or later</vt:lpwstr>
  </property>
  <property fmtid="{D5CDD505-2E9C-101B-9397-08002B2CF9AE}" pid="28" name="Part11URL">
    <vt:lpwstr>http://www.opcfoundation.org/UA/Part11/</vt:lpwstr>
  </property>
  <property fmtid="{D5CDD505-2E9C-101B-9397-08002B2CF9AE}" pid="29" name="Part12Desc">
    <vt:lpwstr>OPC Unified Architecture - Part 12: Discovery</vt:lpwstr>
  </property>
  <property fmtid="{D5CDD505-2E9C-101B-9397-08002B2CF9AE}" pid="30" name="Part12URL">
    <vt:lpwstr>http://www.opcfoundation.org/UA/Part12/</vt:lpwstr>
  </property>
  <property fmtid="{D5CDD505-2E9C-101B-9397-08002B2CF9AE}" pid="31" name="Part1Desc">
    <vt:lpwstr>OPC Unified Architecture - Part 1: Overview and Concepts</vt:lpwstr>
  </property>
  <property fmtid="{D5CDD505-2E9C-101B-9397-08002B2CF9AE}" pid="32" name="Part1URL">
    <vt:lpwstr>http://www.opcfoundation.org/UA/Part1/</vt:lpwstr>
  </property>
  <property fmtid="{D5CDD505-2E9C-101B-9397-08002B2CF9AE}" pid="33" name="Part13Desc">
    <vt:lpwstr>OPC Unified Architecture - Part 13: Aggregates</vt:lpwstr>
  </property>
  <property fmtid="{D5CDD505-2E9C-101B-9397-08002B2CF9AE}" pid="34" name="Part13URL">
    <vt:lpwstr>http://www.opcfoundation.org/UA/Part13/</vt:lpwstr>
  </property>
  <property fmtid="{D5CDD505-2E9C-101B-9397-08002B2CF9AE}" pid="35" name="_Category">
    <vt:lpwstr/>
  </property>
  <property fmtid="{D5CDD505-2E9C-101B-9397-08002B2CF9AE}" pid="36" name="Categories">
    <vt:lpwstr/>
  </property>
  <property fmtid="{D5CDD505-2E9C-101B-9397-08002B2CF9AE}" pid="37" name="Approval Level">
    <vt:lpwstr/>
  </property>
  <property fmtid="{D5CDD505-2E9C-101B-9397-08002B2CF9AE}" pid="38" name="Keywords">
    <vt:lpwstr/>
  </property>
  <property fmtid="{D5CDD505-2E9C-101B-9397-08002B2CF9AE}" pid="39" name="_Author">
    <vt:lpwstr>Jeff Harding</vt:lpwstr>
  </property>
  <property fmtid="{D5CDD505-2E9C-101B-9397-08002B2CF9AE}" pid="40" name="_Comments">
    <vt:lpwstr>Report or view errata: http://www.opcfoundation.org/errata</vt:lpwstr>
  </property>
  <property fmtid="{D5CDD505-2E9C-101B-9397-08002B2CF9AE}" pid="41" name="Assigned To">
    <vt:lpwstr/>
  </property>
  <property fmtid="{D5CDD505-2E9C-101B-9397-08002B2CF9AE}" pid="42" name="Subject">
    <vt:lpwstr>Industrial Communications</vt:lpwstr>
  </property>
  <property fmtid="{D5CDD505-2E9C-101B-9397-08002B2CF9AE}" pid="43" name="ContentType">
    <vt:lpwstr>Document</vt:lpwstr>
  </property>
  <property fmtid="{D5CDD505-2E9C-101B-9397-08002B2CF9AE}" pid="44" name="ContentTypeId">
    <vt:lpwstr>0x010100DA509BA2547FC947B242B3A3DD6B94A8</vt:lpwstr>
  </property>
  <property fmtid="{D5CDD505-2E9C-101B-9397-08002B2CF9AE}" pid="45" name="DocNumber">
    <vt:lpwstr>OPC 10000-16</vt:lpwstr>
  </property>
  <property fmtid="{D5CDD505-2E9C-101B-9397-08002B2CF9AE}" pid="46" name="MSIP_Label_23f93e5f-d3c2-49a7-ba94-15405423c204_Enabled">
    <vt:lpwstr>true</vt:lpwstr>
  </property>
  <property fmtid="{D5CDD505-2E9C-101B-9397-08002B2CF9AE}" pid="47" name="MSIP_Label_23f93e5f-d3c2-49a7-ba94-15405423c204_SetDate">
    <vt:lpwstr>2021-05-14T15:44:46Z</vt:lpwstr>
  </property>
  <property fmtid="{D5CDD505-2E9C-101B-9397-08002B2CF9AE}" pid="48" name="MSIP_Label_23f93e5f-d3c2-49a7-ba94-15405423c204_Method">
    <vt:lpwstr>Standard</vt:lpwstr>
  </property>
  <property fmtid="{D5CDD505-2E9C-101B-9397-08002B2CF9AE}" pid="49" name="MSIP_Label_23f93e5f-d3c2-49a7-ba94-15405423c204_Name">
    <vt:lpwstr>SE Internal</vt:lpwstr>
  </property>
  <property fmtid="{D5CDD505-2E9C-101B-9397-08002B2CF9AE}" pid="50" name="MSIP_Label_23f93e5f-d3c2-49a7-ba94-15405423c204_SiteId">
    <vt:lpwstr>6e51e1ad-c54b-4b39-b598-0ffe9ae68fef</vt:lpwstr>
  </property>
  <property fmtid="{D5CDD505-2E9C-101B-9397-08002B2CF9AE}" pid="51" name="MSIP_Label_23f93e5f-d3c2-49a7-ba94-15405423c204_ActionId">
    <vt:lpwstr>7715ff34-7d6c-46cb-8e7e-14e4a8be151d</vt:lpwstr>
  </property>
  <property fmtid="{D5CDD505-2E9C-101B-9397-08002B2CF9AE}" pid="52" name="MSIP_Label_23f93e5f-d3c2-49a7-ba94-15405423c204_ContentBits">
    <vt:lpwstr>2</vt:lpwstr>
  </property>
</Properties>
</file>